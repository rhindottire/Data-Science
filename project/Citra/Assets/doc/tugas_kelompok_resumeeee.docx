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135D02F5" w:rsidP="135D02F5" w:rsidRDefault="135D02F5" w14:paraId="1F66D949" w14:textId="771BD80E">
      <w:pPr>
        <w:spacing w:after="240" w:line="276" w:lineRule="auto"/>
        <w:jc w:val="center"/>
        <w:rPr>
          <w:rFonts w:ascii="Times New Roman" w:hAnsi="Times New Roman" w:eastAsia="Times New Roman" w:cs="Times New Roman"/>
          <w:b/>
          <w:bCs/>
          <w:lang w:val="id"/>
        </w:rPr>
      </w:pPr>
      <w:r w:rsidRPr="135D02F5">
        <w:rPr>
          <w:rFonts w:ascii="Times New Roman" w:hAnsi="Times New Roman" w:eastAsia="Times New Roman" w:cs="Times New Roman"/>
          <w:b/>
          <w:bCs/>
          <w:sz w:val="28"/>
          <w:szCs w:val="28"/>
        </w:rPr>
        <w:t xml:space="preserve">RESUME DAN PEMBAHASAN BUKU </w:t>
      </w:r>
    </w:p>
    <w:p w:rsidR="000C51C4" w:rsidP="01AB1B56" w:rsidRDefault="135D02F5" w14:paraId="65E058BE" w14:textId="6E839C54">
      <w:pPr>
        <w:spacing w:after="240" w:line="276" w:lineRule="auto"/>
        <w:jc w:val="center"/>
        <w:rPr>
          <w:rFonts w:ascii="Times New Roman" w:hAnsi="Times New Roman" w:eastAsia="Times New Roman" w:cs="Times New Roman"/>
          <w:b/>
          <w:bCs/>
          <w:lang w:val="id"/>
        </w:rPr>
      </w:pPr>
      <w:r w:rsidRPr="135D02F5">
        <w:rPr>
          <w:rFonts w:ascii="Times New Roman" w:hAnsi="Times New Roman" w:eastAsia="Times New Roman" w:cs="Times New Roman"/>
          <w:b/>
          <w:bCs/>
          <w:sz w:val="28"/>
          <w:szCs w:val="28"/>
        </w:rPr>
        <w:t>HANDS-ON IMAGE PROCESSING WITH PYTHON</w:t>
      </w:r>
      <w:r>
        <w:br/>
      </w:r>
      <w:r w:rsidRPr="135D02F5">
        <w:rPr>
          <w:rFonts w:ascii="Times New Roman" w:hAnsi="Times New Roman" w:eastAsia="Times New Roman" w:cs="Times New Roman"/>
          <w:b/>
          <w:bCs/>
          <w:lang w:val="id"/>
        </w:rPr>
        <w:t xml:space="preserve"> </w:t>
      </w:r>
      <w:r>
        <w:br/>
      </w:r>
      <w:r w:rsidR="000C51C4">
        <w:rPr>
          <w:noProof/>
        </w:rPr>
        <w:drawing>
          <wp:inline distT="0" distB="0" distL="0" distR="0" wp14:anchorId="2E2A5F0B" wp14:editId="7DE99B98">
            <wp:extent cx="1695450" cy="1676400"/>
            <wp:effectExtent l="0" t="0" r="0" b="0"/>
            <wp:docPr id="232474791" name="drawing">
              <a:extLst xmlns:a="http://schemas.openxmlformats.org/drawingml/2006/main">
                <a:ext uri="{FF2B5EF4-FFF2-40B4-BE49-F238E27FC236}">
                  <a16:creationId xmlns:a16="http://schemas.microsoft.com/office/drawing/2014/main" id="{D6EC1FA1-08AD-40C0-8194-8AF5FD7B6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74791" name=""/>
                    <pic:cNvPicPr/>
                  </pic:nvPicPr>
                  <pic:blipFill>
                    <a:blip r:embed="rId8">
                      <a:extLst>
                        <a:ext uri="{28A0092B-C50C-407E-A947-70E740481C1C}">
                          <a14:useLocalDpi xmlns:a14="http://schemas.microsoft.com/office/drawing/2010/main" val="0"/>
                        </a:ext>
                      </a:extLst>
                    </a:blip>
                    <a:stretch>
                      <a:fillRect/>
                    </a:stretch>
                  </pic:blipFill>
                  <pic:spPr>
                    <a:xfrm>
                      <a:off x="0" y="0"/>
                      <a:ext cx="1695450" cy="1676400"/>
                    </a:xfrm>
                    <a:prstGeom prst="rect">
                      <a:avLst/>
                    </a:prstGeom>
                  </pic:spPr>
                </pic:pic>
              </a:graphicData>
            </a:graphic>
          </wp:inline>
        </w:drawing>
      </w:r>
    </w:p>
    <w:p w:rsidR="000C51C4" w:rsidP="01AB1B56" w:rsidRDefault="01AB1B56" w14:paraId="72C47B65" w14:textId="27F26E1C">
      <w:pPr>
        <w:spacing w:before="200" w:after="240" w:line="276" w:lineRule="auto"/>
        <w:jc w:val="center"/>
      </w:pPr>
      <w:r w:rsidRPr="01AB1B56">
        <w:rPr>
          <w:rFonts w:ascii="Times New Roman" w:hAnsi="Times New Roman" w:eastAsia="Times New Roman" w:cs="Times New Roman"/>
          <w:b/>
          <w:bCs/>
          <w:lang w:val="id"/>
        </w:rPr>
        <w:t xml:space="preserve">Anggota Kelompok : </w:t>
      </w:r>
    </w:p>
    <w:p w:rsidRPr="00AE5E13" w:rsidR="000C51C4" w:rsidP="5190EF0B" w:rsidRDefault="5190EF0B" w14:paraId="7B80A044" w14:textId="29BA1FD6">
      <w:pPr>
        <w:spacing w:after="0" w:line="360" w:lineRule="auto"/>
        <w:ind w:left="1440" w:firstLine="720"/>
        <w:jc w:val="both"/>
        <w:rPr>
          <w:rFonts w:ascii="Times New Roman" w:hAnsi="Times New Roman" w:eastAsia="Times New Roman" w:cs="Times New Roman"/>
          <w:lang w:val="id"/>
        </w:rPr>
      </w:pPr>
      <w:ins w:author="Microsoft Word" w:date="2025-11-01T17:12:00Z" w:id="0">
        <w:r w:rsidRPr="00AE5E13">
          <w:rPr>
            <w:rFonts w:ascii="Times New Roman" w:hAnsi="Times New Roman" w:eastAsia="Times New Roman" w:cs="Times New Roman"/>
            <w:lang w:val="id"/>
          </w:rPr>
          <w:t>Muhammad Haikal Firmansyah</w:t>
        </w:r>
      </w:ins>
      <w:r w:rsidRPr="00AE5E13" w:rsidR="00AE2A88">
        <w:rPr>
          <w:rFonts w:ascii="Times New Roman" w:hAnsi="Times New Roman" w:eastAsia="Times New Roman" w:cs="Times New Roman"/>
          <w:lang w:val="id"/>
        </w:rPr>
        <w:t xml:space="preserve">         </w:t>
      </w:r>
      <w:ins w:author="Microsoft Word" w:date="2025-11-01T17:12:00Z" w:id="1">
        <w:r w:rsidRPr="00AE5E13">
          <w:rPr>
            <w:rFonts w:ascii="Times New Roman" w:hAnsi="Times New Roman" w:eastAsia="Times New Roman" w:cs="Times New Roman"/>
            <w:lang w:val="id"/>
          </w:rPr>
          <w:t>230411100095</w:t>
        </w:r>
      </w:ins>
    </w:p>
    <w:p w:rsidR="000C51C4" w:rsidP="01AB1B56" w:rsidRDefault="0077021A" w14:paraId="78D3B2A3" w14:textId="435E09BE">
      <w:pPr>
        <w:spacing w:after="0" w:line="360" w:lineRule="auto"/>
        <w:ind w:left="1440" w:firstLine="720"/>
        <w:jc w:val="both"/>
      </w:pPr>
      <w:r w:rsidRPr="0077021A">
        <w:rPr>
          <w:rFonts w:ascii="Times New Roman" w:hAnsi="Times New Roman" w:eastAsia="Times New Roman" w:cs="Times New Roman"/>
          <w:lang w:val="id"/>
        </w:rPr>
        <w:t>Ahmad Mufid</w:t>
      </w:r>
      <w:r w:rsidR="135D02F5">
        <w:tab/>
      </w:r>
      <w:r w:rsidRPr="73FDA911" w:rsidR="73FDA911">
        <w:rPr>
          <w:rFonts w:ascii="Times New Roman" w:hAnsi="Times New Roman" w:eastAsia="Times New Roman" w:cs="Times New Roman"/>
          <w:lang w:val="id"/>
        </w:rPr>
        <w:t xml:space="preserve">Risqi                       </w:t>
      </w:r>
      <w:r w:rsidR="135D02F5">
        <w:tab/>
      </w:r>
      <w:r w:rsidRPr="513D6272" w:rsidR="513D6272">
        <w:rPr>
          <w:rFonts w:ascii="Times New Roman" w:hAnsi="Times New Roman" w:eastAsia="Times New Roman" w:cs="Times New Roman"/>
          <w:lang w:val="id"/>
        </w:rPr>
        <w:t>230411100031</w:t>
      </w:r>
    </w:p>
    <w:p w:rsidR="000C51C4" w:rsidP="01AB1B56" w:rsidRDefault="135D02F5" w14:paraId="129C156D" w14:textId="50CA42C6">
      <w:pPr>
        <w:spacing w:after="0" w:line="360" w:lineRule="auto"/>
        <w:ind w:left="1440" w:firstLine="720"/>
        <w:jc w:val="both"/>
      </w:pPr>
      <w:r w:rsidRPr="135D02F5">
        <w:rPr>
          <w:rFonts w:ascii="Times New Roman" w:hAnsi="Times New Roman" w:eastAsia="Times New Roman" w:cs="Times New Roman"/>
          <w:lang w:val="id"/>
        </w:rPr>
        <w:t xml:space="preserve">Achmad Ridho Fa’iz </w:t>
      </w:r>
      <w:r>
        <w:tab/>
      </w:r>
      <w:r>
        <w:tab/>
      </w:r>
      <w:r>
        <w:tab/>
      </w:r>
      <w:r w:rsidRPr="135D02F5">
        <w:rPr>
          <w:rFonts w:ascii="Times New Roman" w:hAnsi="Times New Roman" w:eastAsia="Times New Roman" w:cs="Times New Roman"/>
          <w:lang w:val="id"/>
        </w:rPr>
        <w:t>230411100197</w:t>
      </w:r>
    </w:p>
    <w:p w:rsidR="000C51C4" w:rsidP="01AB1B56" w:rsidRDefault="57A4945E" w14:paraId="5C5BFAA1" w14:textId="27CD1055">
      <w:pPr>
        <w:spacing w:after="0" w:line="360" w:lineRule="auto"/>
        <w:ind w:left="1440" w:firstLine="720"/>
        <w:jc w:val="both"/>
      </w:pPr>
      <w:r w:rsidRPr="57A4945E">
        <w:rPr>
          <w:rFonts w:ascii="Times New Roman" w:hAnsi="Times New Roman" w:eastAsia="Times New Roman" w:cs="Times New Roman"/>
          <w:lang w:val="id"/>
        </w:rPr>
        <w:t>Lufthanza Rhama Al Mabruri</w:t>
      </w:r>
      <w:r w:rsidR="135D02F5">
        <w:tab/>
      </w:r>
      <w:r w:rsidR="135D02F5">
        <w:tab/>
      </w:r>
      <w:r w:rsidRPr="57A4945E">
        <w:rPr>
          <w:rFonts w:ascii="Times New Roman" w:hAnsi="Times New Roman" w:eastAsia="Times New Roman" w:cs="Times New Roman"/>
          <w:lang w:val="id"/>
        </w:rPr>
        <w:t>220411100102</w:t>
      </w:r>
    </w:p>
    <w:p w:rsidR="000C51C4" w:rsidP="01AB1B56" w:rsidRDefault="635A44DD" w14:paraId="1E57F637" w14:textId="4F8BD8F2">
      <w:pPr>
        <w:spacing w:after="0" w:line="360" w:lineRule="auto"/>
        <w:ind w:left="1440" w:firstLine="720"/>
        <w:jc w:val="both"/>
      </w:pPr>
      <w:r w:rsidRPr="635A44DD">
        <w:rPr>
          <w:rFonts w:ascii="Times New Roman" w:hAnsi="Times New Roman" w:eastAsia="Times New Roman" w:cs="Times New Roman"/>
          <w:lang w:val="id"/>
        </w:rPr>
        <w:t xml:space="preserve">Imam                     </w:t>
      </w:r>
      <w:r w:rsidR="135D02F5">
        <w:tab/>
      </w:r>
      <w:r w:rsidR="135D02F5">
        <w:tab/>
      </w:r>
      <w:r w:rsidR="135D02F5">
        <w:tab/>
      </w:r>
      <w:r w:rsidRPr="635A44DD">
        <w:rPr>
          <w:rFonts w:ascii="Times New Roman" w:hAnsi="Times New Roman" w:eastAsia="Times New Roman" w:cs="Times New Roman"/>
          <w:lang w:val="id"/>
        </w:rPr>
        <w:t>230411100198</w:t>
      </w:r>
    </w:p>
    <w:p w:rsidR="000C51C4" w:rsidP="01AB1B56" w:rsidRDefault="01AB1B56" w14:paraId="3F04D234" w14:textId="59361400">
      <w:pPr>
        <w:spacing w:after="0" w:line="360" w:lineRule="auto"/>
        <w:ind w:left="1440" w:firstLine="720"/>
        <w:jc w:val="both"/>
      </w:pPr>
      <w:r w:rsidRPr="01AB1B56">
        <w:rPr>
          <w:rFonts w:ascii="Times New Roman" w:hAnsi="Times New Roman" w:eastAsia="Times New Roman" w:cs="Times New Roman"/>
          <w:lang w:val="id"/>
        </w:rPr>
        <w:t>Mohamad Askhab Firdaus                  230411100067</w:t>
      </w:r>
    </w:p>
    <w:p w:rsidR="000C51C4" w:rsidP="01AB1B56" w:rsidRDefault="01AB1B56" w14:paraId="4441391D" w14:textId="2E148703">
      <w:pPr>
        <w:spacing w:before="200" w:after="240" w:line="276" w:lineRule="auto"/>
        <w:ind w:left="1440" w:firstLine="720"/>
        <w:jc w:val="both"/>
      </w:pPr>
      <w:r w:rsidRPr="01AB1B56">
        <w:rPr>
          <w:rFonts w:ascii="Times New Roman" w:hAnsi="Times New Roman" w:eastAsia="Times New Roman" w:cs="Times New Roman"/>
          <w:lang w:val="id"/>
        </w:rPr>
        <w:t xml:space="preserve"> </w:t>
      </w:r>
    </w:p>
    <w:p w:rsidR="000C51C4" w:rsidP="01AB1B56" w:rsidRDefault="01AB1B56" w14:paraId="6A7C1526" w14:textId="6D3DB2B8">
      <w:pPr>
        <w:spacing w:after="0" w:line="276" w:lineRule="auto"/>
        <w:jc w:val="center"/>
      </w:pPr>
      <w:r w:rsidRPr="01AB1B56">
        <w:rPr>
          <w:rFonts w:ascii="Times New Roman" w:hAnsi="Times New Roman" w:eastAsia="Times New Roman" w:cs="Times New Roman"/>
          <w:b/>
          <w:bCs/>
          <w:lang w:val="id"/>
        </w:rPr>
        <w:t xml:space="preserve">Dosen Pengampu: </w:t>
      </w:r>
    </w:p>
    <w:p w:rsidR="000C51C4" w:rsidP="01AB1B56" w:rsidRDefault="005A39A2" w14:paraId="54AC4740" w14:textId="63CD815D">
      <w:pPr>
        <w:spacing w:after="240" w:line="276" w:lineRule="auto"/>
        <w:jc w:val="center"/>
      </w:pPr>
      <w:r>
        <w:rPr>
          <w:rFonts w:ascii="Times New Roman" w:hAnsi="Times New Roman" w:eastAsia="Times New Roman" w:cs="Times New Roman"/>
          <w:lang w:val="id"/>
        </w:rPr>
        <w:t xml:space="preserve">Dr. </w:t>
      </w:r>
      <w:r w:rsidRPr="135D02F5" w:rsidR="135D02F5">
        <w:rPr>
          <w:rFonts w:ascii="Times New Roman" w:hAnsi="Times New Roman" w:eastAsia="Times New Roman" w:cs="Times New Roman"/>
          <w:lang w:val="id"/>
        </w:rPr>
        <w:t>Cucun</w:t>
      </w:r>
      <w:r>
        <w:rPr>
          <w:rFonts w:ascii="Times New Roman" w:hAnsi="Times New Roman" w:eastAsia="Times New Roman" w:cs="Times New Roman"/>
          <w:lang w:val="id"/>
        </w:rPr>
        <w:t xml:space="preserve"> Very Angkoso</w:t>
      </w:r>
    </w:p>
    <w:p w:rsidR="000C51C4" w:rsidP="01AB1B56" w:rsidRDefault="01AB1B56" w14:paraId="319E2564" w14:textId="298165EF">
      <w:pPr>
        <w:spacing w:before="200" w:after="240" w:line="276" w:lineRule="auto"/>
        <w:jc w:val="center"/>
      </w:pPr>
      <w:r w:rsidRPr="01AB1B56">
        <w:rPr>
          <w:rFonts w:ascii="Times New Roman" w:hAnsi="Times New Roman" w:eastAsia="Times New Roman" w:cs="Times New Roman"/>
          <w:lang w:val="id"/>
        </w:rPr>
        <w:t xml:space="preserve"> </w:t>
      </w:r>
    </w:p>
    <w:p w:rsidR="000C51C4" w:rsidP="01AB1B56" w:rsidRDefault="01AB1B56" w14:paraId="1AC78858" w14:textId="0491E4F9">
      <w:pPr>
        <w:spacing w:after="0" w:line="276" w:lineRule="auto"/>
        <w:jc w:val="center"/>
      </w:pPr>
      <w:r w:rsidRPr="01AB1B56">
        <w:rPr>
          <w:rFonts w:ascii="Times New Roman" w:hAnsi="Times New Roman" w:eastAsia="Times New Roman" w:cs="Times New Roman"/>
          <w:b/>
          <w:bCs/>
          <w:lang w:val="id"/>
        </w:rPr>
        <w:t>Mata kuliah:</w:t>
      </w:r>
    </w:p>
    <w:p w:rsidR="000C51C4" w:rsidP="01AB1B56" w:rsidRDefault="135D02F5" w14:paraId="4EBCEB70" w14:textId="1FC67131">
      <w:pPr>
        <w:spacing w:after="240" w:line="276" w:lineRule="auto"/>
        <w:jc w:val="center"/>
      </w:pPr>
      <w:r w:rsidRPr="135D02F5">
        <w:rPr>
          <w:rFonts w:ascii="Times New Roman" w:hAnsi="Times New Roman" w:eastAsia="Times New Roman" w:cs="Times New Roman"/>
          <w:lang w:val="id"/>
        </w:rPr>
        <w:t>Pengolahan Citra - IF7A</w:t>
      </w:r>
    </w:p>
    <w:p w:rsidR="000C51C4" w:rsidP="01AB1B56" w:rsidRDefault="000C51C4" w14:paraId="77525860" w14:textId="23777EDA">
      <w:pPr>
        <w:spacing w:after="0" w:line="360" w:lineRule="auto"/>
        <w:jc w:val="center"/>
      </w:pPr>
    </w:p>
    <w:p w:rsidR="000C51C4" w:rsidP="01AB1B56" w:rsidRDefault="01AB1B56" w14:paraId="1D8D57B0" w14:textId="54C37A61">
      <w:pPr>
        <w:spacing w:after="0" w:line="360" w:lineRule="auto"/>
        <w:jc w:val="center"/>
      </w:pPr>
      <w:r w:rsidRPr="01AB1B56">
        <w:rPr>
          <w:rFonts w:ascii="Times New Roman" w:hAnsi="Times New Roman" w:eastAsia="Times New Roman" w:cs="Times New Roman"/>
          <w:b/>
          <w:bCs/>
          <w:lang w:val="id"/>
        </w:rPr>
        <w:t>PRODI TEKNIK INFORMATIKA</w:t>
      </w:r>
    </w:p>
    <w:p w:rsidR="000C51C4" w:rsidP="01AB1B56" w:rsidRDefault="01AB1B56" w14:paraId="007A9549" w14:textId="1CB93947">
      <w:pPr>
        <w:spacing w:after="0" w:line="360" w:lineRule="auto"/>
        <w:jc w:val="center"/>
      </w:pPr>
      <w:r w:rsidRPr="01AB1B56">
        <w:rPr>
          <w:rFonts w:ascii="Times New Roman" w:hAnsi="Times New Roman" w:eastAsia="Times New Roman" w:cs="Times New Roman"/>
          <w:b/>
          <w:bCs/>
          <w:lang w:val="id"/>
        </w:rPr>
        <w:t>FAKULTAS TEKNIK</w:t>
      </w:r>
    </w:p>
    <w:p w:rsidR="000C51C4" w:rsidP="01AB1B56" w:rsidRDefault="01AB1B56" w14:paraId="1EE58EED" w14:textId="58A2C313">
      <w:pPr>
        <w:spacing w:after="0" w:line="360" w:lineRule="auto"/>
        <w:jc w:val="center"/>
      </w:pPr>
      <w:r w:rsidRPr="01AB1B56">
        <w:rPr>
          <w:rFonts w:ascii="Times New Roman" w:hAnsi="Times New Roman" w:eastAsia="Times New Roman" w:cs="Times New Roman"/>
          <w:b/>
          <w:bCs/>
          <w:lang w:val="id"/>
        </w:rPr>
        <w:t>UNIVERSITAS TRUNOJOYO MADURA</w:t>
      </w:r>
    </w:p>
    <w:p w:rsidR="000C51C4" w:rsidP="01AB1B56" w:rsidRDefault="01AB1B56" w14:paraId="042C03E0" w14:textId="6D3C8213">
      <w:pPr>
        <w:spacing w:after="0" w:line="360" w:lineRule="auto"/>
        <w:jc w:val="center"/>
      </w:pPr>
      <w:r w:rsidRPr="01AB1B56">
        <w:rPr>
          <w:rFonts w:ascii="Times New Roman" w:hAnsi="Times New Roman" w:eastAsia="Times New Roman" w:cs="Times New Roman"/>
          <w:b/>
          <w:bCs/>
          <w:lang w:val="id"/>
        </w:rPr>
        <w:t>2025</w:t>
      </w:r>
    </w:p>
    <w:p w:rsidR="135D02F5" w:rsidRDefault="135D02F5" w14:paraId="151139BC" w14:textId="5F98AEEF">
      <w:r>
        <w:br w:type="page"/>
      </w:r>
    </w:p>
    <w:p w:rsidR="00B86DD7" w:rsidP="135D02F5" w:rsidRDefault="00AF15BF" w14:paraId="482596C4" w14:textId="5B3EFEF4">
      <w:pPr>
        <w:rPr>
          <w:rFonts w:ascii="Times New Roman" w:hAnsi="Times New Roman" w:eastAsia="Times New Roman" w:cs="Times New Roman"/>
          <w:b/>
          <w:bCs/>
        </w:rPr>
      </w:pPr>
      <w:r>
        <w:rPr>
          <w:rFonts w:ascii="Times New Roman" w:hAnsi="Times New Roman" w:eastAsia="Times New Roman" w:cs="Times New Roman"/>
          <w:b/>
          <w:bCs/>
        </w:rPr>
        <w:t>I</w:t>
      </w:r>
      <w:r w:rsidRPr="00AF15BF">
        <w:rPr>
          <w:rFonts w:ascii="Times New Roman" w:hAnsi="Times New Roman" w:eastAsia="Times New Roman" w:cs="Times New Roman"/>
          <w:b/>
          <w:bCs/>
        </w:rPr>
        <w:t xml:space="preserve">dentitas </w:t>
      </w:r>
      <w:r>
        <w:rPr>
          <w:rFonts w:ascii="Times New Roman" w:hAnsi="Times New Roman" w:eastAsia="Times New Roman" w:cs="Times New Roman"/>
          <w:b/>
          <w:bCs/>
        </w:rPr>
        <w:t>P</w:t>
      </w:r>
      <w:r w:rsidRPr="00AF15BF">
        <w:rPr>
          <w:rFonts w:ascii="Times New Roman" w:hAnsi="Times New Roman" w:eastAsia="Times New Roman" w:cs="Times New Roman"/>
          <w:b/>
          <w:bCs/>
        </w:rPr>
        <w:t>enanggung-</w:t>
      </w:r>
      <w:r>
        <w:rPr>
          <w:rFonts w:ascii="Times New Roman" w:hAnsi="Times New Roman" w:eastAsia="Times New Roman" w:cs="Times New Roman"/>
          <w:b/>
          <w:bCs/>
        </w:rPr>
        <w:t>J</w:t>
      </w:r>
      <w:r w:rsidRPr="00AF15BF">
        <w:rPr>
          <w:rFonts w:ascii="Times New Roman" w:hAnsi="Times New Roman" w:eastAsia="Times New Roman" w:cs="Times New Roman"/>
          <w:b/>
          <w:bCs/>
        </w:rPr>
        <w:t>awab</w:t>
      </w:r>
    </w:p>
    <w:p w:rsidRPr="008E17F0" w:rsidR="008E17F0" w:rsidP="008E17F0" w:rsidRDefault="008E17F0" w14:paraId="39CE8627" w14:textId="77777777">
      <w:pPr>
        <w:rPr>
          <w:rFonts w:ascii="Times New Roman" w:hAnsi="Times New Roman" w:eastAsia="Times New Roman" w:cs="Times New Roman"/>
          <w:b/>
          <w:bCs/>
        </w:rPr>
      </w:pPr>
      <w:r w:rsidRPr="008E17F0">
        <w:rPr>
          <w:rFonts w:ascii="Times New Roman" w:hAnsi="Times New Roman" w:eastAsia="Times New Roman" w:cs="Times New Roman"/>
          <w:b/>
          <w:bCs/>
        </w:rPr>
        <w:t>- askab (bab 1-2)</w:t>
      </w:r>
    </w:p>
    <w:p w:rsidRPr="008E17F0" w:rsidR="008E17F0" w:rsidP="008E17F0" w:rsidRDefault="008E17F0" w14:paraId="42FD5033" w14:textId="77777777">
      <w:pPr>
        <w:rPr>
          <w:rFonts w:ascii="Times New Roman" w:hAnsi="Times New Roman" w:eastAsia="Times New Roman" w:cs="Times New Roman"/>
          <w:b/>
          <w:bCs/>
        </w:rPr>
      </w:pPr>
      <w:r w:rsidRPr="008E17F0">
        <w:rPr>
          <w:rFonts w:ascii="Times New Roman" w:hAnsi="Times New Roman" w:eastAsia="Times New Roman" w:cs="Times New Roman"/>
          <w:b/>
          <w:bCs/>
        </w:rPr>
        <w:t>- Haikal (bab 3-4)</w:t>
      </w:r>
    </w:p>
    <w:p w:rsidRPr="008E17F0" w:rsidR="008E17F0" w:rsidP="008E17F0" w:rsidRDefault="008E17F0" w14:paraId="0AFA8527" w14:textId="77777777">
      <w:pPr>
        <w:rPr>
          <w:rFonts w:ascii="Times New Roman" w:hAnsi="Times New Roman" w:eastAsia="Times New Roman" w:cs="Times New Roman"/>
          <w:b/>
          <w:bCs/>
        </w:rPr>
      </w:pPr>
      <w:r w:rsidRPr="008E17F0">
        <w:rPr>
          <w:rFonts w:ascii="Times New Roman" w:hAnsi="Times New Roman" w:eastAsia="Times New Roman" w:cs="Times New Roman"/>
          <w:b/>
          <w:bCs/>
        </w:rPr>
        <w:t>- mufid  (bab 5-6)</w:t>
      </w:r>
    </w:p>
    <w:p w:rsidRPr="008E17F0" w:rsidR="008E17F0" w:rsidP="008E17F0" w:rsidRDefault="008E17F0" w14:paraId="47D2EDBA" w14:textId="77777777">
      <w:pPr>
        <w:rPr>
          <w:rFonts w:ascii="Times New Roman" w:hAnsi="Times New Roman" w:eastAsia="Times New Roman" w:cs="Times New Roman"/>
          <w:b/>
          <w:bCs/>
        </w:rPr>
      </w:pPr>
      <w:r w:rsidRPr="008E17F0">
        <w:rPr>
          <w:rFonts w:ascii="Times New Roman" w:hAnsi="Times New Roman" w:eastAsia="Times New Roman" w:cs="Times New Roman"/>
          <w:b/>
          <w:bCs/>
        </w:rPr>
        <w:t>- rodho (bab 7-8)</w:t>
      </w:r>
    </w:p>
    <w:p w:rsidRPr="008E17F0" w:rsidR="008E17F0" w:rsidP="008E17F0" w:rsidRDefault="008E17F0" w14:paraId="01F6DA22" w14:textId="77777777">
      <w:pPr>
        <w:rPr>
          <w:rFonts w:ascii="Times New Roman" w:hAnsi="Times New Roman" w:eastAsia="Times New Roman" w:cs="Times New Roman"/>
          <w:b/>
          <w:bCs/>
        </w:rPr>
      </w:pPr>
      <w:r w:rsidRPr="008E17F0">
        <w:rPr>
          <w:rFonts w:ascii="Times New Roman" w:hAnsi="Times New Roman" w:eastAsia="Times New Roman" w:cs="Times New Roman"/>
          <w:b/>
          <w:bCs/>
        </w:rPr>
        <w:t>- luftan (bab 9-10)</w:t>
      </w:r>
    </w:p>
    <w:p w:rsidR="00AF15BF" w:rsidP="008E17F0" w:rsidRDefault="008E17F0" w14:paraId="7DBE02D4" w14:textId="761AEA7E">
      <w:pPr>
        <w:rPr>
          <w:rFonts w:ascii="Times New Roman" w:hAnsi="Times New Roman" w:eastAsia="Times New Roman" w:cs="Times New Roman"/>
          <w:b/>
          <w:bCs/>
        </w:rPr>
      </w:pPr>
      <w:r w:rsidRPr="008E17F0">
        <w:rPr>
          <w:rFonts w:ascii="Times New Roman" w:hAnsi="Times New Roman" w:eastAsia="Times New Roman" w:cs="Times New Roman"/>
          <w:b/>
          <w:bCs/>
        </w:rPr>
        <w:t>- imam (bab 11-12)</w:t>
      </w:r>
    </w:p>
    <w:p w:rsidR="135D02F5" w:rsidP="135D02F5" w:rsidRDefault="135D02F5" w14:paraId="5DD76425" w14:textId="71B17760">
      <w:pPr>
        <w:rPr>
          <w:rFonts w:ascii="Times New Roman" w:hAnsi="Times New Roman" w:eastAsia="Times New Roman" w:cs="Times New Roman"/>
          <w:b/>
          <w:bCs/>
        </w:rPr>
      </w:pPr>
      <w:r w:rsidRPr="135D02F5">
        <w:rPr>
          <w:rFonts w:ascii="Times New Roman" w:hAnsi="Times New Roman" w:eastAsia="Times New Roman" w:cs="Times New Roman"/>
          <w:b/>
          <w:bCs/>
        </w:rPr>
        <w:t>DAFTAR ISI</w:t>
      </w:r>
    </w:p>
    <w:sdt>
      <w:sdtPr>
        <w:id w:val="-1210336579"/>
        <w:docPartObj>
          <w:docPartGallery w:val="Table of Contents"/>
          <w:docPartUnique/>
        </w:docPartObj>
        <w:rPr>
          <w:rFonts w:ascii="Aptos" w:hAnsi="Aptos" w:eastAsia="ＭＳ 明朝" w:cs="Arial" w:asciiTheme="minorAscii" w:hAnsiTheme="minorAscii" w:eastAsiaTheme="minorEastAsia" w:cstheme="minorBidi"/>
          <w:color w:val="auto"/>
          <w:sz w:val="24"/>
          <w:szCs w:val="24"/>
          <w:lang w:eastAsia="ja-JP"/>
        </w:rPr>
      </w:sdtPr>
      <w:sdtEndPr>
        <w:rPr>
          <w:rFonts w:ascii="Aptos" w:hAnsi="Aptos" w:eastAsia="ＭＳ 明朝" w:cs="Arial" w:asciiTheme="minorAscii" w:hAnsiTheme="minorAscii" w:eastAsiaTheme="minorEastAsia" w:cstheme="minorBidi"/>
          <w:b w:val="1"/>
          <w:bCs w:val="1"/>
          <w:noProof/>
          <w:color w:val="auto"/>
          <w:sz w:val="24"/>
          <w:szCs w:val="24"/>
          <w:lang w:eastAsia="ja-JP"/>
        </w:rPr>
      </w:sdtEndPr>
      <w:sdtContent>
        <w:p w:rsidR="00F61769" w:rsidRDefault="00F61769" w14:paraId="23502F6E" w14:textId="01ACC42A">
          <w:pPr>
            <w:pStyle w:val="TOCHeading"/>
          </w:pPr>
          <w:r>
            <w:t>Contents</w:t>
          </w:r>
        </w:p>
        <w:p w:rsidR="00F61769" w:rsidRDefault="00F61769" w14:paraId="25F39D05" w14:textId="3ACBFDA6">
          <w:pPr>
            <w:pStyle w:val="TOC1"/>
            <w:tabs>
              <w:tab w:val="right" w:leader="dot" w:pos="9350"/>
            </w:tabs>
            <w:rPr>
              <w:noProof/>
              <w:kern w:val="2"/>
              <w:lang w:val="en-ID" w:eastAsia="en-ID"/>
              <w14:ligatures w14:val="standardContextual"/>
            </w:rPr>
          </w:pPr>
          <w:r>
            <w:fldChar w:fldCharType="begin"/>
          </w:r>
          <w:r>
            <w:instrText xml:space="preserve"> TOC \o "1-3" \h \z \u </w:instrText>
          </w:r>
          <w:r>
            <w:fldChar w:fldCharType="separate"/>
          </w:r>
          <w:hyperlink w:history="1" w:anchor="_Toc213102612">
            <w:r w:rsidRPr="00D52C88">
              <w:rPr>
                <w:rStyle w:val="Hyperlink"/>
                <w:noProof/>
              </w:rPr>
              <w:t>BAB 1</w:t>
            </w:r>
            <w:r>
              <w:rPr>
                <w:noProof/>
                <w:webHidden/>
              </w:rPr>
              <w:tab/>
            </w:r>
            <w:r>
              <w:rPr>
                <w:noProof/>
                <w:webHidden/>
              </w:rPr>
              <w:fldChar w:fldCharType="begin"/>
            </w:r>
            <w:r>
              <w:rPr>
                <w:noProof/>
                <w:webHidden/>
              </w:rPr>
              <w:instrText xml:space="preserve"> PAGEREF _Toc213102612 \h </w:instrText>
            </w:r>
            <w:r>
              <w:rPr>
                <w:noProof/>
                <w:webHidden/>
              </w:rPr>
            </w:r>
            <w:r>
              <w:rPr>
                <w:noProof/>
                <w:webHidden/>
              </w:rPr>
              <w:fldChar w:fldCharType="separate"/>
            </w:r>
            <w:r>
              <w:rPr>
                <w:noProof/>
                <w:webHidden/>
              </w:rPr>
              <w:t>8</w:t>
            </w:r>
            <w:r>
              <w:rPr>
                <w:noProof/>
                <w:webHidden/>
              </w:rPr>
              <w:fldChar w:fldCharType="end"/>
            </w:r>
          </w:hyperlink>
        </w:p>
        <w:p w:rsidR="00F61769" w:rsidRDefault="00F61769" w14:paraId="0DDB831D" w14:textId="16672A5C">
          <w:pPr>
            <w:pStyle w:val="TOC2"/>
            <w:tabs>
              <w:tab w:val="right" w:leader="dot" w:pos="9350"/>
            </w:tabs>
            <w:rPr>
              <w:noProof/>
              <w:kern w:val="2"/>
              <w:lang w:val="en-ID" w:eastAsia="en-ID"/>
              <w14:ligatures w14:val="standardContextual"/>
            </w:rPr>
          </w:pPr>
          <w:hyperlink w:history="1" w:anchor="_Toc213102613">
            <w:r w:rsidRPr="00D52C88">
              <w:rPr>
                <w:rStyle w:val="Hyperlink"/>
                <w:rFonts w:ascii="Times New Roman" w:hAnsi="Times New Roman" w:eastAsia="Times New Roman" w:cs="Times New Roman"/>
                <w:b/>
                <w:bCs/>
                <w:noProof/>
              </w:rPr>
              <w:t>1.1 RESUME BAB 1</w:t>
            </w:r>
            <w:r>
              <w:rPr>
                <w:noProof/>
                <w:webHidden/>
              </w:rPr>
              <w:tab/>
            </w:r>
            <w:r>
              <w:rPr>
                <w:noProof/>
                <w:webHidden/>
              </w:rPr>
              <w:fldChar w:fldCharType="begin"/>
            </w:r>
            <w:r>
              <w:rPr>
                <w:noProof/>
                <w:webHidden/>
              </w:rPr>
              <w:instrText xml:space="preserve"> PAGEREF _Toc213102613 \h </w:instrText>
            </w:r>
            <w:r>
              <w:rPr>
                <w:noProof/>
                <w:webHidden/>
              </w:rPr>
            </w:r>
            <w:r>
              <w:rPr>
                <w:noProof/>
                <w:webHidden/>
              </w:rPr>
              <w:fldChar w:fldCharType="separate"/>
            </w:r>
            <w:r>
              <w:rPr>
                <w:noProof/>
                <w:webHidden/>
              </w:rPr>
              <w:t>8</w:t>
            </w:r>
            <w:r>
              <w:rPr>
                <w:noProof/>
                <w:webHidden/>
              </w:rPr>
              <w:fldChar w:fldCharType="end"/>
            </w:r>
          </w:hyperlink>
        </w:p>
        <w:p w:rsidR="00F61769" w:rsidRDefault="00F61769" w14:paraId="3941AF26" w14:textId="7BE47072">
          <w:pPr>
            <w:pStyle w:val="TOC3"/>
            <w:tabs>
              <w:tab w:val="right" w:leader="dot" w:pos="9350"/>
            </w:tabs>
            <w:rPr>
              <w:noProof/>
              <w:kern w:val="2"/>
              <w:lang w:val="en-ID" w:eastAsia="en-ID"/>
              <w14:ligatures w14:val="standardContextual"/>
            </w:rPr>
          </w:pPr>
          <w:hyperlink w:history="1" w:anchor="_Toc213102614">
            <w:r w:rsidRPr="00D52C88">
              <w:rPr>
                <w:rStyle w:val="Hyperlink"/>
                <w:noProof/>
              </w:rPr>
              <w:t>1.1.1 Pengertian Image Processing dan Aplikasinya</w:t>
            </w:r>
            <w:r>
              <w:rPr>
                <w:noProof/>
                <w:webHidden/>
              </w:rPr>
              <w:tab/>
            </w:r>
            <w:r>
              <w:rPr>
                <w:noProof/>
                <w:webHidden/>
              </w:rPr>
              <w:fldChar w:fldCharType="begin"/>
            </w:r>
            <w:r>
              <w:rPr>
                <w:noProof/>
                <w:webHidden/>
              </w:rPr>
              <w:instrText xml:space="preserve"> PAGEREF _Toc213102614 \h </w:instrText>
            </w:r>
            <w:r>
              <w:rPr>
                <w:noProof/>
                <w:webHidden/>
              </w:rPr>
            </w:r>
            <w:r>
              <w:rPr>
                <w:noProof/>
                <w:webHidden/>
              </w:rPr>
              <w:fldChar w:fldCharType="separate"/>
            </w:r>
            <w:r>
              <w:rPr>
                <w:noProof/>
                <w:webHidden/>
              </w:rPr>
              <w:t>8</w:t>
            </w:r>
            <w:r>
              <w:rPr>
                <w:noProof/>
                <w:webHidden/>
              </w:rPr>
              <w:fldChar w:fldCharType="end"/>
            </w:r>
          </w:hyperlink>
        </w:p>
        <w:p w:rsidR="00F61769" w:rsidRDefault="00F61769" w14:paraId="27E926D0" w14:textId="65E9366C">
          <w:pPr>
            <w:pStyle w:val="TOC3"/>
            <w:tabs>
              <w:tab w:val="right" w:leader="dot" w:pos="9350"/>
            </w:tabs>
            <w:rPr>
              <w:noProof/>
              <w:kern w:val="2"/>
              <w:lang w:val="en-ID" w:eastAsia="en-ID"/>
              <w14:ligatures w14:val="standardContextual"/>
            </w:rPr>
          </w:pPr>
          <w:hyperlink w:history="1" w:anchor="_Toc213102615">
            <w:r w:rsidRPr="00D52C88">
              <w:rPr>
                <w:rStyle w:val="Hyperlink"/>
                <w:noProof/>
              </w:rPr>
              <w:t>1.1.2 Representasi Digital Image</w:t>
            </w:r>
            <w:r>
              <w:rPr>
                <w:noProof/>
                <w:webHidden/>
              </w:rPr>
              <w:tab/>
            </w:r>
            <w:r>
              <w:rPr>
                <w:noProof/>
                <w:webHidden/>
              </w:rPr>
              <w:fldChar w:fldCharType="begin"/>
            </w:r>
            <w:r>
              <w:rPr>
                <w:noProof/>
                <w:webHidden/>
              </w:rPr>
              <w:instrText xml:space="preserve"> PAGEREF _Toc213102615 \h </w:instrText>
            </w:r>
            <w:r>
              <w:rPr>
                <w:noProof/>
                <w:webHidden/>
              </w:rPr>
            </w:r>
            <w:r>
              <w:rPr>
                <w:noProof/>
                <w:webHidden/>
              </w:rPr>
              <w:fldChar w:fldCharType="separate"/>
            </w:r>
            <w:r>
              <w:rPr>
                <w:noProof/>
                <w:webHidden/>
              </w:rPr>
              <w:t>8</w:t>
            </w:r>
            <w:r>
              <w:rPr>
                <w:noProof/>
                <w:webHidden/>
              </w:rPr>
              <w:fldChar w:fldCharType="end"/>
            </w:r>
          </w:hyperlink>
        </w:p>
        <w:p w:rsidR="00F61769" w:rsidRDefault="00F61769" w14:paraId="3682C385" w14:textId="447A358F">
          <w:pPr>
            <w:pStyle w:val="TOC3"/>
            <w:tabs>
              <w:tab w:val="right" w:leader="dot" w:pos="9350"/>
            </w:tabs>
            <w:rPr>
              <w:noProof/>
              <w:kern w:val="2"/>
              <w:lang w:val="en-ID" w:eastAsia="en-ID"/>
              <w14:ligatures w14:val="standardContextual"/>
            </w:rPr>
          </w:pPr>
          <w:hyperlink w:history="1" w:anchor="_Toc213102616">
            <w:r w:rsidRPr="00D52C88">
              <w:rPr>
                <w:rStyle w:val="Hyperlink"/>
                <w:noProof/>
              </w:rPr>
              <w:t>1.1.3 Image Processing Pipeline</w:t>
            </w:r>
            <w:r>
              <w:rPr>
                <w:noProof/>
                <w:webHidden/>
              </w:rPr>
              <w:tab/>
            </w:r>
            <w:r>
              <w:rPr>
                <w:noProof/>
                <w:webHidden/>
              </w:rPr>
              <w:fldChar w:fldCharType="begin"/>
            </w:r>
            <w:r>
              <w:rPr>
                <w:noProof/>
                <w:webHidden/>
              </w:rPr>
              <w:instrText xml:space="preserve"> PAGEREF _Toc213102616 \h </w:instrText>
            </w:r>
            <w:r>
              <w:rPr>
                <w:noProof/>
                <w:webHidden/>
              </w:rPr>
            </w:r>
            <w:r>
              <w:rPr>
                <w:noProof/>
                <w:webHidden/>
              </w:rPr>
              <w:fldChar w:fldCharType="separate"/>
            </w:r>
            <w:r>
              <w:rPr>
                <w:noProof/>
                <w:webHidden/>
              </w:rPr>
              <w:t>9</w:t>
            </w:r>
            <w:r>
              <w:rPr>
                <w:noProof/>
                <w:webHidden/>
              </w:rPr>
              <w:fldChar w:fldCharType="end"/>
            </w:r>
          </w:hyperlink>
        </w:p>
        <w:p w:rsidR="00F61769" w:rsidRDefault="00F61769" w14:paraId="51938382" w14:textId="142C6B58">
          <w:pPr>
            <w:pStyle w:val="TOC3"/>
            <w:tabs>
              <w:tab w:val="right" w:leader="dot" w:pos="9350"/>
            </w:tabs>
            <w:rPr>
              <w:noProof/>
              <w:kern w:val="2"/>
              <w:lang w:val="en-ID" w:eastAsia="en-ID"/>
              <w14:ligatures w14:val="standardContextual"/>
            </w:rPr>
          </w:pPr>
          <w:hyperlink w:history="1" w:anchor="_Toc213102617">
            <w:r w:rsidRPr="00D52C88">
              <w:rPr>
                <w:rStyle w:val="Hyperlink"/>
                <w:noProof/>
              </w:rPr>
              <w:t>1.1.4 Python Libraries untuk Image Processing</w:t>
            </w:r>
            <w:r>
              <w:rPr>
                <w:noProof/>
                <w:webHidden/>
              </w:rPr>
              <w:tab/>
            </w:r>
            <w:r>
              <w:rPr>
                <w:noProof/>
                <w:webHidden/>
              </w:rPr>
              <w:fldChar w:fldCharType="begin"/>
            </w:r>
            <w:r>
              <w:rPr>
                <w:noProof/>
                <w:webHidden/>
              </w:rPr>
              <w:instrText xml:space="preserve"> PAGEREF _Toc213102617 \h </w:instrText>
            </w:r>
            <w:r>
              <w:rPr>
                <w:noProof/>
                <w:webHidden/>
              </w:rPr>
            </w:r>
            <w:r>
              <w:rPr>
                <w:noProof/>
                <w:webHidden/>
              </w:rPr>
              <w:fldChar w:fldCharType="separate"/>
            </w:r>
            <w:r>
              <w:rPr>
                <w:noProof/>
                <w:webHidden/>
              </w:rPr>
              <w:t>9</w:t>
            </w:r>
            <w:r>
              <w:rPr>
                <w:noProof/>
                <w:webHidden/>
              </w:rPr>
              <w:fldChar w:fldCharType="end"/>
            </w:r>
          </w:hyperlink>
        </w:p>
        <w:p w:rsidR="00F61769" w:rsidRDefault="00F61769" w14:paraId="2328E2ED" w14:textId="4332F448">
          <w:pPr>
            <w:pStyle w:val="TOC3"/>
            <w:tabs>
              <w:tab w:val="right" w:leader="dot" w:pos="9350"/>
            </w:tabs>
            <w:rPr>
              <w:noProof/>
              <w:kern w:val="2"/>
              <w:lang w:val="en-ID" w:eastAsia="en-ID"/>
              <w14:ligatures w14:val="standardContextual"/>
            </w:rPr>
          </w:pPr>
          <w:hyperlink w:history="1" w:anchor="_Toc213102618">
            <w:r w:rsidRPr="00D52C88">
              <w:rPr>
                <w:rStyle w:val="Hyperlink"/>
                <w:noProof/>
              </w:rPr>
              <w:t>1.1.5 Image I/O dan Display</w:t>
            </w:r>
            <w:r>
              <w:rPr>
                <w:noProof/>
                <w:webHidden/>
              </w:rPr>
              <w:tab/>
            </w:r>
            <w:r>
              <w:rPr>
                <w:noProof/>
                <w:webHidden/>
              </w:rPr>
              <w:fldChar w:fldCharType="begin"/>
            </w:r>
            <w:r>
              <w:rPr>
                <w:noProof/>
                <w:webHidden/>
              </w:rPr>
              <w:instrText xml:space="preserve"> PAGEREF _Toc213102618 \h </w:instrText>
            </w:r>
            <w:r>
              <w:rPr>
                <w:noProof/>
                <w:webHidden/>
              </w:rPr>
            </w:r>
            <w:r>
              <w:rPr>
                <w:noProof/>
                <w:webHidden/>
              </w:rPr>
              <w:fldChar w:fldCharType="separate"/>
            </w:r>
            <w:r>
              <w:rPr>
                <w:noProof/>
                <w:webHidden/>
              </w:rPr>
              <w:t>10</w:t>
            </w:r>
            <w:r>
              <w:rPr>
                <w:noProof/>
                <w:webHidden/>
              </w:rPr>
              <w:fldChar w:fldCharType="end"/>
            </w:r>
          </w:hyperlink>
        </w:p>
        <w:p w:rsidR="00F61769" w:rsidRDefault="00F61769" w14:paraId="7296699F" w14:textId="64291BE6">
          <w:pPr>
            <w:pStyle w:val="TOC3"/>
            <w:tabs>
              <w:tab w:val="right" w:leader="dot" w:pos="9350"/>
            </w:tabs>
            <w:rPr>
              <w:noProof/>
              <w:kern w:val="2"/>
              <w:lang w:val="en-ID" w:eastAsia="en-ID"/>
              <w14:ligatures w14:val="standardContextual"/>
            </w:rPr>
          </w:pPr>
          <w:hyperlink w:history="1" w:anchor="_Toc213102619">
            <w:r w:rsidRPr="00D52C88">
              <w:rPr>
                <w:rStyle w:val="Hyperlink"/>
                <w:noProof/>
              </w:rPr>
              <w:t>1.1.6 Image Types dan File Formats</w:t>
            </w:r>
            <w:r>
              <w:rPr>
                <w:noProof/>
                <w:webHidden/>
              </w:rPr>
              <w:tab/>
            </w:r>
            <w:r>
              <w:rPr>
                <w:noProof/>
                <w:webHidden/>
              </w:rPr>
              <w:fldChar w:fldCharType="begin"/>
            </w:r>
            <w:r>
              <w:rPr>
                <w:noProof/>
                <w:webHidden/>
              </w:rPr>
              <w:instrText xml:space="preserve"> PAGEREF _Toc213102619 \h </w:instrText>
            </w:r>
            <w:r>
              <w:rPr>
                <w:noProof/>
                <w:webHidden/>
              </w:rPr>
            </w:r>
            <w:r>
              <w:rPr>
                <w:noProof/>
                <w:webHidden/>
              </w:rPr>
              <w:fldChar w:fldCharType="separate"/>
            </w:r>
            <w:r>
              <w:rPr>
                <w:noProof/>
                <w:webHidden/>
              </w:rPr>
              <w:t>11</w:t>
            </w:r>
            <w:r>
              <w:rPr>
                <w:noProof/>
                <w:webHidden/>
              </w:rPr>
              <w:fldChar w:fldCharType="end"/>
            </w:r>
          </w:hyperlink>
        </w:p>
        <w:p w:rsidR="00F61769" w:rsidRDefault="00F61769" w14:paraId="0F5EFC90" w14:textId="26A99048">
          <w:pPr>
            <w:pStyle w:val="TOC3"/>
            <w:tabs>
              <w:tab w:val="right" w:leader="dot" w:pos="9350"/>
            </w:tabs>
            <w:rPr>
              <w:noProof/>
              <w:kern w:val="2"/>
              <w:lang w:val="en-ID" w:eastAsia="en-ID"/>
              <w14:ligatures w14:val="standardContextual"/>
            </w:rPr>
          </w:pPr>
          <w:hyperlink w:history="1" w:anchor="_Toc213102620">
            <w:r w:rsidRPr="00D52C88">
              <w:rPr>
                <w:rStyle w:val="Hyperlink"/>
                <w:noProof/>
              </w:rPr>
              <w:t>1.1.7 Data Structures untuk Menyimpan Image</w:t>
            </w:r>
            <w:r>
              <w:rPr>
                <w:noProof/>
                <w:webHidden/>
              </w:rPr>
              <w:tab/>
            </w:r>
            <w:r>
              <w:rPr>
                <w:noProof/>
                <w:webHidden/>
              </w:rPr>
              <w:fldChar w:fldCharType="begin"/>
            </w:r>
            <w:r>
              <w:rPr>
                <w:noProof/>
                <w:webHidden/>
              </w:rPr>
              <w:instrText xml:space="preserve"> PAGEREF _Toc213102620 \h </w:instrText>
            </w:r>
            <w:r>
              <w:rPr>
                <w:noProof/>
                <w:webHidden/>
              </w:rPr>
            </w:r>
            <w:r>
              <w:rPr>
                <w:noProof/>
                <w:webHidden/>
              </w:rPr>
              <w:fldChar w:fldCharType="separate"/>
            </w:r>
            <w:r>
              <w:rPr>
                <w:noProof/>
                <w:webHidden/>
              </w:rPr>
              <w:t>11</w:t>
            </w:r>
            <w:r>
              <w:rPr>
                <w:noProof/>
                <w:webHidden/>
              </w:rPr>
              <w:fldChar w:fldCharType="end"/>
            </w:r>
          </w:hyperlink>
        </w:p>
        <w:p w:rsidR="00F61769" w:rsidRDefault="00F61769" w14:paraId="4A0BE745" w14:textId="6F872E24">
          <w:pPr>
            <w:pStyle w:val="TOC3"/>
            <w:tabs>
              <w:tab w:val="right" w:leader="dot" w:pos="9350"/>
            </w:tabs>
            <w:rPr>
              <w:noProof/>
              <w:kern w:val="2"/>
              <w:lang w:val="en-ID" w:eastAsia="en-ID"/>
              <w14:ligatures w14:val="standardContextual"/>
            </w:rPr>
          </w:pPr>
          <w:hyperlink w:history="1" w:anchor="_Toc213102621">
            <w:r w:rsidRPr="00D52C88">
              <w:rPr>
                <w:rStyle w:val="Hyperlink"/>
                <w:noProof/>
              </w:rPr>
              <w:t>1.1.8 Basic Image Manipulations</w:t>
            </w:r>
            <w:r>
              <w:rPr>
                <w:noProof/>
                <w:webHidden/>
              </w:rPr>
              <w:tab/>
            </w:r>
            <w:r>
              <w:rPr>
                <w:noProof/>
                <w:webHidden/>
              </w:rPr>
              <w:fldChar w:fldCharType="begin"/>
            </w:r>
            <w:r>
              <w:rPr>
                <w:noProof/>
                <w:webHidden/>
              </w:rPr>
              <w:instrText xml:space="preserve"> PAGEREF _Toc213102621 \h </w:instrText>
            </w:r>
            <w:r>
              <w:rPr>
                <w:noProof/>
                <w:webHidden/>
              </w:rPr>
            </w:r>
            <w:r>
              <w:rPr>
                <w:noProof/>
                <w:webHidden/>
              </w:rPr>
              <w:fldChar w:fldCharType="separate"/>
            </w:r>
            <w:r>
              <w:rPr>
                <w:noProof/>
                <w:webHidden/>
              </w:rPr>
              <w:t>12</w:t>
            </w:r>
            <w:r>
              <w:rPr>
                <w:noProof/>
                <w:webHidden/>
              </w:rPr>
              <w:fldChar w:fldCharType="end"/>
            </w:r>
          </w:hyperlink>
        </w:p>
        <w:p w:rsidR="00F61769" w:rsidRDefault="00F61769" w14:paraId="45B41C6E" w14:textId="5BFD098E">
          <w:pPr>
            <w:pStyle w:val="TOC2"/>
            <w:tabs>
              <w:tab w:val="right" w:leader="dot" w:pos="9350"/>
            </w:tabs>
            <w:rPr>
              <w:noProof/>
              <w:kern w:val="2"/>
              <w:lang w:val="en-ID" w:eastAsia="en-ID"/>
              <w14:ligatures w14:val="standardContextual"/>
            </w:rPr>
          </w:pPr>
          <w:hyperlink w:history="1" w:anchor="_Toc213102622">
            <w:r w:rsidRPr="00D52C88">
              <w:rPr>
                <w:rStyle w:val="Hyperlink"/>
                <w:rFonts w:ascii="Times New Roman" w:hAnsi="Times New Roman" w:eastAsia="Times New Roman" w:cs="Times New Roman"/>
                <w:b/>
                <w:bCs/>
                <w:noProof/>
              </w:rPr>
              <w:t>1.2 PEMBAHASAN BAB 1</w:t>
            </w:r>
            <w:r>
              <w:rPr>
                <w:noProof/>
                <w:webHidden/>
              </w:rPr>
              <w:tab/>
            </w:r>
            <w:r>
              <w:rPr>
                <w:noProof/>
                <w:webHidden/>
              </w:rPr>
              <w:fldChar w:fldCharType="begin"/>
            </w:r>
            <w:r>
              <w:rPr>
                <w:noProof/>
                <w:webHidden/>
              </w:rPr>
              <w:instrText xml:space="preserve"> PAGEREF _Toc213102622 \h </w:instrText>
            </w:r>
            <w:r>
              <w:rPr>
                <w:noProof/>
                <w:webHidden/>
              </w:rPr>
            </w:r>
            <w:r>
              <w:rPr>
                <w:noProof/>
                <w:webHidden/>
              </w:rPr>
              <w:fldChar w:fldCharType="separate"/>
            </w:r>
            <w:r>
              <w:rPr>
                <w:noProof/>
                <w:webHidden/>
              </w:rPr>
              <w:t>14</w:t>
            </w:r>
            <w:r>
              <w:rPr>
                <w:noProof/>
                <w:webHidden/>
              </w:rPr>
              <w:fldChar w:fldCharType="end"/>
            </w:r>
          </w:hyperlink>
        </w:p>
        <w:p w:rsidR="00F61769" w:rsidRDefault="00F61769" w14:paraId="29B3840D" w14:textId="48B44A05">
          <w:pPr>
            <w:pStyle w:val="TOC3"/>
            <w:tabs>
              <w:tab w:val="right" w:leader="dot" w:pos="9350"/>
            </w:tabs>
            <w:rPr>
              <w:noProof/>
              <w:kern w:val="2"/>
              <w:lang w:val="en-ID" w:eastAsia="en-ID"/>
              <w14:ligatures w14:val="standardContextual"/>
            </w:rPr>
          </w:pPr>
          <w:hyperlink w:history="1" w:anchor="_Toc213102623">
            <w:r w:rsidRPr="00D52C88">
              <w:rPr>
                <w:rStyle w:val="Hyperlink"/>
                <w:noProof/>
              </w:rPr>
              <w:t>1.2.1 Pentingnya Pemahaman Dasar Image Processing</w:t>
            </w:r>
            <w:r>
              <w:rPr>
                <w:noProof/>
                <w:webHidden/>
              </w:rPr>
              <w:tab/>
            </w:r>
            <w:r>
              <w:rPr>
                <w:noProof/>
                <w:webHidden/>
              </w:rPr>
              <w:fldChar w:fldCharType="begin"/>
            </w:r>
            <w:r>
              <w:rPr>
                <w:noProof/>
                <w:webHidden/>
              </w:rPr>
              <w:instrText xml:space="preserve"> PAGEREF _Toc213102623 \h </w:instrText>
            </w:r>
            <w:r>
              <w:rPr>
                <w:noProof/>
                <w:webHidden/>
              </w:rPr>
            </w:r>
            <w:r>
              <w:rPr>
                <w:noProof/>
                <w:webHidden/>
              </w:rPr>
              <w:fldChar w:fldCharType="separate"/>
            </w:r>
            <w:r>
              <w:rPr>
                <w:noProof/>
                <w:webHidden/>
              </w:rPr>
              <w:t>14</w:t>
            </w:r>
            <w:r>
              <w:rPr>
                <w:noProof/>
                <w:webHidden/>
              </w:rPr>
              <w:fldChar w:fldCharType="end"/>
            </w:r>
          </w:hyperlink>
        </w:p>
        <w:p w:rsidR="00F61769" w:rsidRDefault="00F61769" w14:paraId="66DDA343" w14:textId="57EEA55E">
          <w:pPr>
            <w:pStyle w:val="TOC3"/>
            <w:tabs>
              <w:tab w:val="right" w:leader="dot" w:pos="9350"/>
            </w:tabs>
            <w:rPr>
              <w:noProof/>
              <w:kern w:val="2"/>
              <w:lang w:val="en-ID" w:eastAsia="en-ID"/>
              <w14:ligatures w14:val="standardContextual"/>
            </w:rPr>
          </w:pPr>
          <w:hyperlink w:history="1" w:anchor="_Toc213102624">
            <w:r w:rsidRPr="00D52C88">
              <w:rPr>
                <w:rStyle w:val="Hyperlink"/>
                <w:noProof/>
              </w:rPr>
              <w:t>1.2.2 Signifikansi Image Processing Pipeline</w:t>
            </w:r>
            <w:r>
              <w:rPr>
                <w:noProof/>
                <w:webHidden/>
              </w:rPr>
              <w:tab/>
            </w:r>
            <w:r>
              <w:rPr>
                <w:noProof/>
                <w:webHidden/>
              </w:rPr>
              <w:fldChar w:fldCharType="begin"/>
            </w:r>
            <w:r>
              <w:rPr>
                <w:noProof/>
                <w:webHidden/>
              </w:rPr>
              <w:instrText xml:space="preserve"> PAGEREF _Toc213102624 \h </w:instrText>
            </w:r>
            <w:r>
              <w:rPr>
                <w:noProof/>
                <w:webHidden/>
              </w:rPr>
            </w:r>
            <w:r>
              <w:rPr>
                <w:noProof/>
                <w:webHidden/>
              </w:rPr>
              <w:fldChar w:fldCharType="separate"/>
            </w:r>
            <w:r>
              <w:rPr>
                <w:noProof/>
                <w:webHidden/>
              </w:rPr>
              <w:t>14</w:t>
            </w:r>
            <w:r>
              <w:rPr>
                <w:noProof/>
                <w:webHidden/>
              </w:rPr>
              <w:fldChar w:fldCharType="end"/>
            </w:r>
          </w:hyperlink>
        </w:p>
        <w:p w:rsidR="00F61769" w:rsidRDefault="00F61769" w14:paraId="5FCD388D" w14:textId="4C5D90C6">
          <w:pPr>
            <w:pStyle w:val="TOC3"/>
            <w:tabs>
              <w:tab w:val="right" w:leader="dot" w:pos="9350"/>
            </w:tabs>
            <w:rPr>
              <w:noProof/>
              <w:kern w:val="2"/>
              <w:lang w:val="en-ID" w:eastAsia="en-ID"/>
              <w14:ligatures w14:val="standardContextual"/>
            </w:rPr>
          </w:pPr>
          <w:hyperlink w:history="1" w:anchor="_Toc213102625">
            <w:r w:rsidRPr="00D52C88">
              <w:rPr>
                <w:rStyle w:val="Hyperlink"/>
                <w:noProof/>
              </w:rPr>
              <w:t>1.2.3 Perbandingan Python Libraries</w:t>
            </w:r>
            <w:r>
              <w:rPr>
                <w:noProof/>
                <w:webHidden/>
              </w:rPr>
              <w:tab/>
            </w:r>
            <w:r>
              <w:rPr>
                <w:noProof/>
                <w:webHidden/>
              </w:rPr>
              <w:fldChar w:fldCharType="begin"/>
            </w:r>
            <w:r>
              <w:rPr>
                <w:noProof/>
                <w:webHidden/>
              </w:rPr>
              <w:instrText xml:space="preserve"> PAGEREF _Toc213102625 \h </w:instrText>
            </w:r>
            <w:r>
              <w:rPr>
                <w:noProof/>
                <w:webHidden/>
              </w:rPr>
            </w:r>
            <w:r>
              <w:rPr>
                <w:noProof/>
                <w:webHidden/>
              </w:rPr>
              <w:fldChar w:fldCharType="separate"/>
            </w:r>
            <w:r>
              <w:rPr>
                <w:noProof/>
                <w:webHidden/>
              </w:rPr>
              <w:t>14</w:t>
            </w:r>
            <w:r>
              <w:rPr>
                <w:noProof/>
                <w:webHidden/>
              </w:rPr>
              <w:fldChar w:fldCharType="end"/>
            </w:r>
          </w:hyperlink>
        </w:p>
        <w:p w:rsidR="00F61769" w:rsidRDefault="00F61769" w14:paraId="5EFF52AF" w14:textId="449EDB87">
          <w:pPr>
            <w:pStyle w:val="TOC3"/>
            <w:tabs>
              <w:tab w:val="right" w:leader="dot" w:pos="9350"/>
            </w:tabs>
            <w:rPr>
              <w:noProof/>
              <w:kern w:val="2"/>
              <w:lang w:val="en-ID" w:eastAsia="en-ID"/>
              <w14:ligatures w14:val="standardContextual"/>
            </w:rPr>
          </w:pPr>
          <w:hyperlink w:history="1" w:anchor="_Toc213102626">
            <w:r w:rsidRPr="00D52C88">
              <w:rPr>
                <w:rStyle w:val="Hyperlink"/>
                <w:noProof/>
              </w:rPr>
              <w:t>1.2.4 Pentingnya Data Structures dan Type Conversion</w:t>
            </w:r>
            <w:r>
              <w:rPr>
                <w:noProof/>
                <w:webHidden/>
              </w:rPr>
              <w:tab/>
            </w:r>
            <w:r>
              <w:rPr>
                <w:noProof/>
                <w:webHidden/>
              </w:rPr>
              <w:fldChar w:fldCharType="begin"/>
            </w:r>
            <w:r>
              <w:rPr>
                <w:noProof/>
                <w:webHidden/>
              </w:rPr>
              <w:instrText xml:space="preserve"> PAGEREF _Toc213102626 \h </w:instrText>
            </w:r>
            <w:r>
              <w:rPr>
                <w:noProof/>
                <w:webHidden/>
              </w:rPr>
            </w:r>
            <w:r>
              <w:rPr>
                <w:noProof/>
                <w:webHidden/>
              </w:rPr>
              <w:fldChar w:fldCharType="separate"/>
            </w:r>
            <w:r>
              <w:rPr>
                <w:noProof/>
                <w:webHidden/>
              </w:rPr>
              <w:t>15</w:t>
            </w:r>
            <w:r>
              <w:rPr>
                <w:noProof/>
                <w:webHidden/>
              </w:rPr>
              <w:fldChar w:fldCharType="end"/>
            </w:r>
          </w:hyperlink>
        </w:p>
        <w:p w:rsidR="00F61769" w:rsidRDefault="00F61769" w14:paraId="0413FF23" w14:textId="6D62DD76">
          <w:pPr>
            <w:pStyle w:val="TOC3"/>
            <w:tabs>
              <w:tab w:val="right" w:leader="dot" w:pos="9350"/>
            </w:tabs>
            <w:rPr>
              <w:noProof/>
              <w:kern w:val="2"/>
              <w:lang w:val="en-ID" w:eastAsia="en-ID"/>
              <w14:ligatures w14:val="standardContextual"/>
            </w:rPr>
          </w:pPr>
          <w:hyperlink w:history="1" w:anchor="_Toc213102627">
            <w:r w:rsidRPr="00D52C88">
              <w:rPr>
                <w:rStyle w:val="Hyperlink"/>
                <w:noProof/>
              </w:rPr>
              <w:t>1.2.5 Aplikasi Praktis Basic Manipulations</w:t>
            </w:r>
            <w:r>
              <w:rPr>
                <w:noProof/>
                <w:webHidden/>
              </w:rPr>
              <w:tab/>
            </w:r>
            <w:r>
              <w:rPr>
                <w:noProof/>
                <w:webHidden/>
              </w:rPr>
              <w:fldChar w:fldCharType="begin"/>
            </w:r>
            <w:r>
              <w:rPr>
                <w:noProof/>
                <w:webHidden/>
              </w:rPr>
              <w:instrText xml:space="preserve"> PAGEREF _Toc213102627 \h </w:instrText>
            </w:r>
            <w:r>
              <w:rPr>
                <w:noProof/>
                <w:webHidden/>
              </w:rPr>
            </w:r>
            <w:r>
              <w:rPr>
                <w:noProof/>
                <w:webHidden/>
              </w:rPr>
              <w:fldChar w:fldCharType="separate"/>
            </w:r>
            <w:r>
              <w:rPr>
                <w:noProof/>
                <w:webHidden/>
              </w:rPr>
              <w:t>16</w:t>
            </w:r>
            <w:r>
              <w:rPr>
                <w:noProof/>
                <w:webHidden/>
              </w:rPr>
              <w:fldChar w:fldCharType="end"/>
            </w:r>
          </w:hyperlink>
        </w:p>
        <w:p w:rsidR="00F61769" w:rsidRDefault="00F61769" w14:paraId="0E2F82FD" w14:textId="41AD8DB0">
          <w:pPr>
            <w:pStyle w:val="TOC3"/>
            <w:tabs>
              <w:tab w:val="right" w:leader="dot" w:pos="9350"/>
            </w:tabs>
            <w:rPr>
              <w:noProof/>
              <w:kern w:val="2"/>
              <w:lang w:val="en-ID" w:eastAsia="en-ID"/>
              <w14:ligatures w14:val="standardContextual"/>
            </w:rPr>
          </w:pPr>
          <w:hyperlink w:history="1" w:anchor="_Toc213102628">
            <w:r w:rsidRPr="00D52C88">
              <w:rPr>
                <w:rStyle w:val="Hyperlink"/>
                <w:noProof/>
              </w:rPr>
              <w:t>1.2.6 Rekomendasi Praktik Terbaik</w:t>
            </w:r>
            <w:r>
              <w:rPr>
                <w:noProof/>
                <w:webHidden/>
              </w:rPr>
              <w:tab/>
            </w:r>
            <w:r>
              <w:rPr>
                <w:noProof/>
                <w:webHidden/>
              </w:rPr>
              <w:fldChar w:fldCharType="begin"/>
            </w:r>
            <w:r>
              <w:rPr>
                <w:noProof/>
                <w:webHidden/>
              </w:rPr>
              <w:instrText xml:space="preserve"> PAGEREF _Toc213102628 \h </w:instrText>
            </w:r>
            <w:r>
              <w:rPr>
                <w:noProof/>
                <w:webHidden/>
              </w:rPr>
            </w:r>
            <w:r>
              <w:rPr>
                <w:noProof/>
                <w:webHidden/>
              </w:rPr>
              <w:fldChar w:fldCharType="separate"/>
            </w:r>
            <w:r>
              <w:rPr>
                <w:noProof/>
                <w:webHidden/>
              </w:rPr>
              <w:t>16</w:t>
            </w:r>
            <w:r>
              <w:rPr>
                <w:noProof/>
                <w:webHidden/>
              </w:rPr>
              <w:fldChar w:fldCharType="end"/>
            </w:r>
          </w:hyperlink>
        </w:p>
        <w:p w:rsidR="00F61769" w:rsidRDefault="00F61769" w14:paraId="4FC0C9E6" w14:textId="316AE063">
          <w:pPr>
            <w:pStyle w:val="TOC3"/>
            <w:tabs>
              <w:tab w:val="right" w:leader="dot" w:pos="9350"/>
            </w:tabs>
            <w:rPr>
              <w:noProof/>
              <w:kern w:val="2"/>
              <w:lang w:val="en-ID" w:eastAsia="en-ID"/>
              <w14:ligatures w14:val="standardContextual"/>
            </w:rPr>
          </w:pPr>
          <w:hyperlink w:history="1" w:anchor="_Toc213102629">
            <w:r w:rsidRPr="00D52C88">
              <w:rPr>
                <w:rStyle w:val="Hyperlink"/>
                <w:noProof/>
              </w:rPr>
              <w:t>1.2.7 Contoh Implementasi Sederhana</w:t>
            </w:r>
            <w:r>
              <w:rPr>
                <w:noProof/>
                <w:webHidden/>
              </w:rPr>
              <w:tab/>
            </w:r>
            <w:r>
              <w:rPr>
                <w:noProof/>
                <w:webHidden/>
              </w:rPr>
              <w:fldChar w:fldCharType="begin"/>
            </w:r>
            <w:r>
              <w:rPr>
                <w:noProof/>
                <w:webHidden/>
              </w:rPr>
              <w:instrText xml:space="preserve"> PAGEREF _Toc213102629 \h </w:instrText>
            </w:r>
            <w:r>
              <w:rPr>
                <w:noProof/>
                <w:webHidden/>
              </w:rPr>
            </w:r>
            <w:r>
              <w:rPr>
                <w:noProof/>
                <w:webHidden/>
              </w:rPr>
              <w:fldChar w:fldCharType="separate"/>
            </w:r>
            <w:r>
              <w:rPr>
                <w:noProof/>
                <w:webHidden/>
              </w:rPr>
              <w:t>16</w:t>
            </w:r>
            <w:r>
              <w:rPr>
                <w:noProof/>
                <w:webHidden/>
              </w:rPr>
              <w:fldChar w:fldCharType="end"/>
            </w:r>
          </w:hyperlink>
        </w:p>
        <w:p w:rsidR="00F61769" w:rsidRDefault="00F61769" w14:paraId="320E59EB" w14:textId="62D1D6C7">
          <w:pPr>
            <w:pStyle w:val="TOC3"/>
            <w:tabs>
              <w:tab w:val="right" w:leader="dot" w:pos="9350"/>
            </w:tabs>
            <w:rPr>
              <w:noProof/>
              <w:kern w:val="2"/>
              <w:lang w:val="en-ID" w:eastAsia="en-ID"/>
              <w14:ligatures w14:val="standardContextual"/>
            </w:rPr>
          </w:pPr>
          <w:hyperlink w:history="1" w:anchor="_Toc213102630">
            <w:r w:rsidRPr="00D52C88">
              <w:rPr>
                <w:rStyle w:val="Hyperlink"/>
                <w:noProof/>
              </w:rPr>
              <w:t>1.2.8 Kesimpulan Pembahasan Bab 1</w:t>
            </w:r>
            <w:r>
              <w:rPr>
                <w:noProof/>
                <w:webHidden/>
              </w:rPr>
              <w:tab/>
            </w:r>
            <w:r>
              <w:rPr>
                <w:noProof/>
                <w:webHidden/>
              </w:rPr>
              <w:fldChar w:fldCharType="begin"/>
            </w:r>
            <w:r>
              <w:rPr>
                <w:noProof/>
                <w:webHidden/>
              </w:rPr>
              <w:instrText xml:space="preserve"> PAGEREF _Toc213102630 \h </w:instrText>
            </w:r>
            <w:r>
              <w:rPr>
                <w:noProof/>
                <w:webHidden/>
              </w:rPr>
            </w:r>
            <w:r>
              <w:rPr>
                <w:noProof/>
                <w:webHidden/>
              </w:rPr>
              <w:fldChar w:fldCharType="separate"/>
            </w:r>
            <w:r>
              <w:rPr>
                <w:noProof/>
                <w:webHidden/>
              </w:rPr>
              <w:t>18</w:t>
            </w:r>
            <w:r>
              <w:rPr>
                <w:noProof/>
                <w:webHidden/>
              </w:rPr>
              <w:fldChar w:fldCharType="end"/>
            </w:r>
          </w:hyperlink>
        </w:p>
        <w:p w:rsidR="00F61769" w:rsidRDefault="00F61769" w14:paraId="6B9C4C48" w14:textId="7AD3AC47">
          <w:pPr>
            <w:pStyle w:val="TOC1"/>
            <w:tabs>
              <w:tab w:val="right" w:leader="dot" w:pos="9350"/>
            </w:tabs>
            <w:rPr>
              <w:noProof/>
              <w:kern w:val="2"/>
              <w:lang w:val="en-ID" w:eastAsia="en-ID"/>
              <w14:ligatures w14:val="standardContextual"/>
            </w:rPr>
          </w:pPr>
          <w:hyperlink w:history="1" w:anchor="_Toc213102631">
            <w:r w:rsidRPr="00D52C88">
              <w:rPr>
                <w:rStyle w:val="Hyperlink"/>
                <w:noProof/>
              </w:rPr>
              <w:t>Bab 2</w:t>
            </w:r>
            <w:r>
              <w:rPr>
                <w:noProof/>
                <w:webHidden/>
              </w:rPr>
              <w:tab/>
            </w:r>
            <w:r>
              <w:rPr>
                <w:noProof/>
                <w:webHidden/>
              </w:rPr>
              <w:fldChar w:fldCharType="begin"/>
            </w:r>
            <w:r>
              <w:rPr>
                <w:noProof/>
                <w:webHidden/>
              </w:rPr>
              <w:instrText xml:space="preserve"> PAGEREF _Toc213102631 \h </w:instrText>
            </w:r>
            <w:r>
              <w:rPr>
                <w:noProof/>
                <w:webHidden/>
              </w:rPr>
            </w:r>
            <w:r>
              <w:rPr>
                <w:noProof/>
                <w:webHidden/>
              </w:rPr>
              <w:fldChar w:fldCharType="separate"/>
            </w:r>
            <w:r>
              <w:rPr>
                <w:noProof/>
                <w:webHidden/>
              </w:rPr>
              <w:t>19</w:t>
            </w:r>
            <w:r>
              <w:rPr>
                <w:noProof/>
                <w:webHidden/>
              </w:rPr>
              <w:fldChar w:fldCharType="end"/>
            </w:r>
          </w:hyperlink>
        </w:p>
        <w:p w:rsidR="00F61769" w:rsidRDefault="00F61769" w14:paraId="66276409" w14:textId="00543DF0">
          <w:pPr>
            <w:pStyle w:val="TOC2"/>
            <w:tabs>
              <w:tab w:val="right" w:leader="dot" w:pos="9350"/>
            </w:tabs>
            <w:rPr>
              <w:noProof/>
              <w:kern w:val="2"/>
              <w:lang w:val="en-ID" w:eastAsia="en-ID"/>
              <w14:ligatures w14:val="standardContextual"/>
            </w:rPr>
          </w:pPr>
          <w:hyperlink w:history="1" w:anchor="_Toc213102632">
            <w:r w:rsidRPr="00D52C88">
              <w:rPr>
                <w:rStyle w:val="Hyperlink"/>
                <w:rFonts w:ascii="Times New Roman" w:hAnsi="Times New Roman" w:eastAsia="Times New Roman" w:cs="Times New Roman"/>
                <w:b/>
                <w:bCs/>
                <w:noProof/>
              </w:rPr>
              <w:t>2.1 RESUME BAB 2</w:t>
            </w:r>
            <w:r>
              <w:rPr>
                <w:noProof/>
                <w:webHidden/>
              </w:rPr>
              <w:tab/>
            </w:r>
            <w:r>
              <w:rPr>
                <w:noProof/>
                <w:webHidden/>
              </w:rPr>
              <w:fldChar w:fldCharType="begin"/>
            </w:r>
            <w:r>
              <w:rPr>
                <w:noProof/>
                <w:webHidden/>
              </w:rPr>
              <w:instrText xml:space="preserve"> PAGEREF _Toc213102632 \h </w:instrText>
            </w:r>
            <w:r>
              <w:rPr>
                <w:noProof/>
                <w:webHidden/>
              </w:rPr>
            </w:r>
            <w:r>
              <w:rPr>
                <w:noProof/>
                <w:webHidden/>
              </w:rPr>
              <w:fldChar w:fldCharType="separate"/>
            </w:r>
            <w:r>
              <w:rPr>
                <w:noProof/>
                <w:webHidden/>
              </w:rPr>
              <w:t>19</w:t>
            </w:r>
            <w:r>
              <w:rPr>
                <w:noProof/>
                <w:webHidden/>
              </w:rPr>
              <w:fldChar w:fldCharType="end"/>
            </w:r>
          </w:hyperlink>
        </w:p>
        <w:p w:rsidR="00F61769" w:rsidRDefault="00F61769" w14:paraId="10358D1B" w14:textId="2B3A1290">
          <w:pPr>
            <w:pStyle w:val="TOC3"/>
            <w:tabs>
              <w:tab w:val="right" w:leader="dot" w:pos="9350"/>
            </w:tabs>
            <w:rPr>
              <w:noProof/>
              <w:kern w:val="2"/>
              <w:lang w:val="en-ID" w:eastAsia="en-ID"/>
              <w14:ligatures w14:val="standardContextual"/>
            </w:rPr>
          </w:pPr>
          <w:hyperlink w:history="1" w:anchor="_Toc213102633">
            <w:r w:rsidRPr="00D52C88">
              <w:rPr>
                <w:rStyle w:val="Hyperlink"/>
                <w:noProof/>
              </w:rPr>
              <w:t>2.1.1 Image Formation: Sampling dan Quantization</w:t>
            </w:r>
            <w:r>
              <w:rPr>
                <w:noProof/>
                <w:webHidden/>
              </w:rPr>
              <w:tab/>
            </w:r>
            <w:r>
              <w:rPr>
                <w:noProof/>
                <w:webHidden/>
              </w:rPr>
              <w:fldChar w:fldCharType="begin"/>
            </w:r>
            <w:r>
              <w:rPr>
                <w:noProof/>
                <w:webHidden/>
              </w:rPr>
              <w:instrText xml:space="preserve"> PAGEREF _Toc213102633 \h </w:instrText>
            </w:r>
            <w:r>
              <w:rPr>
                <w:noProof/>
                <w:webHidden/>
              </w:rPr>
            </w:r>
            <w:r>
              <w:rPr>
                <w:noProof/>
                <w:webHidden/>
              </w:rPr>
              <w:fldChar w:fldCharType="separate"/>
            </w:r>
            <w:r>
              <w:rPr>
                <w:noProof/>
                <w:webHidden/>
              </w:rPr>
              <w:t>19</w:t>
            </w:r>
            <w:r>
              <w:rPr>
                <w:noProof/>
                <w:webHidden/>
              </w:rPr>
              <w:fldChar w:fldCharType="end"/>
            </w:r>
          </w:hyperlink>
        </w:p>
        <w:p w:rsidR="00F61769" w:rsidRDefault="00F61769" w14:paraId="7173047F" w14:textId="4DBFC4E3">
          <w:pPr>
            <w:pStyle w:val="TOC3"/>
            <w:tabs>
              <w:tab w:val="right" w:leader="dot" w:pos="9350"/>
            </w:tabs>
            <w:rPr>
              <w:noProof/>
              <w:kern w:val="2"/>
              <w:lang w:val="en-ID" w:eastAsia="en-ID"/>
              <w14:ligatures w14:val="standardContextual"/>
            </w:rPr>
          </w:pPr>
          <w:hyperlink w:history="1" w:anchor="_Toc213102634">
            <w:r w:rsidRPr="00D52C88">
              <w:rPr>
                <w:rStyle w:val="Hyperlink"/>
                <w:noProof/>
              </w:rPr>
              <w:t>2.1.2 Discrete Fourier Transform (DFT)</w:t>
            </w:r>
            <w:r>
              <w:rPr>
                <w:noProof/>
                <w:webHidden/>
              </w:rPr>
              <w:tab/>
            </w:r>
            <w:r>
              <w:rPr>
                <w:noProof/>
                <w:webHidden/>
              </w:rPr>
              <w:fldChar w:fldCharType="begin"/>
            </w:r>
            <w:r>
              <w:rPr>
                <w:noProof/>
                <w:webHidden/>
              </w:rPr>
              <w:instrText xml:space="preserve"> PAGEREF _Toc213102634 \h </w:instrText>
            </w:r>
            <w:r>
              <w:rPr>
                <w:noProof/>
                <w:webHidden/>
              </w:rPr>
            </w:r>
            <w:r>
              <w:rPr>
                <w:noProof/>
                <w:webHidden/>
              </w:rPr>
              <w:fldChar w:fldCharType="separate"/>
            </w:r>
            <w:r>
              <w:rPr>
                <w:noProof/>
                <w:webHidden/>
              </w:rPr>
              <w:t>20</w:t>
            </w:r>
            <w:r>
              <w:rPr>
                <w:noProof/>
                <w:webHidden/>
              </w:rPr>
              <w:fldChar w:fldCharType="end"/>
            </w:r>
          </w:hyperlink>
        </w:p>
        <w:p w:rsidR="00F61769" w:rsidRDefault="00F61769" w14:paraId="6480651C" w14:textId="4BED8548">
          <w:pPr>
            <w:pStyle w:val="TOC3"/>
            <w:tabs>
              <w:tab w:val="right" w:leader="dot" w:pos="9350"/>
            </w:tabs>
            <w:rPr>
              <w:noProof/>
              <w:kern w:val="2"/>
              <w:lang w:val="en-ID" w:eastAsia="en-ID"/>
              <w14:ligatures w14:val="standardContextual"/>
            </w:rPr>
          </w:pPr>
          <w:hyperlink w:history="1" w:anchor="_Toc213102635">
            <w:r w:rsidRPr="00D52C88">
              <w:rPr>
                <w:rStyle w:val="Hyperlink"/>
                <w:noProof/>
              </w:rPr>
              <w:t>2.1.3 Understanding Convolution</w:t>
            </w:r>
            <w:r>
              <w:rPr>
                <w:noProof/>
                <w:webHidden/>
              </w:rPr>
              <w:tab/>
            </w:r>
            <w:r>
              <w:rPr>
                <w:noProof/>
                <w:webHidden/>
              </w:rPr>
              <w:fldChar w:fldCharType="begin"/>
            </w:r>
            <w:r>
              <w:rPr>
                <w:noProof/>
                <w:webHidden/>
              </w:rPr>
              <w:instrText xml:space="preserve"> PAGEREF _Toc213102635 \h </w:instrText>
            </w:r>
            <w:r>
              <w:rPr>
                <w:noProof/>
                <w:webHidden/>
              </w:rPr>
            </w:r>
            <w:r>
              <w:rPr>
                <w:noProof/>
                <w:webHidden/>
              </w:rPr>
              <w:fldChar w:fldCharType="separate"/>
            </w:r>
            <w:r>
              <w:rPr>
                <w:noProof/>
                <w:webHidden/>
              </w:rPr>
              <w:t>22</w:t>
            </w:r>
            <w:r>
              <w:rPr>
                <w:noProof/>
                <w:webHidden/>
              </w:rPr>
              <w:fldChar w:fldCharType="end"/>
            </w:r>
          </w:hyperlink>
        </w:p>
        <w:p w:rsidR="00F61769" w:rsidRDefault="00F61769" w14:paraId="2CB3CF72" w14:textId="2AF9D1AB">
          <w:pPr>
            <w:pStyle w:val="TOC3"/>
            <w:tabs>
              <w:tab w:val="right" w:leader="dot" w:pos="9350"/>
            </w:tabs>
            <w:rPr>
              <w:noProof/>
              <w:kern w:val="2"/>
              <w:lang w:val="en-ID" w:eastAsia="en-ID"/>
              <w14:ligatures w14:val="standardContextual"/>
            </w:rPr>
          </w:pPr>
          <w:hyperlink w:history="1" w:anchor="_Toc213102636">
            <w:r w:rsidRPr="00D52C88">
              <w:rPr>
                <w:rStyle w:val="Hyperlink"/>
                <w:noProof/>
              </w:rPr>
              <w:t>2.1.4 Correlation vs Convolution</w:t>
            </w:r>
            <w:r>
              <w:rPr>
                <w:noProof/>
                <w:webHidden/>
              </w:rPr>
              <w:tab/>
            </w:r>
            <w:r>
              <w:rPr>
                <w:noProof/>
                <w:webHidden/>
              </w:rPr>
              <w:fldChar w:fldCharType="begin"/>
            </w:r>
            <w:r>
              <w:rPr>
                <w:noProof/>
                <w:webHidden/>
              </w:rPr>
              <w:instrText xml:space="preserve"> PAGEREF _Toc213102636 \h </w:instrText>
            </w:r>
            <w:r>
              <w:rPr>
                <w:noProof/>
                <w:webHidden/>
              </w:rPr>
            </w:r>
            <w:r>
              <w:rPr>
                <w:noProof/>
                <w:webHidden/>
              </w:rPr>
              <w:fldChar w:fldCharType="separate"/>
            </w:r>
            <w:r>
              <w:rPr>
                <w:noProof/>
                <w:webHidden/>
              </w:rPr>
              <w:t>24</w:t>
            </w:r>
            <w:r>
              <w:rPr>
                <w:noProof/>
                <w:webHidden/>
              </w:rPr>
              <w:fldChar w:fldCharType="end"/>
            </w:r>
          </w:hyperlink>
        </w:p>
        <w:p w:rsidR="00F61769" w:rsidRDefault="00F61769" w14:paraId="092A0DF4" w14:textId="49C4C65A">
          <w:pPr>
            <w:pStyle w:val="TOC3"/>
            <w:tabs>
              <w:tab w:val="right" w:leader="dot" w:pos="9350"/>
            </w:tabs>
            <w:rPr>
              <w:noProof/>
              <w:kern w:val="2"/>
              <w:lang w:val="en-ID" w:eastAsia="en-ID"/>
              <w14:ligatures w14:val="standardContextual"/>
            </w:rPr>
          </w:pPr>
          <w:hyperlink w:history="1" w:anchor="_Toc213102637">
            <w:r w:rsidRPr="00D52C88">
              <w:rPr>
                <w:rStyle w:val="Hyperlink"/>
                <w:noProof/>
              </w:rPr>
              <w:t>2.1.5 Template Matching dengan Cross-Correlation</w:t>
            </w:r>
            <w:r>
              <w:rPr>
                <w:noProof/>
                <w:webHidden/>
              </w:rPr>
              <w:tab/>
            </w:r>
            <w:r>
              <w:rPr>
                <w:noProof/>
                <w:webHidden/>
              </w:rPr>
              <w:fldChar w:fldCharType="begin"/>
            </w:r>
            <w:r>
              <w:rPr>
                <w:noProof/>
                <w:webHidden/>
              </w:rPr>
              <w:instrText xml:space="preserve"> PAGEREF _Toc213102637 \h </w:instrText>
            </w:r>
            <w:r>
              <w:rPr>
                <w:noProof/>
                <w:webHidden/>
              </w:rPr>
            </w:r>
            <w:r>
              <w:rPr>
                <w:noProof/>
                <w:webHidden/>
              </w:rPr>
              <w:fldChar w:fldCharType="separate"/>
            </w:r>
            <w:r>
              <w:rPr>
                <w:noProof/>
                <w:webHidden/>
              </w:rPr>
              <w:t>25</w:t>
            </w:r>
            <w:r>
              <w:rPr>
                <w:noProof/>
                <w:webHidden/>
              </w:rPr>
              <w:fldChar w:fldCharType="end"/>
            </w:r>
          </w:hyperlink>
        </w:p>
        <w:p w:rsidR="00F61769" w:rsidRDefault="00F61769" w14:paraId="2D65EC55" w14:textId="468BDFCE">
          <w:pPr>
            <w:pStyle w:val="TOC2"/>
            <w:tabs>
              <w:tab w:val="right" w:leader="dot" w:pos="9350"/>
            </w:tabs>
            <w:rPr>
              <w:noProof/>
              <w:kern w:val="2"/>
              <w:lang w:val="en-ID" w:eastAsia="en-ID"/>
              <w14:ligatures w14:val="standardContextual"/>
            </w:rPr>
          </w:pPr>
          <w:hyperlink w:history="1" w:anchor="_Toc213102638">
            <w:r w:rsidRPr="00D52C88">
              <w:rPr>
                <w:rStyle w:val="Hyperlink"/>
                <w:rFonts w:ascii="Times New Roman" w:hAnsi="Times New Roman" w:eastAsia="Times New Roman" w:cs="Times New Roman"/>
                <w:b/>
                <w:bCs/>
                <w:noProof/>
              </w:rPr>
              <w:t>2.2 PEMBAHASAN BAB 2</w:t>
            </w:r>
            <w:r>
              <w:rPr>
                <w:noProof/>
                <w:webHidden/>
              </w:rPr>
              <w:tab/>
            </w:r>
            <w:r>
              <w:rPr>
                <w:noProof/>
                <w:webHidden/>
              </w:rPr>
              <w:fldChar w:fldCharType="begin"/>
            </w:r>
            <w:r>
              <w:rPr>
                <w:noProof/>
                <w:webHidden/>
              </w:rPr>
              <w:instrText xml:space="preserve"> PAGEREF _Toc213102638 \h </w:instrText>
            </w:r>
            <w:r>
              <w:rPr>
                <w:noProof/>
                <w:webHidden/>
              </w:rPr>
            </w:r>
            <w:r>
              <w:rPr>
                <w:noProof/>
                <w:webHidden/>
              </w:rPr>
              <w:fldChar w:fldCharType="separate"/>
            </w:r>
            <w:r>
              <w:rPr>
                <w:noProof/>
                <w:webHidden/>
              </w:rPr>
              <w:t>27</w:t>
            </w:r>
            <w:r>
              <w:rPr>
                <w:noProof/>
                <w:webHidden/>
              </w:rPr>
              <w:fldChar w:fldCharType="end"/>
            </w:r>
          </w:hyperlink>
        </w:p>
        <w:p w:rsidR="00F61769" w:rsidRDefault="00F61769" w14:paraId="3A28568A" w14:textId="01321D7D">
          <w:pPr>
            <w:pStyle w:val="TOC3"/>
            <w:tabs>
              <w:tab w:val="right" w:leader="dot" w:pos="9350"/>
            </w:tabs>
            <w:rPr>
              <w:noProof/>
              <w:kern w:val="2"/>
              <w:lang w:val="en-ID" w:eastAsia="en-ID"/>
              <w14:ligatures w14:val="standardContextual"/>
            </w:rPr>
          </w:pPr>
          <w:hyperlink w:history="1" w:anchor="_Toc213102639">
            <w:r w:rsidRPr="00D52C88">
              <w:rPr>
                <w:rStyle w:val="Hyperlink"/>
                <w:noProof/>
              </w:rPr>
              <w:t>2.2.1 Signifikansi Sampling dalam Image Processing</w:t>
            </w:r>
            <w:r>
              <w:rPr>
                <w:noProof/>
                <w:webHidden/>
              </w:rPr>
              <w:tab/>
            </w:r>
            <w:r>
              <w:rPr>
                <w:noProof/>
                <w:webHidden/>
              </w:rPr>
              <w:fldChar w:fldCharType="begin"/>
            </w:r>
            <w:r>
              <w:rPr>
                <w:noProof/>
                <w:webHidden/>
              </w:rPr>
              <w:instrText xml:space="preserve"> PAGEREF _Toc213102639 \h </w:instrText>
            </w:r>
            <w:r>
              <w:rPr>
                <w:noProof/>
                <w:webHidden/>
              </w:rPr>
            </w:r>
            <w:r>
              <w:rPr>
                <w:noProof/>
                <w:webHidden/>
              </w:rPr>
              <w:fldChar w:fldCharType="separate"/>
            </w:r>
            <w:r>
              <w:rPr>
                <w:noProof/>
                <w:webHidden/>
              </w:rPr>
              <w:t>27</w:t>
            </w:r>
            <w:r>
              <w:rPr>
                <w:noProof/>
                <w:webHidden/>
              </w:rPr>
              <w:fldChar w:fldCharType="end"/>
            </w:r>
          </w:hyperlink>
        </w:p>
        <w:p w:rsidR="00F61769" w:rsidRDefault="00F61769" w14:paraId="388CC7EC" w14:textId="30CCA6DE">
          <w:pPr>
            <w:pStyle w:val="TOC3"/>
            <w:tabs>
              <w:tab w:val="right" w:leader="dot" w:pos="9350"/>
            </w:tabs>
            <w:rPr>
              <w:noProof/>
              <w:kern w:val="2"/>
              <w:lang w:val="en-ID" w:eastAsia="en-ID"/>
              <w14:ligatures w14:val="standardContextual"/>
            </w:rPr>
          </w:pPr>
          <w:hyperlink w:history="1" w:anchor="_Toc213102640">
            <w:r w:rsidRPr="00D52C88">
              <w:rPr>
                <w:rStyle w:val="Hyperlink"/>
                <w:noProof/>
              </w:rPr>
              <w:t>2.2.2 Interpolation Methods: Perbandingan dan Aplikasi</w:t>
            </w:r>
            <w:r>
              <w:rPr>
                <w:noProof/>
                <w:webHidden/>
              </w:rPr>
              <w:tab/>
            </w:r>
            <w:r>
              <w:rPr>
                <w:noProof/>
                <w:webHidden/>
              </w:rPr>
              <w:fldChar w:fldCharType="begin"/>
            </w:r>
            <w:r>
              <w:rPr>
                <w:noProof/>
                <w:webHidden/>
              </w:rPr>
              <w:instrText xml:space="preserve"> PAGEREF _Toc213102640 \h </w:instrText>
            </w:r>
            <w:r>
              <w:rPr>
                <w:noProof/>
                <w:webHidden/>
              </w:rPr>
            </w:r>
            <w:r>
              <w:rPr>
                <w:noProof/>
                <w:webHidden/>
              </w:rPr>
              <w:fldChar w:fldCharType="separate"/>
            </w:r>
            <w:r>
              <w:rPr>
                <w:noProof/>
                <w:webHidden/>
              </w:rPr>
              <w:t>27</w:t>
            </w:r>
            <w:r>
              <w:rPr>
                <w:noProof/>
                <w:webHidden/>
              </w:rPr>
              <w:fldChar w:fldCharType="end"/>
            </w:r>
          </w:hyperlink>
        </w:p>
        <w:p w:rsidR="00F61769" w:rsidRDefault="00F61769" w14:paraId="0BDE6FC5" w14:textId="10BF750E">
          <w:pPr>
            <w:pStyle w:val="TOC3"/>
            <w:tabs>
              <w:tab w:val="right" w:leader="dot" w:pos="9350"/>
            </w:tabs>
            <w:rPr>
              <w:noProof/>
              <w:kern w:val="2"/>
              <w:lang w:val="en-ID" w:eastAsia="en-ID"/>
              <w14:ligatures w14:val="standardContextual"/>
            </w:rPr>
          </w:pPr>
          <w:hyperlink w:history="1" w:anchor="_Toc213102641">
            <w:r w:rsidRPr="00D52C88">
              <w:rPr>
                <w:rStyle w:val="Hyperlink"/>
                <w:noProof/>
              </w:rPr>
              <w:t>2.2.3 Quantization: Quality vs Storage Trade-off</w:t>
            </w:r>
            <w:r>
              <w:rPr>
                <w:noProof/>
                <w:webHidden/>
              </w:rPr>
              <w:tab/>
            </w:r>
            <w:r>
              <w:rPr>
                <w:noProof/>
                <w:webHidden/>
              </w:rPr>
              <w:fldChar w:fldCharType="begin"/>
            </w:r>
            <w:r>
              <w:rPr>
                <w:noProof/>
                <w:webHidden/>
              </w:rPr>
              <w:instrText xml:space="preserve"> PAGEREF _Toc213102641 \h </w:instrText>
            </w:r>
            <w:r>
              <w:rPr>
                <w:noProof/>
                <w:webHidden/>
              </w:rPr>
            </w:r>
            <w:r>
              <w:rPr>
                <w:noProof/>
                <w:webHidden/>
              </w:rPr>
              <w:fldChar w:fldCharType="separate"/>
            </w:r>
            <w:r>
              <w:rPr>
                <w:noProof/>
                <w:webHidden/>
              </w:rPr>
              <w:t>28</w:t>
            </w:r>
            <w:r>
              <w:rPr>
                <w:noProof/>
                <w:webHidden/>
              </w:rPr>
              <w:fldChar w:fldCharType="end"/>
            </w:r>
          </w:hyperlink>
        </w:p>
        <w:p w:rsidR="00F61769" w:rsidRDefault="00F61769" w14:paraId="6F729388" w14:textId="6F6F7D19">
          <w:pPr>
            <w:pStyle w:val="TOC3"/>
            <w:tabs>
              <w:tab w:val="right" w:leader="dot" w:pos="9350"/>
            </w:tabs>
            <w:rPr>
              <w:noProof/>
              <w:kern w:val="2"/>
              <w:lang w:val="en-ID" w:eastAsia="en-ID"/>
              <w14:ligatures w14:val="standardContextual"/>
            </w:rPr>
          </w:pPr>
          <w:hyperlink w:history="1" w:anchor="_Toc213102642">
            <w:r w:rsidRPr="00D52C88">
              <w:rPr>
                <w:rStyle w:val="Hyperlink"/>
                <w:noProof/>
              </w:rPr>
              <w:t>2.2.4 Fourier Transform: Jembatan antara Spatial dan Frequency Domain</w:t>
            </w:r>
            <w:r>
              <w:rPr>
                <w:noProof/>
                <w:webHidden/>
              </w:rPr>
              <w:tab/>
            </w:r>
            <w:r>
              <w:rPr>
                <w:noProof/>
                <w:webHidden/>
              </w:rPr>
              <w:fldChar w:fldCharType="begin"/>
            </w:r>
            <w:r>
              <w:rPr>
                <w:noProof/>
                <w:webHidden/>
              </w:rPr>
              <w:instrText xml:space="preserve"> PAGEREF _Toc213102642 \h </w:instrText>
            </w:r>
            <w:r>
              <w:rPr>
                <w:noProof/>
                <w:webHidden/>
              </w:rPr>
            </w:r>
            <w:r>
              <w:rPr>
                <w:noProof/>
                <w:webHidden/>
              </w:rPr>
              <w:fldChar w:fldCharType="separate"/>
            </w:r>
            <w:r>
              <w:rPr>
                <w:noProof/>
                <w:webHidden/>
              </w:rPr>
              <w:t>29</w:t>
            </w:r>
            <w:r>
              <w:rPr>
                <w:noProof/>
                <w:webHidden/>
              </w:rPr>
              <w:fldChar w:fldCharType="end"/>
            </w:r>
          </w:hyperlink>
        </w:p>
        <w:p w:rsidR="00F61769" w:rsidRDefault="00F61769" w14:paraId="1992C6BD" w14:textId="7C73549C">
          <w:pPr>
            <w:pStyle w:val="TOC3"/>
            <w:tabs>
              <w:tab w:val="right" w:leader="dot" w:pos="9350"/>
            </w:tabs>
            <w:rPr>
              <w:noProof/>
              <w:kern w:val="2"/>
              <w:lang w:val="en-ID" w:eastAsia="en-ID"/>
              <w14:ligatures w14:val="standardContextual"/>
            </w:rPr>
          </w:pPr>
          <w:hyperlink w:history="1" w:anchor="_Toc213102643">
            <w:r w:rsidRPr="00D52C88">
              <w:rPr>
                <w:rStyle w:val="Hyperlink"/>
                <w:noProof/>
              </w:rPr>
              <w:t>2.2.5 FFT: Computational Efficiency Revolution</w:t>
            </w:r>
            <w:r>
              <w:rPr>
                <w:noProof/>
                <w:webHidden/>
              </w:rPr>
              <w:tab/>
            </w:r>
            <w:r>
              <w:rPr>
                <w:noProof/>
                <w:webHidden/>
              </w:rPr>
              <w:fldChar w:fldCharType="begin"/>
            </w:r>
            <w:r>
              <w:rPr>
                <w:noProof/>
                <w:webHidden/>
              </w:rPr>
              <w:instrText xml:space="preserve"> PAGEREF _Toc213102643 \h </w:instrText>
            </w:r>
            <w:r>
              <w:rPr>
                <w:noProof/>
                <w:webHidden/>
              </w:rPr>
            </w:r>
            <w:r>
              <w:rPr>
                <w:noProof/>
                <w:webHidden/>
              </w:rPr>
              <w:fldChar w:fldCharType="separate"/>
            </w:r>
            <w:r>
              <w:rPr>
                <w:noProof/>
                <w:webHidden/>
              </w:rPr>
              <w:t>29</w:t>
            </w:r>
            <w:r>
              <w:rPr>
                <w:noProof/>
                <w:webHidden/>
              </w:rPr>
              <w:fldChar w:fldCharType="end"/>
            </w:r>
          </w:hyperlink>
        </w:p>
        <w:p w:rsidR="00F61769" w:rsidRDefault="00F61769" w14:paraId="2EDEFDBA" w14:textId="63DA66D8">
          <w:pPr>
            <w:pStyle w:val="TOC3"/>
            <w:tabs>
              <w:tab w:val="right" w:leader="dot" w:pos="9350"/>
            </w:tabs>
            <w:rPr>
              <w:noProof/>
              <w:kern w:val="2"/>
              <w:lang w:val="en-ID" w:eastAsia="en-ID"/>
              <w14:ligatures w14:val="standardContextual"/>
            </w:rPr>
          </w:pPr>
          <w:hyperlink w:history="1" w:anchor="_Toc213102644">
            <w:r w:rsidRPr="00D52C88">
              <w:rPr>
                <w:rStyle w:val="Hyperlink"/>
                <w:noProof/>
              </w:rPr>
              <w:t>2.2.6 Magnitude vs Phase: Complementary Information</w:t>
            </w:r>
            <w:r>
              <w:rPr>
                <w:noProof/>
                <w:webHidden/>
              </w:rPr>
              <w:tab/>
            </w:r>
            <w:r>
              <w:rPr>
                <w:noProof/>
                <w:webHidden/>
              </w:rPr>
              <w:fldChar w:fldCharType="begin"/>
            </w:r>
            <w:r>
              <w:rPr>
                <w:noProof/>
                <w:webHidden/>
              </w:rPr>
              <w:instrText xml:space="preserve"> PAGEREF _Toc213102644 \h </w:instrText>
            </w:r>
            <w:r>
              <w:rPr>
                <w:noProof/>
                <w:webHidden/>
              </w:rPr>
            </w:r>
            <w:r>
              <w:rPr>
                <w:noProof/>
                <w:webHidden/>
              </w:rPr>
              <w:fldChar w:fldCharType="separate"/>
            </w:r>
            <w:r>
              <w:rPr>
                <w:noProof/>
                <w:webHidden/>
              </w:rPr>
              <w:t>30</w:t>
            </w:r>
            <w:r>
              <w:rPr>
                <w:noProof/>
                <w:webHidden/>
              </w:rPr>
              <w:fldChar w:fldCharType="end"/>
            </w:r>
          </w:hyperlink>
        </w:p>
        <w:p w:rsidR="00F61769" w:rsidRDefault="00F61769" w14:paraId="3BB8A3D5" w14:textId="70A37F17">
          <w:pPr>
            <w:pStyle w:val="TOC3"/>
            <w:tabs>
              <w:tab w:val="right" w:leader="dot" w:pos="9350"/>
            </w:tabs>
            <w:rPr>
              <w:noProof/>
              <w:kern w:val="2"/>
              <w:lang w:val="en-ID" w:eastAsia="en-ID"/>
              <w14:ligatures w14:val="standardContextual"/>
            </w:rPr>
          </w:pPr>
          <w:hyperlink w:history="1" w:anchor="_Toc213102645">
            <w:r w:rsidRPr="00D52C88">
              <w:rPr>
                <w:rStyle w:val="Hyperlink"/>
                <w:noProof/>
              </w:rPr>
              <w:t>2.2.7 Convolution: Versatility dalam Image Processing</w:t>
            </w:r>
            <w:r>
              <w:rPr>
                <w:noProof/>
                <w:webHidden/>
              </w:rPr>
              <w:tab/>
            </w:r>
            <w:r>
              <w:rPr>
                <w:noProof/>
                <w:webHidden/>
              </w:rPr>
              <w:fldChar w:fldCharType="begin"/>
            </w:r>
            <w:r>
              <w:rPr>
                <w:noProof/>
                <w:webHidden/>
              </w:rPr>
              <w:instrText xml:space="preserve"> PAGEREF _Toc213102645 \h </w:instrText>
            </w:r>
            <w:r>
              <w:rPr>
                <w:noProof/>
                <w:webHidden/>
              </w:rPr>
            </w:r>
            <w:r>
              <w:rPr>
                <w:noProof/>
                <w:webHidden/>
              </w:rPr>
              <w:fldChar w:fldCharType="separate"/>
            </w:r>
            <w:r>
              <w:rPr>
                <w:noProof/>
                <w:webHidden/>
              </w:rPr>
              <w:t>30</w:t>
            </w:r>
            <w:r>
              <w:rPr>
                <w:noProof/>
                <w:webHidden/>
              </w:rPr>
              <w:fldChar w:fldCharType="end"/>
            </w:r>
          </w:hyperlink>
        </w:p>
        <w:p w:rsidR="00F61769" w:rsidRDefault="00F61769" w14:paraId="3572055C" w14:textId="4529B7B7">
          <w:pPr>
            <w:pStyle w:val="TOC3"/>
            <w:tabs>
              <w:tab w:val="right" w:leader="dot" w:pos="9350"/>
            </w:tabs>
            <w:rPr>
              <w:noProof/>
              <w:kern w:val="2"/>
              <w:lang w:val="en-ID" w:eastAsia="en-ID"/>
              <w14:ligatures w14:val="standardContextual"/>
            </w:rPr>
          </w:pPr>
          <w:hyperlink w:history="1" w:anchor="_Toc213102646">
            <w:r w:rsidRPr="00D52C88">
              <w:rPr>
                <w:rStyle w:val="Hyperlink"/>
                <w:noProof/>
              </w:rPr>
              <w:t>2.2.8 Correlation vs Convolution: Practical Perspective</w:t>
            </w:r>
            <w:r>
              <w:rPr>
                <w:noProof/>
                <w:webHidden/>
              </w:rPr>
              <w:tab/>
            </w:r>
            <w:r>
              <w:rPr>
                <w:noProof/>
                <w:webHidden/>
              </w:rPr>
              <w:fldChar w:fldCharType="begin"/>
            </w:r>
            <w:r>
              <w:rPr>
                <w:noProof/>
                <w:webHidden/>
              </w:rPr>
              <w:instrText xml:space="preserve"> PAGEREF _Toc213102646 \h </w:instrText>
            </w:r>
            <w:r>
              <w:rPr>
                <w:noProof/>
                <w:webHidden/>
              </w:rPr>
            </w:r>
            <w:r>
              <w:rPr>
                <w:noProof/>
                <w:webHidden/>
              </w:rPr>
              <w:fldChar w:fldCharType="separate"/>
            </w:r>
            <w:r>
              <w:rPr>
                <w:noProof/>
                <w:webHidden/>
              </w:rPr>
              <w:t>31</w:t>
            </w:r>
            <w:r>
              <w:rPr>
                <w:noProof/>
                <w:webHidden/>
              </w:rPr>
              <w:fldChar w:fldCharType="end"/>
            </w:r>
          </w:hyperlink>
        </w:p>
        <w:p w:rsidR="00F61769" w:rsidRDefault="00F61769" w14:paraId="7244723C" w14:textId="17A68532">
          <w:pPr>
            <w:pStyle w:val="TOC3"/>
            <w:tabs>
              <w:tab w:val="right" w:leader="dot" w:pos="9350"/>
            </w:tabs>
            <w:rPr>
              <w:noProof/>
              <w:kern w:val="2"/>
              <w:lang w:val="en-ID" w:eastAsia="en-ID"/>
              <w14:ligatures w14:val="standardContextual"/>
            </w:rPr>
          </w:pPr>
          <w:hyperlink w:history="1" w:anchor="_Toc213102647">
            <w:r w:rsidRPr="00D52C88">
              <w:rPr>
                <w:rStyle w:val="Hyperlink"/>
                <w:noProof/>
              </w:rPr>
              <w:t>2.2.9 Template Matching: Bridge ke Computer Vision</w:t>
            </w:r>
            <w:r>
              <w:rPr>
                <w:noProof/>
                <w:webHidden/>
              </w:rPr>
              <w:tab/>
            </w:r>
            <w:r>
              <w:rPr>
                <w:noProof/>
                <w:webHidden/>
              </w:rPr>
              <w:fldChar w:fldCharType="begin"/>
            </w:r>
            <w:r>
              <w:rPr>
                <w:noProof/>
                <w:webHidden/>
              </w:rPr>
              <w:instrText xml:space="preserve"> PAGEREF _Toc213102647 \h </w:instrText>
            </w:r>
            <w:r>
              <w:rPr>
                <w:noProof/>
                <w:webHidden/>
              </w:rPr>
            </w:r>
            <w:r>
              <w:rPr>
                <w:noProof/>
                <w:webHidden/>
              </w:rPr>
              <w:fldChar w:fldCharType="separate"/>
            </w:r>
            <w:r>
              <w:rPr>
                <w:noProof/>
                <w:webHidden/>
              </w:rPr>
              <w:t>32</w:t>
            </w:r>
            <w:r>
              <w:rPr>
                <w:noProof/>
                <w:webHidden/>
              </w:rPr>
              <w:fldChar w:fldCharType="end"/>
            </w:r>
          </w:hyperlink>
        </w:p>
        <w:p w:rsidR="00F61769" w:rsidRDefault="00F61769" w14:paraId="46DF6381" w14:textId="2D99A049">
          <w:pPr>
            <w:pStyle w:val="TOC3"/>
            <w:tabs>
              <w:tab w:val="right" w:leader="dot" w:pos="9350"/>
            </w:tabs>
            <w:rPr>
              <w:noProof/>
              <w:kern w:val="2"/>
              <w:lang w:val="en-ID" w:eastAsia="en-ID"/>
              <w14:ligatures w14:val="standardContextual"/>
            </w:rPr>
          </w:pPr>
          <w:hyperlink w:history="1" w:anchor="_Toc213102648">
            <w:r w:rsidRPr="00D52C88">
              <w:rPr>
                <w:rStyle w:val="Hyperlink"/>
                <w:noProof/>
              </w:rPr>
              <w:t>2.2.10 Convolution Theorem: Computational Advantages</w:t>
            </w:r>
            <w:r>
              <w:rPr>
                <w:noProof/>
                <w:webHidden/>
              </w:rPr>
              <w:tab/>
            </w:r>
            <w:r>
              <w:rPr>
                <w:noProof/>
                <w:webHidden/>
              </w:rPr>
              <w:fldChar w:fldCharType="begin"/>
            </w:r>
            <w:r>
              <w:rPr>
                <w:noProof/>
                <w:webHidden/>
              </w:rPr>
              <w:instrText xml:space="preserve"> PAGEREF _Toc213102648 \h </w:instrText>
            </w:r>
            <w:r>
              <w:rPr>
                <w:noProof/>
                <w:webHidden/>
              </w:rPr>
            </w:r>
            <w:r>
              <w:rPr>
                <w:noProof/>
                <w:webHidden/>
              </w:rPr>
              <w:fldChar w:fldCharType="separate"/>
            </w:r>
            <w:r>
              <w:rPr>
                <w:noProof/>
                <w:webHidden/>
              </w:rPr>
              <w:t>32</w:t>
            </w:r>
            <w:r>
              <w:rPr>
                <w:noProof/>
                <w:webHidden/>
              </w:rPr>
              <w:fldChar w:fldCharType="end"/>
            </w:r>
          </w:hyperlink>
        </w:p>
        <w:p w:rsidR="00F61769" w:rsidRDefault="00F61769" w14:paraId="02F92183" w14:textId="1299672F">
          <w:pPr>
            <w:pStyle w:val="TOC3"/>
            <w:tabs>
              <w:tab w:val="right" w:leader="dot" w:pos="9350"/>
            </w:tabs>
            <w:rPr>
              <w:noProof/>
              <w:kern w:val="2"/>
              <w:lang w:val="en-ID" w:eastAsia="en-ID"/>
              <w14:ligatures w14:val="standardContextual"/>
            </w:rPr>
          </w:pPr>
          <w:hyperlink w:history="1" w:anchor="_Toc213102649">
            <w:r w:rsidRPr="00D52C88">
              <w:rPr>
                <w:rStyle w:val="Hyperlink"/>
                <w:noProof/>
              </w:rPr>
              <w:t>2.2.11 Implementasi Praktis dan Contoh</w:t>
            </w:r>
            <w:r>
              <w:rPr>
                <w:noProof/>
                <w:webHidden/>
              </w:rPr>
              <w:tab/>
            </w:r>
            <w:r>
              <w:rPr>
                <w:noProof/>
                <w:webHidden/>
              </w:rPr>
              <w:fldChar w:fldCharType="begin"/>
            </w:r>
            <w:r>
              <w:rPr>
                <w:noProof/>
                <w:webHidden/>
              </w:rPr>
              <w:instrText xml:space="preserve"> PAGEREF _Toc213102649 \h </w:instrText>
            </w:r>
            <w:r>
              <w:rPr>
                <w:noProof/>
                <w:webHidden/>
              </w:rPr>
            </w:r>
            <w:r>
              <w:rPr>
                <w:noProof/>
                <w:webHidden/>
              </w:rPr>
              <w:fldChar w:fldCharType="separate"/>
            </w:r>
            <w:r>
              <w:rPr>
                <w:noProof/>
                <w:webHidden/>
              </w:rPr>
              <w:t>33</w:t>
            </w:r>
            <w:r>
              <w:rPr>
                <w:noProof/>
                <w:webHidden/>
              </w:rPr>
              <w:fldChar w:fldCharType="end"/>
            </w:r>
          </w:hyperlink>
        </w:p>
        <w:p w:rsidR="00F61769" w:rsidRDefault="00F61769" w14:paraId="2A87434E" w14:textId="161B3F96">
          <w:pPr>
            <w:pStyle w:val="TOC3"/>
            <w:tabs>
              <w:tab w:val="right" w:leader="dot" w:pos="9350"/>
            </w:tabs>
            <w:rPr>
              <w:noProof/>
              <w:kern w:val="2"/>
              <w:lang w:val="en-ID" w:eastAsia="en-ID"/>
              <w14:ligatures w14:val="standardContextual"/>
            </w:rPr>
          </w:pPr>
          <w:hyperlink w:history="1" w:anchor="_Toc213102650">
            <w:r w:rsidRPr="00D52C88">
              <w:rPr>
                <w:rStyle w:val="Hyperlink"/>
                <w:noProof/>
              </w:rPr>
              <w:t>2.2.13 Kesimpulan Pembahasan Bab 2</w:t>
            </w:r>
            <w:r>
              <w:rPr>
                <w:noProof/>
                <w:webHidden/>
              </w:rPr>
              <w:tab/>
            </w:r>
            <w:r>
              <w:rPr>
                <w:noProof/>
                <w:webHidden/>
              </w:rPr>
              <w:fldChar w:fldCharType="begin"/>
            </w:r>
            <w:r>
              <w:rPr>
                <w:noProof/>
                <w:webHidden/>
              </w:rPr>
              <w:instrText xml:space="preserve"> PAGEREF _Toc213102650 \h </w:instrText>
            </w:r>
            <w:r>
              <w:rPr>
                <w:noProof/>
                <w:webHidden/>
              </w:rPr>
            </w:r>
            <w:r>
              <w:rPr>
                <w:noProof/>
                <w:webHidden/>
              </w:rPr>
              <w:fldChar w:fldCharType="separate"/>
            </w:r>
            <w:r>
              <w:rPr>
                <w:noProof/>
                <w:webHidden/>
              </w:rPr>
              <w:t>39</w:t>
            </w:r>
            <w:r>
              <w:rPr>
                <w:noProof/>
                <w:webHidden/>
              </w:rPr>
              <w:fldChar w:fldCharType="end"/>
            </w:r>
          </w:hyperlink>
        </w:p>
        <w:p w:rsidR="00F61769" w:rsidRDefault="00F61769" w14:paraId="222DE154" w14:textId="285E197A">
          <w:pPr>
            <w:pStyle w:val="TOC1"/>
            <w:tabs>
              <w:tab w:val="right" w:leader="dot" w:pos="9350"/>
            </w:tabs>
            <w:rPr>
              <w:noProof/>
              <w:kern w:val="2"/>
              <w:lang w:val="en-ID" w:eastAsia="en-ID"/>
              <w14:ligatures w14:val="standardContextual"/>
            </w:rPr>
          </w:pPr>
          <w:hyperlink w:history="1" w:anchor="_Toc213102651">
            <w:r w:rsidRPr="00D52C88">
              <w:rPr>
                <w:rStyle w:val="Hyperlink"/>
                <w:noProof/>
              </w:rPr>
              <w:t>Bab 3</w:t>
            </w:r>
            <w:r>
              <w:rPr>
                <w:noProof/>
                <w:webHidden/>
              </w:rPr>
              <w:tab/>
            </w:r>
            <w:r>
              <w:rPr>
                <w:noProof/>
                <w:webHidden/>
              </w:rPr>
              <w:fldChar w:fldCharType="begin"/>
            </w:r>
            <w:r>
              <w:rPr>
                <w:noProof/>
                <w:webHidden/>
              </w:rPr>
              <w:instrText xml:space="preserve"> PAGEREF _Toc213102651 \h </w:instrText>
            </w:r>
            <w:r>
              <w:rPr>
                <w:noProof/>
                <w:webHidden/>
              </w:rPr>
            </w:r>
            <w:r>
              <w:rPr>
                <w:noProof/>
                <w:webHidden/>
              </w:rPr>
              <w:fldChar w:fldCharType="separate"/>
            </w:r>
            <w:r>
              <w:rPr>
                <w:noProof/>
                <w:webHidden/>
              </w:rPr>
              <w:t>39</w:t>
            </w:r>
            <w:r>
              <w:rPr>
                <w:noProof/>
                <w:webHidden/>
              </w:rPr>
              <w:fldChar w:fldCharType="end"/>
            </w:r>
          </w:hyperlink>
        </w:p>
        <w:p w:rsidR="00F61769" w:rsidRDefault="00F61769" w14:paraId="552A23C3" w14:textId="622D1AF3">
          <w:pPr>
            <w:pStyle w:val="TOC3"/>
            <w:tabs>
              <w:tab w:val="right" w:leader="dot" w:pos="9350"/>
            </w:tabs>
            <w:rPr>
              <w:noProof/>
              <w:kern w:val="2"/>
              <w:lang w:val="en-ID" w:eastAsia="en-ID"/>
              <w14:ligatures w14:val="standardContextual"/>
            </w:rPr>
          </w:pPr>
          <w:hyperlink w:history="1" w:anchor="_Toc213102652">
            <w:r w:rsidRPr="00D52C88">
              <w:rPr>
                <w:rStyle w:val="Hyperlink"/>
                <w:noProof/>
              </w:rPr>
              <w:t>3.1 Teorema konvolusi dan domain frekuensi Gaussian blur</w:t>
            </w:r>
            <w:r>
              <w:rPr>
                <w:noProof/>
                <w:webHidden/>
              </w:rPr>
              <w:tab/>
            </w:r>
            <w:r>
              <w:rPr>
                <w:noProof/>
                <w:webHidden/>
              </w:rPr>
              <w:fldChar w:fldCharType="begin"/>
            </w:r>
            <w:r>
              <w:rPr>
                <w:noProof/>
                <w:webHidden/>
              </w:rPr>
              <w:instrText xml:space="preserve"> PAGEREF _Toc213102652 \h </w:instrText>
            </w:r>
            <w:r>
              <w:rPr>
                <w:noProof/>
                <w:webHidden/>
              </w:rPr>
            </w:r>
            <w:r>
              <w:rPr>
                <w:noProof/>
                <w:webHidden/>
              </w:rPr>
              <w:fldChar w:fldCharType="separate"/>
            </w:r>
            <w:r>
              <w:rPr>
                <w:noProof/>
                <w:webHidden/>
              </w:rPr>
              <w:t>40</w:t>
            </w:r>
            <w:r>
              <w:rPr>
                <w:noProof/>
                <w:webHidden/>
              </w:rPr>
              <w:fldChar w:fldCharType="end"/>
            </w:r>
          </w:hyperlink>
        </w:p>
        <w:p w:rsidR="00F61769" w:rsidRDefault="00F61769" w14:paraId="4CAADE49" w14:textId="15C11685">
          <w:pPr>
            <w:pStyle w:val="TOC3"/>
            <w:tabs>
              <w:tab w:val="right" w:leader="dot" w:pos="9350"/>
            </w:tabs>
            <w:rPr>
              <w:noProof/>
              <w:kern w:val="2"/>
              <w:lang w:val="en-ID" w:eastAsia="en-ID"/>
              <w14:ligatures w14:val="standardContextual"/>
            </w:rPr>
          </w:pPr>
          <w:hyperlink w:history="1" w:anchor="_Toc213102653">
            <w:r w:rsidRPr="00D52C88">
              <w:rPr>
                <w:rStyle w:val="Hyperlink"/>
                <w:noProof/>
              </w:rPr>
              <w:t>3.2 Teknik Penyaringan (Filtering) di Domain Frekuensi</w:t>
            </w:r>
            <w:r>
              <w:rPr>
                <w:noProof/>
                <w:webHidden/>
              </w:rPr>
              <w:tab/>
            </w:r>
            <w:r>
              <w:rPr>
                <w:noProof/>
                <w:webHidden/>
              </w:rPr>
              <w:fldChar w:fldCharType="begin"/>
            </w:r>
            <w:r>
              <w:rPr>
                <w:noProof/>
                <w:webHidden/>
              </w:rPr>
              <w:instrText xml:space="preserve"> PAGEREF _Toc213102653 \h </w:instrText>
            </w:r>
            <w:r>
              <w:rPr>
                <w:noProof/>
                <w:webHidden/>
              </w:rPr>
            </w:r>
            <w:r>
              <w:rPr>
                <w:noProof/>
                <w:webHidden/>
              </w:rPr>
              <w:fldChar w:fldCharType="separate"/>
            </w:r>
            <w:r>
              <w:rPr>
                <w:noProof/>
                <w:webHidden/>
              </w:rPr>
              <w:t>40</w:t>
            </w:r>
            <w:r>
              <w:rPr>
                <w:noProof/>
                <w:webHidden/>
              </w:rPr>
              <w:fldChar w:fldCharType="end"/>
            </w:r>
          </w:hyperlink>
        </w:p>
        <w:p w:rsidR="00F61769" w:rsidRDefault="00F61769" w14:paraId="521E6651" w14:textId="59CF7FE6">
          <w:pPr>
            <w:pStyle w:val="TOC3"/>
            <w:tabs>
              <w:tab w:val="right" w:leader="dot" w:pos="9350"/>
            </w:tabs>
            <w:rPr>
              <w:noProof/>
              <w:kern w:val="2"/>
              <w:lang w:val="en-ID" w:eastAsia="en-ID"/>
              <w14:ligatures w14:val="standardContextual"/>
            </w:rPr>
          </w:pPr>
          <w:hyperlink w:history="1" w:anchor="_Toc213102654">
            <w:r w:rsidRPr="00D52C88">
              <w:rPr>
                <w:rStyle w:val="Hyperlink"/>
                <w:noProof/>
              </w:rPr>
              <w:t>3.3. Restorasi dan Denoising Gambar</w:t>
            </w:r>
            <w:r>
              <w:rPr>
                <w:noProof/>
                <w:webHidden/>
              </w:rPr>
              <w:tab/>
            </w:r>
            <w:r>
              <w:rPr>
                <w:noProof/>
                <w:webHidden/>
              </w:rPr>
              <w:fldChar w:fldCharType="begin"/>
            </w:r>
            <w:r>
              <w:rPr>
                <w:noProof/>
                <w:webHidden/>
              </w:rPr>
              <w:instrText xml:space="preserve"> PAGEREF _Toc213102654 \h </w:instrText>
            </w:r>
            <w:r>
              <w:rPr>
                <w:noProof/>
                <w:webHidden/>
              </w:rPr>
            </w:r>
            <w:r>
              <w:rPr>
                <w:noProof/>
                <w:webHidden/>
              </w:rPr>
              <w:fldChar w:fldCharType="separate"/>
            </w:r>
            <w:r>
              <w:rPr>
                <w:noProof/>
                <w:webHidden/>
              </w:rPr>
              <w:t>41</w:t>
            </w:r>
            <w:r>
              <w:rPr>
                <w:noProof/>
                <w:webHidden/>
              </w:rPr>
              <w:fldChar w:fldCharType="end"/>
            </w:r>
          </w:hyperlink>
        </w:p>
        <w:p w:rsidR="00F61769" w:rsidRDefault="00F61769" w14:paraId="73481C6C" w14:textId="7A36335F">
          <w:pPr>
            <w:pStyle w:val="TOC1"/>
            <w:tabs>
              <w:tab w:val="right" w:leader="dot" w:pos="9350"/>
            </w:tabs>
            <w:rPr>
              <w:noProof/>
              <w:kern w:val="2"/>
              <w:lang w:val="en-ID" w:eastAsia="en-ID"/>
              <w14:ligatures w14:val="standardContextual"/>
            </w:rPr>
          </w:pPr>
          <w:hyperlink w:history="1" w:anchor="_Toc213102655">
            <w:r w:rsidRPr="00D52C88">
              <w:rPr>
                <w:rStyle w:val="Hyperlink"/>
                <w:noProof/>
              </w:rPr>
              <w:t>Bab 4</w:t>
            </w:r>
            <w:r>
              <w:rPr>
                <w:noProof/>
                <w:webHidden/>
              </w:rPr>
              <w:tab/>
            </w:r>
            <w:r>
              <w:rPr>
                <w:noProof/>
                <w:webHidden/>
              </w:rPr>
              <w:fldChar w:fldCharType="begin"/>
            </w:r>
            <w:r>
              <w:rPr>
                <w:noProof/>
                <w:webHidden/>
              </w:rPr>
              <w:instrText xml:space="preserve"> PAGEREF _Toc213102655 \h </w:instrText>
            </w:r>
            <w:r>
              <w:rPr>
                <w:noProof/>
                <w:webHidden/>
              </w:rPr>
            </w:r>
            <w:r>
              <w:rPr>
                <w:noProof/>
                <w:webHidden/>
              </w:rPr>
              <w:fldChar w:fldCharType="separate"/>
            </w:r>
            <w:r>
              <w:rPr>
                <w:noProof/>
                <w:webHidden/>
              </w:rPr>
              <w:t>41</w:t>
            </w:r>
            <w:r>
              <w:rPr>
                <w:noProof/>
                <w:webHidden/>
              </w:rPr>
              <w:fldChar w:fldCharType="end"/>
            </w:r>
          </w:hyperlink>
        </w:p>
        <w:p w:rsidR="00F61769" w:rsidRDefault="00F61769" w14:paraId="307743C3" w14:textId="05B103A5">
          <w:pPr>
            <w:pStyle w:val="TOC3"/>
            <w:tabs>
              <w:tab w:val="right" w:leader="dot" w:pos="9350"/>
            </w:tabs>
            <w:rPr>
              <w:noProof/>
              <w:kern w:val="2"/>
              <w:lang w:val="en-ID" w:eastAsia="en-ID"/>
              <w14:ligatures w14:val="standardContextual"/>
            </w:rPr>
          </w:pPr>
          <w:hyperlink w:history="1" w:anchor="_Toc213102656">
            <w:r w:rsidRPr="00D52C88">
              <w:rPr>
                <w:rStyle w:val="Hyperlink"/>
                <w:noProof/>
              </w:rPr>
              <w:t>4.1 Transformasi intensitas titik demi titik – transformasi piksel</w:t>
            </w:r>
            <w:r>
              <w:rPr>
                <w:noProof/>
                <w:webHidden/>
              </w:rPr>
              <w:tab/>
            </w:r>
            <w:r>
              <w:rPr>
                <w:noProof/>
                <w:webHidden/>
              </w:rPr>
              <w:fldChar w:fldCharType="begin"/>
            </w:r>
            <w:r>
              <w:rPr>
                <w:noProof/>
                <w:webHidden/>
              </w:rPr>
              <w:instrText xml:space="preserve"> PAGEREF _Toc213102656 \h </w:instrText>
            </w:r>
            <w:r>
              <w:rPr>
                <w:noProof/>
                <w:webHidden/>
              </w:rPr>
            </w:r>
            <w:r>
              <w:rPr>
                <w:noProof/>
                <w:webHidden/>
              </w:rPr>
              <w:fldChar w:fldCharType="separate"/>
            </w:r>
            <w:r>
              <w:rPr>
                <w:noProof/>
                <w:webHidden/>
              </w:rPr>
              <w:t>42</w:t>
            </w:r>
            <w:r>
              <w:rPr>
                <w:noProof/>
                <w:webHidden/>
              </w:rPr>
              <w:fldChar w:fldCharType="end"/>
            </w:r>
          </w:hyperlink>
        </w:p>
        <w:p w:rsidR="00F61769" w:rsidRDefault="00F61769" w14:paraId="6A6F524D" w14:textId="678F0BA4">
          <w:pPr>
            <w:pStyle w:val="TOC3"/>
            <w:tabs>
              <w:tab w:val="right" w:leader="dot" w:pos="9350"/>
            </w:tabs>
            <w:rPr>
              <w:noProof/>
              <w:kern w:val="2"/>
              <w:lang w:val="en-ID" w:eastAsia="en-ID"/>
              <w14:ligatures w14:val="standardContextual"/>
            </w:rPr>
          </w:pPr>
          <w:hyperlink w:history="1" w:anchor="_Toc213102657">
            <w:r w:rsidRPr="00D52C88">
              <w:rPr>
                <w:rStyle w:val="Hyperlink"/>
                <w:noProof/>
              </w:rPr>
              <w:t>4.2 Pemrosesan Histogram</w:t>
            </w:r>
            <w:r>
              <w:rPr>
                <w:noProof/>
                <w:webHidden/>
              </w:rPr>
              <w:tab/>
            </w:r>
            <w:r>
              <w:rPr>
                <w:noProof/>
                <w:webHidden/>
              </w:rPr>
              <w:fldChar w:fldCharType="begin"/>
            </w:r>
            <w:r>
              <w:rPr>
                <w:noProof/>
                <w:webHidden/>
              </w:rPr>
              <w:instrText xml:space="preserve"> PAGEREF _Toc213102657 \h </w:instrText>
            </w:r>
            <w:r>
              <w:rPr>
                <w:noProof/>
                <w:webHidden/>
              </w:rPr>
            </w:r>
            <w:r>
              <w:rPr>
                <w:noProof/>
                <w:webHidden/>
              </w:rPr>
              <w:fldChar w:fldCharType="separate"/>
            </w:r>
            <w:r>
              <w:rPr>
                <w:noProof/>
                <w:webHidden/>
              </w:rPr>
              <w:t>42</w:t>
            </w:r>
            <w:r>
              <w:rPr>
                <w:noProof/>
                <w:webHidden/>
              </w:rPr>
              <w:fldChar w:fldCharType="end"/>
            </w:r>
          </w:hyperlink>
        </w:p>
        <w:p w:rsidR="00F61769" w:rsidRDefault="00F61769" w14:paraId="4BB5323B" w14:textId="263DCBF1">
          <w:pPr>
            <w:pStyle w:val="TOC3"/>
            <w:tabs>
              <w:tab w:val="right" w:leader="dot" w:pos="9350"/>
            </w:tabs>
            <w:rPr>
              <w:noProof/>
              <w:kern w:val="2"/>
              <w:lang w:val="en-ID" w:eastAsia="en-ID"/>
              <w14:ligatures w14:val="standardContextual"/>
            </w:rPr>
          </w:pPr>
          <w:hyperlink w:history="1" w:anchor="_Toc213102658">
            <w:r w:rsidRPr="00D52C88">
              <w:rPr>
                <w:rStyle w:val="Hyperlink"/>
                <w:noProof/>
                <w:lang w:val="en-ID"/>
              </w:rPr>
              <w:t xml:space="preserve">4.3 </w:t>
            </w:r>
            <w:r w:rsidRPr="00D52C88">
              <w:rPr>
                <w:rStyle w:val="Hyperlink"/>
                <w:noProof/>
              </w:rPr>
              <w:t>Penghalusan Noise (Noise Smoothing)</w:t>
            </w:r>
            <w:r>
              <w:rPr>
                <w:noProof/>
                <w:webHidden/>
              </w:rPr>
              <w:tab/>
            </w:r>
            <w:r>
              <w:rPr>
                <w:noProof/>
                <w:webHidden/>
              </w:rPr>
              <w:fldChar w:fldCharType="begin"/>
            </w:r>
            <w:r>
              <w:rPr>
                <w:noProof/>
                <w:webHidden/>
              </w:rPr>
              <w:instrText xml:space="preserve"> PAGEREF _Toc213102658 \h </w:instrText>
            </w:r>
            <w:r>
              <w:rPr>
                <w:noProof/>
                <w:webHidden/>
              </w:rPr>
            </w:r>
            <w:r>
              <w:rPr>
                <w:noProof/>
                <w:webHidden/>
              </w:rPr>
              <w:fldChar w:fldCharType="separate"/>
            </w:r>
            <w:r>
              <w:rPr>
                <w:noProof/>
                <w:webHidden/>
              </w:rPr>
              <w:t>43</w:t>
            </w:r>
            <w:r>
              <w:rPr>
                <w:noProof/>
                <w:webHidden/>
              </w:rPr>
              <w:fldChar w:fldCharType="end"/>
            </w:r>
          </w:hyperlink>
        </w:p>
        <w:p w:rsidR="00F61769" w:rsidRDefault="00F61769" w14:paraId="0154EE9C" w14:textId="563BA251">
          <w:pPr>
            <w:pStyle w:val="TOC1"/>
            <w:tabs>
              <w:tab w:val="right" w:leader="dot" w:pos="9350"/>
            </w:tabs>
            <w:rPr>
              <w:noProof/>
              <w:kern w:val="2"/>
              <w:lang w:val="en-ID" w:eastAsia="en-ID"/>
              <w14:ligatures w14:val="standardContextual"/>
            </w:rPr>
          </w:pPr>
          <w:hyperlink w:history="1" w:anchor="_Toc213102659">
            <w:r w:rsidRPr="00D52C88">
              <w:rPr>
                <w:rStyle w:val="Hyperlink"/>
                <w:noProof/>
              </w:rPr>
              <w:t>BAB 5</w:t>
            </w:r>
            <w:r>
              <w:rPr>
                <w:noProof/>
                <w:webHidden/>
              </w:rPr>
              <w:tab/>
            </w:r>
            <w:r>
              <w:rPr>
                <w:noProof/>
                <w:webHidden/>
              </w:rPr>
              <w:fldChar w:fldCharType="begin"/>
            </w:r>
            <w:r>
              <w:rPr>
                <w:noProof/>
                <w:webHidden/>
              </w:rPr>
              <w:instrText xml:space="preserve"> PAGEREF _Toc213102659 \h </w:instrText>
            </w:r>
            <w:r>
              <w:rPr>
                <w:noProof/>
                <w:webHidden/>
              </w:rPr>
            </w:r>
            <w:r>
              <w:rPr>
                <w:noProof/>
                <w:webHidden/>
              </w:rPr>
              <w:fldChar w:fldCharType="separate"/>
            </w:r>
            <w:r>
              <w:rPr>
                <w:noProof/>
                <w:webHidden/>
              </w:rPr>
              <w:t>44</w:t>
            </w:r>
            <w:r>
              <w:rPr>
                <w:noProof/>
                <w:webHidden/>
              </w:rPr>
              <w:fldChar w:fldCharType="end"/>
            </w:r>
          </w:hyperlink>
        </w:p>
        <w:p w:rsidR="00F61769" w:rsidRDefault="00F61769" w14:paraId="32527CBD" w14:textId="42C05664">
          <w:pPr>
            <w:pStyle w:val="TOC3"/>
            <w:tabs>
              <w:tab w:val="right" w:leader="dot" w:pos="9350"/>
            </w:tabs>
            <w:rPr>
              <w:noProof/>
              <w:kern w:val="2"/>
              <w:lang w:val="en-ID" w:eastAsia="en-ID"/>
              <w14:ligatures w14:val="standardContextual"/>
            </w:rPr>
          </w:pPr>
          <w:hyperlink w:history="1" w:anchor="_Toc213102660">
            <w:r w:rsidRPr="00D52C88">
              <w:rPr>
                <w:rStyle w:val="Hyperlink"/>
                <w:noProof/>
              </w:rPr>
              <w:t>5. 1. Gradient and Laplacian</w:t>
            </w:r>
            <w:r>
              <w:rPr>
                <w:noProof/>
                <w:webHidden/>
              </w:rPr>
              <w:tab/>
            </w:r>
            <w:r>
              <w:rPr>
                <w:noProof/>
                <w:webHidden/>
              </w:rPr>
              <w:fldChar w:fldCharType="begin"/>
            </w:r>
            <w:r>
              <w:rPr>
                <w:noProof/>
                <w:webHidden/>
              </w:rPr>
              <w:instrText xml:space="preserve"> PAGEREF _Toc213102660 \h </w:instrText>
            </w:r>
            <w:r>
              <w:rPr>
                <w:noProof/>
                <w:webHidden/>
              </w:rPr>
            </w:r>
            <w:r>
              <w:rPr>
                <w:noProof/>
                <w:webHidden/>
              </w:rPr>
              <w:fldChar w:fldCharType="separate"/>
            </w:r>
            <w:r>
              <w:rPr>
                <w:noProof/>
                <w:webHidden/>
              </w:rPr>
              <w:t>44</w:t>
            </w:r>
            <w:r>
              <w:rPr>
                <w:noProof/>
                <w:webHidden/>
              </w:rPr>
              <w:fldChar w:fldCharType="end"/>
            </w:r>
          </w:hyperlink>
        </w:p>
        <w:p w:rsidR="00F61769" w:rsidRDefault="00F61769" w14:paraId="21881CA1" w14:textId="29897AE1">
          <w:pPr>
            <w:pStyle w:val="TOC3"/>
            <w:tabs>
              <w:tab w:val="right" w:leader="dot" w:pos="9350"/>
            </w:tabs>
            <w:rPr>
              <w:noProof/>
              <w:kern w:val="2"/>
              <w:lang w:val="en-ID" w:eastAsia="en-ID"/>
              <w14:ligatures w14:val="standardContextual"/>
            </w:rPr>
          </w:pPr>
          <w:hyperlink w:history="1" w:anchor="_Toc213102661">
            <w:r w:rsidRPr="00D52C88">
              <w:rPr>
                <w:rStyle w:val="Hyperlink"/>
                <w:noProof/>
              </w:rPr>
              <w:t>5. 1. 1. Derivatives and gradients</w:t>
            </w:r>
            <w:r>
              <w:rPr>
                <w:noProof/>
                <w:webHidden/>
              </w:rPr>
              <w:tab/>
            </w:r>
            <w:r>
              <w:rPr>
                <w:noProof/>
                <w:webHidden/>
              </w:rPr>
              <w:fldChar w:fldCharType="begin"/>
            </w:r>
            <w:r>
              <w:rPr>
                <w:noProof/>
                <w:webHidden/>
              </w:rPr>
              <w:instrText xml:space="preserve"> PAGEREF _Toc213102661 \h </w:instrText>
            </w:r>
            <w:r>
              <w:rPr>
                <w:noProof/>
                <w:webHidden/>
              </w:rPr>
            </w:r>
            <w:r>
              <w:rPr>
                <w:noProof/>
                <w:webHidden/>
              </w:rPr>
              <w:fldChar w:fldCharType="separate"/>
            </w:r>
            <w:r>
              <w:rPr>
                <w:noProof/>
                <w:webHidden/>
              </w:rPr>
              <w:t>45</w:t>
            </w:r>
            <w:r>
              <w:rPr>
                <w:noProof/>
                <w:webHidden/>
              </w:rPr>
              <w:fldChar w:fldCharType="end"/>
            </w:r>
          </w:hyperlink>
        </w:p>
        <w:p w:rsidR="00F61769" w:rsidRDefault="00F61769" w14:paraId="7DBF13C7" w14:textId="04B94BE9">
          <w:pPr>
            <w:pStyle w:val="TOC3"/>
            <w:tabs>
              <w:tab w:val="right" w:leader="dot" w:pos="9350"/>
            </w:tabs>
            <w:rPr>
              <w:noProof/>
              <w:kern w:val="2"/>
              <w:lang w:val="en-ID" w:eastAsia="en-ID"/>
              <w14:ligatures w14:val="standardContextual"/>
            </w:rPr>
          </w:pPr>
          <w:hyperlink w:history="1" w:anchor="_Toc213102662">
            <w:r w:rsidRPr="00D52C88">
              <w:rPr>
                <w:rStyle w:val="Hyperlink"/>
                <w:noProof/>
              </w:rPr>
              <w:t>5. 1. 2. Laplacian</w:t>
            </w:r>
            <w:r>
              <w:rPr>
                <w:noProof/>
                <w:webHidden/>
              </w:rPr>
              <w:tab/>
            </w:r>
            <w:r>
              <w:rPr>
                <w:noProof/>
                <w:webHidden/>
              </w:rPr>
              <w:fldChar w:fldCharType="begin"/>
            </w:r>
            <w:r>
              <w:rPr>
                <w:noProof/>
                <w:webHidden/>
              </w:rPr>
              <w:instrText xml:space="preserve"> PAGEREF _Toc213102662 \h </w:instrText>
            </w:r>
            <w:r>
              <w:rPr>
                <w:noProof/>
                <w:webHidden/>
              </w:rPr>
            </w:r>
            <w:r>
              <w:rPr>
                <w:noProof/>
                <w:webHidden/>
              </w:rPr>
              <w:fldChar w:fldCharType="separate"/>
            </w:r>
            <w:r>
              <w:rPr>
                <w:noProof/>
                <w:webHidden/>
              </w:rPr>
              <w:t>46</w:t>
            </w:r>
            <w:r>
              <w:rPr>
                <w:noProof/>
                <w:webHidden/>
              </w:rPr>
              <w:fldChar w:fldCharType="end"/>
            </w:r>
          </w:hyperlink>
        </w:p>
        <w:p w:rsidR="00F61769" w:rsidRDefault="00F61769" w14:paraId="2666C633" w14:textId="02A44BD6">
          <w:pPr>
            <w:pStyle w:val="TOC3"/>
            <w:tabs>
              <w:tab w:val="right" w:leader="dot" w:pos="9350"/>
            </w:tabs>
            <w:rPr>
              <w:noProof/>
              <w:kern w:val="2"/>
              <w:lang w:val="en-ID" w:eastAsia="en-ID"/>
              <w14:ligatures w14:val="standardContextual"/>
            </w:rPr>
          </w:pPr>
          <w:hyperlink w:history="1" w:anchor="_Toc213102663">
            <w:r w:rsidRPr="00D52C88">
              <w:rPr>
                <w:rStyle w:val="Hyperlink"/>
                <w:noProof/>
              </w:rPr>
              <w:t>5. 1. 3. Effects of noise on gradient computation</w:t>
            </w:r>
            <w:r>
              <w:rPr>
                <w:noProof/>
                <w:webHidden/>
              </w:rPr>
              <w:tab/>
            </w:r>
            <w:r>
              <w:rPr>
                <w:noProof/>
                <w:webHidden/>
              </w:rPr>
              <w:fldChar w:fldCharType="begin"/>
            </w:r>
            <w:r>
              <w:rPr>
                <w:noProof/>
                <w:webHidden/>
              </w:rPr>
              <w:instrText xml:space="preserve"> PAGEREF _Toc213102663 \h </w:instrText>
            </w:r>
            <w:r>
              <w:rPr>
                <w:noProof/>
                <w:webHidden/>
              </w:rPr>
            </w:r>
            <w:r>
              <w:rPr>
                <w:noProof/>
                <w:webHidden/>
              </w:rPr>
              <w:fldChar w:fldCharType="separate"/>
            </w:r>
            <w:r>
              <w:rPr>
                <w:noProof/>
                <w:webHidden/>
              </w:rPr>
              <w:t>47</w:t>
            </w:r>
            <w:r>
              <w:rPr>
                <w:noProof/>
                <w:webHidden/>
              </w:rPr>
              <w:fldChar w:fldCharType="end"/>
            </w:r>
          </w:hyperlink>
        </w:p>
        <w:p w:rsidR="00F61769" w:rsidRDefault="00F61769" w14:paraId="4FCE4900" w14:textId="7236F28D">
          <w:pPr>
            <w:pStyle w:val="TOC2"/>
            <w:tabs>
              <w:tab w:val="right" w:leader="dot" w:pos="9350"/>
            </w:tabs>
            <w:rPr>
              <w:noProof/>
              <w:kern w:val="2"/>
              <w:lang w:val="en-ID" w:eastAsia="en-ID"/>
              <w14:ligatures w14:val="standardContextual"/>
            </w:rPr>
          </w:pPr>
          <w:hyperlink w:history="1" w:anchor="_Toc213102664">
            <w:r w:rsidRPr="00D52C88">
              <w:rPr>
                <w:rStyle w:val="Hyperlink"/>
                <w:rFonts w:ascii="Times New Roman" w:hAnsi="Times New Roman" w:eastAsia="Times New Roman" w:cs="Times New Roman"/>
                <w:b/>
                <w:bCs/>
                <w:noProof/>
              </w:rPr>
              <w:t>5. 2. Sharpening and unsharp masking</w:t>
            </w:r>
            <w:r>
              <w:rPr>
                <w:noProof/>
                <w:webHidden/>
              </w:rPr>
              <w:tab/>
            </w:r>
            <w:r>
              <w:rPr>
                <w:noProof/>
                <w:webHidden/>
              </w:rPr>
              <w:fldChar w:fldCharType="begin"/>
            </w:r>
            <w:r>
              <w:rPr>
                <w:noProof/>
                <w:webHidden/>
              </w:rPr>
              <w:instrText xml:space="preserve"> PAGEREF _Toc213102664 \h </w:instrText>
            </w:r>
            <w:r>
              <w:rPr>
                <w:noProof/>
                <w:webHidden/>
              </w:rPr>
            </w:r>
            <w:r>
              <w:rPr>
                <w:noProof/>
                <w:webHidden/>
              </w:rPr>
              <w:fldChar w:fldCharType="separate"/>
            </w:r>
            <w:r>
              <w:rPr>
                <w:noProof/>
                <w:webHidden/>
              </w:rPr>
              <w:t>48</w:t>
            </w:r>
            <w:r>
              <w:rPr>
                <w:noProof/>
                <w:webHidden/>
              </w:rPr>
              <w:fldChar w:fldCharType="end"/>
            </w:r>
          </w:hyperlink>
        </w:p>
        <w:p w:rsidR="00F61769" w:rsidRDefault="00F61769" w14:paraId="37D360DD" w14:textId="515FBB8E">
          <w:pPr>
            <w:pStyle w:val="TOC3"/>
            <w:tabs>
              <w:tab w:val="right" w:leader="dot" w:pos="9350"/>
            </w:tabs>
            <w:rPr>
              <w:noProof/>
              <w:kern w:val="2"/>
              <w:lang w:val="en-ID" w:eastAsia="en-ID"/>
              <w14:ligatures w14:val="standardContextual"/>
            </w:rPr>
          </w:pPr>
          <w:hyperlink w:history="1" w:anchor="_Toc213102665">
            <w:r w:rsidRPr="00D52C88">
              <w:rPr>
                <w:rStyle w:val="Hyperlink"/>
                <w:noProof/>
              </w:rPr>
              <w:t>5. 2. 1. Sharpening with Laplacian</w:t>
            </w:r>
            <w:r>
              <w:rPr>
                <w:noProof/>
                <w:webHidden/>
              </w:rPr>
              <w:tab/>
            </w:r>
            <w:r>
              <w:rPr>
                <w:noProof/>
                <w:webHidden/>
              </w:rPr>
              <w:fldChar w:fldCharType="begin"/>
            </w:r>
            <w:r>
              <w:rPr>
                <w:noProof/>
                <w:webHidden/>
              </w:rPr>
              <w:instrText xml:space="preserve"> PAGEREF _Toc213102665 \h </w:instrText>
            </w:r>
            <w:r>
              <w:rPr>
                <w:noProof/>
                <w:webHidden/>
              </w:rPr>
            </w:r>
            <w:r>
              <w:rPr>
                <w:noProof/>
                <w:webHidden/>
              </w:rPr>
              <w:fldChar w:fldCharType="separate"/>
            </w:r>
            <w:r>
              <w:rPr>
                <w:noProof/>
                <w:webHidden/>
              </w:rPr>
              <w:t>48</w:t>
            </w:r>
            <w:r>
              <w:rPr>
                <w:noProof/>
                <w:webHidden/>
              </w:rPr>
              <w:fldChar w:fldCharType="end"/>
            </w:r>
          </w:hyperlink>
        </w:p>
        <w:p w:rsidR="00F61769" w:rsidRDefault="00F61769" w14:paraId="4337CC49" w14:textId="1C68A55E">
          <w:pPr>
            <w:pStyle w:val="TOC3"/>
            <w:tabs>
              <w:tab w:val="right" w:leader="dot" w:pos="9350"/>
            </w:tabs>
            <w:rPr>
              <w:noProof/>
              <w:kern w:val="2"/>
              <w:lang w:val="en-ID" w:eastAsia="en-ID"/>
              <w14:ligatures w14:val="standardContextual"/>
            </w:rPr>
          </w:pPr>
          <w:hyperlink w:history="1" w:anchor="_Toc213102666">
            <w:r w:rsidRPr="00D52C88">
              <w:rPr>
                <w:rStyle w:val="Hyperlink"/>
                <w:noProof/>
              </w:rPr>
              <w:t>5. 2. 2. Unsharp masking</w:t>
            </w:r>
            <w:r>
              <w:rPr>
                <w:noProof/>
                <w:webHidden/>
              </w:rPr>
              <w:tab/>
            </w:r>
            <w:r>
              <w:rPr>
                <w:noProof/>
                <w:webHidden/>
              </w:rPr>
              <w:fldChar w:fldCharType="begin"/>
            </w:r>
            <w:r>
              <w:rPr>
                <w:noProof/>
                <w:webHidden/>
              </w:rPr>
              <w:instrText xml:space="preserve"> PAGEREF _Toc213102666 \h </w:instrText>
            </w:r>
            <w:r>
              <w:rPr>
                <w:noProof/>
                <w:webHidden/>
              </w:rPr>
            </w:r>
            <w:r>
              <w:rPr>
                <w:noProof/>
                <w:webHidden/>
              </w:rPr>
              <w:fldChar w:fldCharType="separate"/>
            </w:r>
            <w:r>
              <w:rPr>
                <w:noProof/>
                <w:webHidden/>
              </w:rPr>
              <w:t>49</w:t>
            </w:r>
            <w:r>
              <w:rPr>
                <w:noProof/>
                <w:webHidden/>
              </w:rPr>
              <w:fldChar w:fldCharType="end"/>
            </w:r>
          </w:hyperlink>
        </w:p>
        <w:p w:rsidR="00F61769" w:rsidRDefault="00F61769" w14:paraId="4EA4E9BB" w14:textId="1CB28FA1">
          <w:pPr>
            <w:pStyle w:val="TOC2"/>
            <w:tabs>
              <w:tab w:val="right" w:leader="dot" w:pos="9350"/>
            </w:tabs>
            <w:rPr>
              <w:noProof/>
              <w:kern w:val="2"/>
              <w:lang w:val="en-ID" w:eastAsia="en-ID"/>
              <w14:ligatures w14:val="standardContextual"/>
            </w:rPr>
          </w:pPr>
          <w:hyperlink w:history="1" w:anchor="_Toc213102667">
            <w:r w:rsidRPr="00D52C88">
              <w:rPr>
                <w:rStyle w:val="Hyperlink"/>
                <w:rFonts w:ascii="Times New Roman" w:hAnsi="Times New Roman" w:eastAsia="Times New Roman" w:cs="Times New Roman"/>
                <w:b/>
                <w:bCs/>
                <w:noProof/>
              </w:rPr>
              <w:t>5. 3. Edge detection using derivatives and filters (Sobel, Canny, and soon)</w:t>
            </w:r>
            <w:r>
              <w:rPr>
                <w:noProof/>
                <w:webHidden/>
              </w:rPr>
              <w:tab/>
            </w:r>
            <w:r>
              <w:rPr>
                <w:noProof/>
                <w:webHidden/>
              </w:rPr>
              <w:fldChar w:fldCharType="begin"/>
            </w:r>
            <w:r>
              <w:rPr>
                <w:noProof/>
                <w:webHidden/>
              </w:rPr>
              <w:instrText xml:space="preserve"> PAGEREF _Toc213102667 \h </w:instrText>
            </w:r>
            <w:r>
              <w:rPr>
                <w:noProof/>
                <w:webHidden/>
              </w:rPr>
            </w:r>
            <w:r>
              <w:rPr>
                <w:noProof/>
                <w:webHidden/>
              </w:rPr>
              <w:fldChar w:fldCharType="separate"/>
            </w:r>
            <w:r>
              <w:rPr>
                <w:noProof/>
                <w:webHidden/>
              </w:rPr>
              <w:t>50</w:t>
            </w:r>
            <w:r>
              <w:rPr>
                <w:noProof/>
                <w:webHidden/>
              </w:rPr>
              <w:fldChar w:fldCharType="end"/>
            </w:r>
          </w:hyperlink>
        </w:p>
        <w:p w:rsidR="00F61769" w:rsidRDefault="00F61769" w14:paraId="27A78347" w14:textId="7F5898FB">
          <w:pPr>
            <w:pStyle w:val="TOC3"/>
            <w:tabs>
              <w:tab w:val="right" w:leader="dot" w:pos="9350"/>
            </w:tabs>
            <w:rPr>
              <w:noProof/>
              <w:kern w:val="2"/>
              <w:lang w:val="en-ID" w:eastAsia="en-ID"/>
              <w14:ligatures w14:val="standardContextual"/>
            </w:rPr>
          </w:pPr>
          <w:hyperlink w:history="1" w:anchor="_Toc213102668">
            <w:r w:rsidRPr="00D52C88">
              <w:rPr>
                <w:rStyle w:val="Hyperlink"/>
                <w:noProof/>
              </w:rPr>
              <w:t>5. 3. 1. With gradient magnitude computed using the partial derivatives</w:t>
            </w:r>
            <w:r>
              <w:rPr>
                <w:noProof/>
                <w:webHidden/>
              </w:rPr>
              <w:tab/>
            </w:r>
            <w:r>
              <w:rPr>
                <w:noProof/>
                <w:webHidden/>
              </w:rPr>
              <w:fldChar w:fldCharType="begin"/>
            </w:r>
            <w:r>
              <w:rPr>
                <w:noProof/>
                <w:webHidden/>
              </w:rPr>
              <w:instrText xml:space="preserve"> PAGEREF _Toc213102668 \h </w:instrText>
            </w:r>
            <w:r>
              <w:rPr>
                <w:noProof/>
                <w:webHidden/>
              </w:rPr>
            </w:r>
            <w:r>
              <w:rPr>
                <w:noProof/>
                <w:webHidden/>
              </w:rPr>
              <w:fldChar w:fldCharType="separate"/>
            </w:r>
            <w:r>
              <w:rPr>
                <w:noProof/>
                <w:webHidden/>
              </w:rPr>
              <w:t>50</w:t>
            </w:r>
            <w:r>
              <w:rPr>
                <w:noProof/>
                <w:webHidden/>
              </w:rPr>
              <w:fldChar w:fldCharType="end"/>
            </w:r>
          </w:hyperlink>
        </w:p>
        <w:p w:rsidR="00F61769" w:rsidRDefault="00F61769" w14:paraId="6063F430" w14:textId="4B29D902">
          <w:pPr>
            <w:pStyle w:val="TOC3"/>
            <w:tabs>
              <w:tab w:val="right" w:leader="dot" w:pos="9350"/>
            </w:tabs>
            <w:rPr>
              <w:noProof/>
              <w:kern w:val="2"/>
              <w:lang w:val="en-ID" w:eastAsia="en-ID"/>
              <w14:ligatures w14:val="standardContextual"/>
            </w:rPr>
          </w:pPr>
          <w:hyperlink w:history="1" w:anchor="_Toc213102669">
            <w:r w:rsidRPr="00D52C88">
              <w:rPr>
                <w:rStyle w:val="Hyperlink"/>
                <w:noProof/>
              </w:rPr>
              <w:t>5. 3. 2. Sobel edge detector with scikit-image</w:t>
            </w:r>
            <w:r>
              <w:rPr>
                <w:noProof/>
                <w:webHidden/>
              </w:rPr>
              <w:tab/>
            </w:r>
            <w:r>
              <w:rPr>
                <w:noProof/>
                <w:webHidden/>
              </w:rPr>
              <w:fldChar w:fldCharType="begin"/>
            </w:r>
            <w:r>
              <w:rPr>
                <w:noProof/>
                <w:webHidden/>
              </w:rPr>
              <w:instrText xml:space="preserve"> PAGEREF _Toc213102669 \h </w:instrText>
            </w:r>
            <w:r>
              <w:rPr>
                <w:noProof/>
                <w:webHidden/>
              </w:rPr>
            </w:r>
            <w:r>
              <w:rPr>
                <w:noProof/>
                <w:webHidden/>
              </w:rPr>
              <w:fldChar w:fldCharType="separate"/>
            </w:r>
            <w:r>
              <w:rPr>
                <w:noProof/>
                <w:webHidden/>
              </w:rPr>
              <w:t>51</w:t>
            </w:r>
            <w:r>
              <w:rPr>
                <w:noProof/>
                <w:webHidden/>
              </w:rPr>
              <w:fldChar w:fldCharType="end"/>
            </w:r>
          </w:hyperlink>
        </w:p>
        <w:p w:rsidR="00F61769" w:rsidRDefault="00F61769" w14:paraId="759BB485" w14:textId="30EBAEE1">
          <w:pPr>
            <w:pStyle w:val="TOC3"/>
            <w:tabs>
              <w:tab w:val="right" w:leader="dot" w:pos="9350"/>
            </w:tabs>
            <w:rPr>
              <w:noProof/>
              <w:kern w:val="2"/>
              <w:lang w:val="en-ID" w:eastAsia="en-ID"/>
              <w14:ligatures w14:val="standardContextual"/>
            </w:rPr>
          </w:pPr>
          <w:hyperlink w:history="1" w:anchor="_Toc213102670">
            <w:r w:rsidRPr="00D52C88">
              <w:rPr>
                <w:rStyle w:val="Hyperlink"/>
                <w:noProof/>
              </w:rPr>
              <w:t>5. 3. 3. Different edge detectors with scikit-image</w:t>
            </w:r>
            <w:r>
              <w:rPr>
                <w:noProof/>
                <w:webHidden/>
              </w:rPr>
              <w:tab/>
            </w:r>
            <w:r>
              <w:rPr>
                <w:noProof/>
                <w:webHidden/>
              </w:rPr>
              <w:fldChar w:fldCharType="begin"/>
            </w:r>
            <w:r>
              <w:rPr>
                <w:noProof/>
                <w:webHidden/>
              </w:rPr>
              <w:instrText xml:space="preserve"> PAGEREF _Toc213102670 \h </w:instrText>
            </w:r>
            <w:r>
              <w:rPr>
                <w:noProof/>
                <w:webHidden/>
              </w:rPr>
            </w:r>
            <w:r>
              <w:rPr>
                <w:noProof/>
                <w:webHidden/>
              </w:rPr>
              <w:fldChar w:fldCharType="separate"/>
            </w:r>
            <w:r>
              <w:rPr>
                <w:noProof/>
                <w:webHidden/>
              </w:rPr>
              <w:t>53</w:t>
            </w:r>
            <w:r>
              <w:rPr>
                <w:noProof/>
                <w:webHidden/>
              </w:rPr>
              <w:fldChar w:fldCharType="end"/>
            </w:r>
          </w:hyperlink>
        </w:p>
        <w:p w:rsidR="00F61769" w:rsidRDefault="00F61769" w14:paraId="71693F69" w14:textId="1A891ED1">
          <w:pPr>
            <w:pStyle w:val="TOC3"/>
            <w:tabs>
              <w:tab w:val="right" w:leader="dot" w:pos="9350"/>
            </w:tabs>
            <w:rPr>
              <w:noProof/>
              <w:kern w:val="2"/>
              <w:lang w:val="en-ID" w:eastAsia="en-ID"/>
              <w14:ligatures w14:val="standardContextual"/>
            </w:rPr>
          </w:pPr>
          <w:hyperlink w:history="1" w:anchor="_Toc213102671">
            <w:r w:rsidRPr="00D52C88">
              <w:rPr>
                <w:rStyle w:val="Hyperlink"/>
                <w:noProof/>
              </w:rPr>
              <w:t>5. 3. 4. The Canny edge detector with scikit-image</w:t>
            </w:r>
            <w:r>
              <w:rPr>
                <w:noProof/>
                <w:webHidden/>
              </w:rPr>
              <w:tab/>
            </w:r>
            <w:r>
              <w:rPr>
                <w:noProof/>
                <w:webHidden/>
              </w:rPr>
              <w:fldChar w:fldCharType="begin"/>
            </w:r>
            <w:r>
              <w:rPr>
                <w:noProof/>
                <w:webHidden/>
              </w:rPr>
              <w:instrText xml:space="preserve"> PAGEREF _Toc213102671 \h </w:instrText>
            </w:r>
            <w:r>
              <w:rPr>
                <w:noProof/>
                <w:webHidden/>
              </w:rPr>
            </w:r>
            <w:r>
              <w:rPr>
                <w:noProof/>
                <w:webHidden/>
              </w:rPr>
              <w:fldChar w:fldCharType="separate"/>
            </w:r>
            <w:r>
              <w:rPr>
                <w:noProof/>
                <w:webHidden/>
              </w:rPr>
              <w:t>54</w:t>
            </w:r>
            <w:r>
              <w:rPr>
                <w:noProof/>
                <w:webHidden/>
              </w:rPr>
              <w:fldChar w:fldCharType="end"/>
            </w:r>
          </w:hyperlink>
        </w:p>
        <w:p w:rsidR="00F61769" w:rsidRDefault="00F61769" w14:paraId="6DB28AF7" w14:textId="787DDF5E">
          <w:pPr>
            <w:pStyle w:val="TOC3"/>
            <w:tabs>
              <w:tab w:val="right" w:leader="dot" w:pos="9350"/>
            </w:tabs>
            <w:rPr>
              <w:noProof/>
              <w:kern w:val="2"/>
              <w:lang w:val="en-ID" w:eastAsia="en-ID"/>
              <w14:ligatures w14:val="standardContextual"/>
            </w:rPr>
          </w:pPr>
          <w:hyperlink w:history="1" w:anchor="_Toc213102672">
            <w:r w:rsidRPr="00D52C88">
              <w:rPr>
                <w:rStyle w:val="Hyperlink"/>
                <w:noProof/>
              </w:rPr>
              <w:t>5. 3. 5. The LoG and DoG filters</w:t>
            </w:r>
            <w:r>
              <w:rPr>
                <w:noProof/>
                <w:webHidden/>
              </w:rPr>
              <w:tab/>
            </w:r>
            <w:r>
              <w:rPr>
                <w:noProof/>
                <w:webHidden/>
              </w:rPr>
              <w:fldChar w:fldCharType="begin"/>
            </w:r>
            <w:r>
              <w:rPr>
                <w:noProof/>
                <w:webHidden/>
              </w:rPr>
              <w:instrText xml:space="preserve"> PAGEREF _Toc213102672 \h </w:instrText>
            </w:r>
            <w:r>
              <w:rPr>
                <w:noProof/>
                <w:webHidden/>
              </w:rPr>
            </w:r>
            <w:r>
              <w:rPr>
                <w:noProof/>
                <w:webHidden/>
              </w:rPr>
              <w:fldChar w:fldCharType="separate"/>
            </w:r>
            <w:r>
              <w:rPr>
                <w:noProof/>
                <w:webHidden/>
              </w:rPr>
              <w:t>55</w:t>
            </w:r>
            <w:r>
              <w:rPr>
                <w:noProof/>
                <w:webHidden/>
              </w:rPr>
              <w:fldChar w:fldCharType="end"/>
            </w:r>
          </w:hyperlink>
        </w:p>
        <w:p w:rsidR="00F61769" w:rsidRDefault="00F61769" w14:paraId="758A0E41" w14:textId="6195900F">
          <w:pPr>
            <w:pStyle w:val="TOC3"/>
            <w:tabs>
              <w:tab w:val="right" w:leader="dot" w:pos="9350"/>
            </w:tabs>
            <w:rPr>
              <w:noProof/>
              <w:kern w:val="2"/>
              <w:lang w:val="en-ID" w:eastAsia="en-ID"/>
              <w14:ligatures w14:val="standardContextual"/>
            </w:rPr>
          </w:pPr>
          <w:hyperlink w:history="1" w:anchor="_Toc213102673">
            <w:r w:rsidRPr="00D52C88">
              <w:rPr>
                <w:rStyle w:val="Hyperlink"/>
                <w:noProof/>
              </w:rPr>
              <w:t>5. 3. 6. Finding and enchancing edges with PIL</w:t>
            </w:r>
            <w:r>
              <w:rPr>
                <w:noProof/>
                <w:webHidden/>
              </w:rPr>
              <w:tab/>
            </w:r>
            <w:r>
              <w:rPr>
                <w:noProof/>
                <w:webHidden/>
              </w:rPr>
              <w:fldChar w:fldCharType="begin"/>
            </w:r>
            <w:r>
              <w:rPr>
                <w:noProof/>
                <w:webHidden/>
              </w:rPr>
              <w:instrText xml:space="preserve"> PAGEREF _Toc213102673 \h </w:instrText>
            </w:r>
            <w:r>
              <w:rPr>
                <w:noProof/>
                <w:webHidden/>
              </w:rPr>
            </w:r>
            <w:r>
              <w:rPr>
                <w:noProof/>
                <w:webHidden/>
              </w:rPr>
              <w:fldChar w:fldCharType="separate"/>
            </w:r>
            <w:r>
              <w:rPr>
                <w:noProof/>
                <w:webHidden/>
              </w:rPr>
              <w:t>58</w:t>
            </w:r>
            <w:r>
              <w:rPr>
                <w:noProof/>
                <w:webHidden/>
              </w:rPr>
              <w:fldChar w:fldCharType="end"/>
            </w:r>
          </w:hyperlink>
        </w:p>
        <w:p w:rsidR="00F61769" w:rsidRDefault="00F61769" w14:paraId="4C51BC70" w14:textId="2B777A79">
          <w:pPr>
            <w:pStyle w:val="TOC2"/>
            <w:tabs>
              <w:tab w:val="right" w:leader="dot" w:pos="9350"/>
            </w:tabs>
            <w:rPr>
              <w:noProof/>
              <w:kern w:val="2"/>
              <w:lang w:val="en-ID" w:eastAsia="en-ID"/>
              <w14:ligatures w14:val="standardContextual"/>
            </w:rPr>
          </w:pPr>
          <w:hyperlink w:history="1" w:anchor="_Toc213102674">
            <w:r w:rsidRPr="00D52C88">
              <w:rPr>
                <w:rStyle w:val="Hyperlink"/>
                <w:rFonts w:ascii="Times New Roman" w:hAnsi="Times New Roman" w:eastAsia="Times New Roman" w:cs="Times New Roman"/>
                <w:b/>
                <w:bCs/>
                <w:noProof/>
              </w:rPr>
              <w:t>5. 4. Image pyramids (Gaussian and Laplacian) - blending images</w:t>
            </w:r>
            <w:r>
              <w:rPr>
                <w:noProof/>
                <w:webHidden/>
              </w:rPr>
              <w:tab/>
            </w:r>
            <w:r>
              <w:rPr>
                <w:noProof/>
                <w:webHidden/>
              </w:rPr>
              <w:fldChar w:fldCharType="begin"/>
            </w:r>
            <w:r>
              <w:rPr>
                <w:noProof/>
                <w:webHidden/>
              </w:rPr>
              <w:instrText xml:space="preserve"> PAGEREF _Toc213102674 \h </w:instrText>
            </w:r>
            <w:r>
              <w:rPr>
                <w:noProof/>
                <w:webHidden/>
              </w:rPr>
            </w:r>
            <w:r>
              <w:rPr>
                <w:noProof/>
                <w:webHidden/>
              </w:rPr>
              <w:fldChar w:fldCharType="separate"/>
            </w:r>
            <w:r>
              <w:rPr>
                <w:noProof/>
                <w:webHidden/>
              </w:rPr>
              <w:t>59</w:t>
            </w:r>
            <w:r>
              <w:rPr>
                <w:noProof/>
                <w:webHidden/>
              </w:rPr>
              <w:fldChar w:fldCharType="end"/>
            </w:r>
          </w:hyperlink>
        </w:p>
        <w:p w:rsidR="00F61769" w:rsidRDefault="00F61769" w14:paraId="76B6F305" w14:textId="6802DA23">
          <w:pPr>
            <w:pStyle w:val="TOC3"/>
            <w:tabs>
              <w:tab w:val="right" w:leader="dot" w:pos="9350"/>
            </w:tabs>
            <w:rPr>
              <w:noProof/>
              <w:kern w:val="2"/>
              <w:lang w:val="en-ID" w:eastAsia="en-ID"/>
              <w14:ligatures w14:val="standardContextual"/>
            </w:rPr>
          </w:pPr>
          <w:hyperlink w:history="1" w:anchor="_Toc213102675">
            <w:r w:rsidRPr="00D52C88">
              <w:rPr>
                <w:rStyle w:val="Hyperlink"/>
                <w:noProof/>
              </w:rPr>
              <w:t>5. 4. 1. A Gaussian pyramid with scikit-image transform pyramid module</w:t>
            </w:r>
            <w:r>
              <w:rPr>
                <w:noProof/>
                <w:webHidden/>
              </w:rPr>
              <w:tab/>
            </w:r>
            <w:r>
              <w:rPr>
                <w:noProof/>
                <w:webHidden/>
              </w:rPr>
              <w:fldChar w:fldCharType="begin"/>
            </w:r>
            <w:r>
              <w:rPr>
                <w:noProof/>
                <w:webHidden/>
              </w:rPr>
              <w:instrText xml:space="preserve"> PAGEREF _Toc213102675 \h </w:instrText>
            </w:r>
            <w:r>
              <w:rPr>
                <w:noProof/>
                <w:webHidden/>
              </w:rPr>
            </w:r>
            <w:r>
              <w:rPr>
                <w:noProof/>
                <w:webHidden/>
              </w:rPr>
              <w:fldChar w:fldCharType="separate"/>
            </w:r>
            <w:r>
              <w:rPr>
                <w:noProof/>
                <w:webHidden/>
              </w:rPr>
              <w:t>59</w:t>
            </w:r>
            <w:r>
              <w:rPr>
                <w:noProof/>
                <w:webHidden/>
              </w:rPr>
              <w:fldChar w:fldCharType="end"/>
            </w:r>
          </w:hyperlink>
        </w:p>
        <w:p w:rsidR="00F61769" w:rsidRDefault="00F61769" w14:paraId="6395FAF4" w14:textId="0D99028F">
          <w:pPr>
            <w:pStyle w:val="TOC3"/>
            <w:tabs>
              <w:tab w:val="right" w:leader="dot" w:pos="9350"/>
            </w:tabs>
            <w:rPr>
              <w:noProof/>
              <w:kern w:val="2"/>
              <w:lang w:val="en-ID" w:eastAsia="en-ID"/>
              <w14:ligatures w14:val="standardContextual"/>
            </w:rPr>
          </w:pPr>
          <w:hyperlink w:history="1" w:anchor="_Toc213102676">
            <w:r w:rsidRPr="00D52C88">
              <w:rPr>
                <w:rStyle w:val="Hyperlink"/>
                <w:noProof/>
              </w:rPr>
              <w:t>5. 4. 2. A Laplacian pyramid with scikit-image transform’s pyramid module</w:t>
            </w:r>
            <w:r>
              <w:rPr>
                <w:noProof/>
                <w:webHidden/>
              </w:rPr>
              <w:tab/>
            </w:r>
            <w:r>
              <w:rPr>
                <w:noProof/>
                <w:webHidden/>
              </w:rPr>
              <w:fldChar w:fldCharType="begin"/>
            </w:r>
            <w:r>
              <w:rPr>
                <w:noProof/>
                <w:webHidden/>
              </w:rPr>
              <w:instrText xml:space="preserve"> PAGEREF _Toc213102676 \h </w:instrText>
            </w:r>
            <w:r>
              <w:rPr>
                <w:noProof/>
                <w:webHidden/>
              </w:rPr>
            </w:r>
            <w:r>
              <w:rPr>
                <w:noProof/>
                <w:webHidden/>
              </w:rPr>
              <w:fldChar w:fldCharType="separate"/>
            </w:r>
            <w:r>
              <w:rPr>
                <w:noProof/>
                <w:webHidden/>
              </w:rPr>
              <w:t>60</w:t>
            </w:r>
            <w:r>
              <w:rPr>
                <w:noProof/>
                <w:webHidden/>
              </w:rPr>
              <w:fldChar w:fldCharType="end"/>
            </w:r>
          </w:hyperlink>
        </w:p>
        <w:p w:rsidR="00F61769" w:rsidRDefault="00F61769" w14:paraId="0BC95177" w14:textId="2BBA771B">
          <w:pPr>
            <w:pStyle w:val="TOC3"/>
            <w:tabs>
              <w:tab w:val="right" w:leader="dot" w:pos="9350"/>
            </w:tabs>
            <w:rPr>
              <w:noProof/>
              <w:kern w:val="2"/>
              <w:lang w:val="en-ID" w:eastAsia="en-ID"/>
              <w14:ligatures w14:val="standardContextual"/>
            </w:rPr>
          </w:pPr>
          <w:hyperlink w:history="1" w:anchor="_Toc213102677">
            <w:r w:rsidRPr="00D52C88">
              <w:rPr>
                <w:rStyle w:val="Hyperlink"/>
                <w:noProof/>
              </w:rPr>
              <w:t>5. 4. 3. Constructing the Gaussian Pyramid</w:t>
            </w:r>
            <w:r>
              <w:rPr>
                <w:noProof/>
                <w:webHidden/>
              </w:rPr>
              <w:tab/>
            </w:r>
            <w:r>
              <w:rPr>
                <w:noProof/>
                <w:webHidden/>
              </w:rPr>
              <w:fldChar w:fldCharType="begin"/>
            </w:r>
            <w:r>
              <w:rPr>
                <w:noProof/>
                <w:webHidden/>
              </w:rPr>
              <w:instrText xml:space="preserve"> PAGEREF _Toc213102677 \h </w:instrText>
            </w:r>
            <w:r>
              <w:rPr>
                <w:noProof/>
                <w:webHidden/>
              </w:rPr>
            </w:r>
            <w:r>
              <w:rPr>
                <w:noProof/>
                <w:webHidden/>
              </w:rPr>
              <w:fldChar w:fldCharType="separate"/>
            </w:r>
            <w:r>
              <w:rPr>
                <w:noProof/>
                <w:webHidden/>
              </w:rPr>
              <w:t>62</w:t>
            </w:r>
            <w:r>
              <w:rPr>
                <w:noProof/>
                <w:webHidden/>
              </w:rPr>
              <w:fldChar w:fldCharType="end"/>
            </w:r>
          </w:hyperlink>
        </w:p>
        <w:p w:rsidR="00F61769" w:rsidRDefault="00F61769" w14:paraId="4546E825" w14:textId="355C2D99">
          <w:pPr>
            <w:pStyle w:val="TOC3"/>
            <w:tabs>
              <w:tab w:val="right" w:leader="dot" w:pos="9350"/>
            </w:tabs>
            <w:rPr>
              <w:noProof/>
              <w:kern w:val="2"/>
              <w:lang w:val="en-ID" w:eastAsia="en-ID"/>
              <w14:ligatures w14:val="standardContextual"/>
            </w:rPr>
          </w:pPr>
          <w:hyperlink w:history="1" w:anchor="_Toc213102678">
            <w:r w:rsidRPr="00D52C88">
              <w:rPr>
                <w:rStyle w:val="Hyperlink"/>
                <w:noProof/>
              </w:rPr>
              <w:t>5. 4. 4. Reconstructing an image only from its Laplacian pyramid</w:t>
            </w:r>
            <w:r>
              <w:rPr>
                <w:noProof/>
                <w:webHidden/>
              </w:rPr>
              <w:tab/>
            </w:r>
            <w:r>
              <w:rPr>
                <w:noProof/>
                <w:webHidden/>
              </w:rPr>
              <w:fldChar w:fldCharType="begin"/>
            </w:r>
            <w:r>
              <w:rPr>
                <w:noProof/>
                <w:webHidden/>
              </w:rPr>
              <w:instrText xml:space="preserve"> PAGEREF _Toc213102678 \h </w:instrText>
            </w:r>
            <w:r>
              <w:rPr>
                <w:noProof/>
                <w:webHidden/>
              </w:rPr>
            </w:r>
            <w:r>
              <w:rPr>
                <w:noProof/>
                <w:webHidden/>
              </w:rPr>
              <w:fldChar w:fldCharType="separate"/>
            </w:r>
            <w:r>
              <w:rPr>
                <w:noProof/>
                <w:webHidden/>
              </w:rPr>
              <w:t>63</w:t>
            </w:r>
            <w:r>
              <w:rPr>
                <w:noProof/>
                <w:webHidden/>
              </w:rPr>
              <w:fldChar w:fldCharType="end"/>
            </w:r>
          </w:hyperlink>
        </w:p>
        <w:p w:rsidR="00F61769" w:rsidRDefault="00F61769" w14:paraId="4C44A9D5" w14:textId="496D215E">
          <w:pPr>
            <w:pStyle w:val="TOC3"/>
            <w:tabs>
              <w:tab w:val="right" w:leader="dot" w:pos="9350"/>
            </w:tabs>
            <w:rPr>
              <w:noProof/>
              <w:kern w:val="2"/>
              <w:lang w:val="en-ID" w:eastAsia="en-ID"/>
              <w14:ligatures w14:val="standardContextual"/>
            </w:rPr>
          </w:pPr>
          <w:hyperlink w:history="1" w:anchor="_Toc213102679">
            <w:r w:rsidRPr="00D52C88">
              <w:rPr>
                <w:rStyle w:val="Hyperlink"/>
                <w:noProof/>
              </w:rPr>
              <w:t>5. 4. 5. Blending images with pyramids</w:t>
            </w:r>
            <w:r>
              <w:rPr>
                <w:noProof/>
                <w:webHidden/>
              </w:rPr>
              <w:tab/>
            </w:r>
            <w:r>
              <w:rPr>
                <w:noProof/>
                <w:webHidden/>
              </w:rPr>
              <w:fldChar w:fldCharType="begin"/>
            </w:r>
            <w:r>
              <w:rPr>
                <w:noProof/>
                <w:webHidden/>
              </w:rPr>
              <w:instrText xml:space="preserve"> PAGEREF _Toc213102679 \h </w:instrText>
            </w:r>
            <w:r>
              <w:rPr>
                <w:noProof/>
                <w:webHidden/>
              </w:rPr>
            </w:r>
            <w:r>
              <w:rPr>
                <w:noProof/>
                <w:webHidden/>
              </w:rPr>
              <w:fldChar w:fldCharType="separate"/>
            </w:r>
            <w:r>
              <w:rPr>
                <w:noProof/>
                <w:webHidden/>
              </w:rPr>
              <w:t>64</w:t>
            </w:r>
            <w:r>
              <w:rPr>
                <w:noProof/>
                <w:webHidden/>
              </w:rPr>
              <w:fldChar w:fldCharType="end"/>
            </w:r>
          </w:hyperlink>
        </w:p>
        <w:p w:rsidR="00F61769" w:rsidRDefault="00F61769" w14:paraId="01343AC8" w14:textId="4A399AD1">
          <w:pPr>
            <w:pStyle w:val="TOC1"/>
            <w:tabs>
              <w:tab w:val="right" w:leader="dot" w:pos="9350"/>
            </w:tabs>
            <w:rPr>
              <w:noProof/>
              <w:kern w:val="2"/>
              <w:lang w:val="en-ID" w:eastAsia="en-ID"/>
              <w14:ligatures w14:val="standardContextual"/>
            </w:rPr>
          </w:pPr>
          <w:hyperlink w:history="1" w:anchor="_Toc213102680">
            <w:r w:rsidRPr="00D52C88">
              <w:rPr>
                <w:rStyle w:val="Hyperlink"/>
                <w:noProof/>
              </w:rPr>
              <w:t>BAB 6</w:t>
            </w:r>
            <w:r>
              <w:rPr>
                <w:noProof/>
                <w:webHidden/>
              </w:rPr>
              <w:tab/>
            </w:r>
            <w:r>
              <w:rPr>
                <w:noProof/>
                <w:webHidden/>
              </w:rPr>
              <w:fldChar w:fldCharType="begin"/>
            </w:r>
            <w:r>
              <w:rPr>
                <w:noProof/>
                <w:webHidden/>
              </w:rPr>
              <w:instrText xml:space="preserve"> PAGEREF _Toc213102680 \h </w:instrText>
            </w:r>
            <w:r>
              <w:rPr>
                <w:noProof/>
                <w:webHidden/>
              </w:rPr>
            </w:r>
            <w:r>
              <w:rPr>
                <w:noProof/>
                <w:webHidden/>
              </w:rPr>
              <w:fldChar w:fldCharType="separate"/>
            </w:r>
            <w:r>
              <w:rPr>
                <w:noProof/>
                <w:webHidden/>
              </w:rPr>
              <w:t>67</w:t>
            </w:r>
            <w:r>
              <w:rPr>
                <w:noProof/>
                <w:webHidden/>
              </w:rPr>
              <w:fldChar w:fldCharType="end"/>
            </w:r>
          </w:hyperlink>
        </w:p>
        <w:p w:rsidR="00F61769" w:rsidRDefault="00F61769" w14:paraId="4BBFBB6F" w14:textId="3AA68F58">
          <w:pPr>
            <w:pStyle w:val="TOC2"/>
            <w:tabs>
              <w:tab w:val="right" w:leader="dot" w:pos="9350"/>
            </w:tabs>
            <w:rPr>
              <w:noProof/>
              <w:kern w:val="2"/>
              <w:lang w:val="en-ID" w:eastAsia="en-ID"/>
              <w14:ligatures w14:val="standardContextual"/>
            </w:rPr>
          </w:pPr>
          <w:hyperlink w:history="1" w:anchor="_Toc213102681">
            <w:r w:rsidRPr="00D52C88">
              <w:rPr>
                <w:rStyle w:val="Hyperlink"/>
                <w:rFonts w:ascii="Times New Roman" w:hAnsi="Times New Roman" w:eastAsia="Times New Roman" w:cs="Times New Roman"/>
                <w:b/>
                <w:bCs/>
                <w:noProof/>
              </w:rPr>
              <w:t>6. 1. The scikit-image morphology module</w:t>
            </w:r>
            <w:r>
              <w:rPr>
                <w:noProof/>
                <w:webHidden/>
              </w:rPr>
              <w:tab/>
            </w:r>
            <w:r>
              <w:rPr>
                <w:noProof/>
                <w:webHidden/>
              </w:rPr>
              <w:fldChar w:fldCharType="begin"/>
            </w:r>
            <w:r>
              <w:rPr>
                <w:noProof/>
                <w:webHidden/>
              </w:rPr>
              <w:instrText xml:space="preserve"> PAGEREF _Toc213102681 \h </w:instrText>
            </w:r>
            <w:r>
              <w:rPr>
                <w:noProof/>
                <w:webHidden/>
              </w:rPr>
            </w:r>
            <w:r>
              <w:rPr>
                <w:noProof/>
                <w:webHidden/>
              </w:rPr>
              <w:fldChar w:fldCharType="separate"/>
            </w:r>
            <w:r>
              <w:rPr>
                <w:noProof/>
                <w:webHidden/>
              </w:rPr>
              <w:t>68</w:t>
            </w:r>
            <w:r>
              <w:rPr>
                <w:noProof/>
                <w:webHidden/>
              </w:rPr>
              <w:fldChar w:fldCharType="end"/>
            </w:r>
          </w:hyperlink>
        </w:p>
        <w:p w:rsidR="00F61769" w:rsidRDefault="00F61769" w14:paraId="158674AF" w14:textId="0547EEC6">
          <w:pPr>
            <w:pStyle w:val="TOC3"/>
            <w:tabs>
              <w:tab w:val="right" w:leader="dot" w:pos="9350"/>
            </w:tabs>
            <w:rPr>
              <w:noProof/>
              <w:kern w:val="2"/>
              <w:lang w:val="en-ID" w:eastAsia="en-ID"/>
              <w14:ligatures w14:val="standardContextual"/>
            </w:rPr>
          </w:pPr>
          <w:hyperlink w:history="1" w:anchor="_Toc213102682">
            <w:r w:rsidRPr="00D52C88">
              <w:rPr>
                <w:rStyle w:val="Hyperlink"/>
                <w:noProof/>
              </w:rPr>
              <w:t>6.1.1. Operasi Morfologis Biner</w:t>
            </w:r>
            <w:r>
              <w:rPr>
                <w:noProof/>
                <w:webHidden/>
              </w:rPr>
              <w:tab/>
            </w:r>
            <w:r>
              <w:rPr>
                <w:noProof/>
                <w:webHidden/>
              </w:rPr>
              <w:fldChar w:fldCharType="begin"/>
            </w:r>
            <w:r>
              <w:rPr>
                <w:noProof/>
                <w:webHidden/>
              </w:rPr>
              <w:instrText xml:space="preserve"> PAGEREF _Toc213102682 \h </w:instrText>
            </w:r>
            <w:r>
              <w:rPr>
                <w:noProof/>
                <w:webHidden/>
              </w:rPr>
            </w:r>
            <w:r>
              <w:rPr>
                <w:noProof/>
                <w:webHidden/>
              </w:rPr>
              <w:fldChar w:fldCharType="separate"/>
            </w:r>
            <w:r>
              <w:rPr>
                <w:noProof/>
                <w:webHidden/>
              </w:rPr>
              <w:t>68</w:t>
            </w:r>
            <w:r>
              <w:rPr>
                <w:noProof/>
                <w:webHidden/>
              </w:rPr>
              <w:fldChar w:fldCharType="end"/>
            </w:r>
          </w:hyperlink>
        </w:p>
        <w:p w:rsidR="00F61769" w:rsidRDefault="00F61769" w14:paraId="623716F8" w14:textId="150D10FE">
          <w:pPr>
            <w:pStyle w:val="TOC3"/>
            <w:tabs>
              <w:tab w:val="right" w:leader="dot" w:pos="9350"/>
            </w:tabs>
            <w:rPr>
              <w:noProof/>
              <w:kern w:val="2"/>
              <w:lang w:val="en-ID" w:eastAsia="en-ID"/>
              <w14:ligatures w14:val="standardContextual"/>
            </w:rPr>
          </w:pPr>
          <w:hyperlink w:history="1" w:anchor="_Toc213102683">
            <w:r w:rsidRPr="00D52C88">
              <w:rPr>
                <w:rStyle w:val="Hyperlink"/>
                <w:noProof/>
              </w:rPr>
              <w:t>6.1.2. Erosi (Erosion)</w:t>
            </w:r>
            <w:r>
              <w:rPr>
                <w:noProof/>
                <w:webHidden/>
              </w:rPr>
              <w:tab/>
            </w:r>
            <w:r>
              <w:rPr>
                <w:noProof/>
                <w:webHidden/>
              </w:rPr>
              <w:fldChar w:fldCharType="begin"/>
            </w:r>
            <w:r>
              <w:rPr>
                <w:noProof/>
                <w:webHidden/>
              </w:rPr>
              <w:instrText xml:space="preserve"> PAGEREF _Toc213102683 \h </w:instrText>
            </w:r>
            <w:r>
              <w:rPr>
                <w:noProof/>
                <w:webHidden/>
              </w:rPr>
            </w:r>
            <w:r>
              <w:rPr>
                <w:noProof/>
                <w:webHidden/>
              </w:rPr>
              <w:fldChar w:fldCharType="separate"/>
            </w:r>
            <w:r>
              <w:rPr>
                <w:noProof/>
                <w:webHidden/>
              </w:rPr>
              <w:t>68</w:t>
            </w:r>
            <w:r>
              <w:rPr>
                <w:noProof/>
                <w:webHidden/>
              </w:rPr>
              <w:fldChar w:fldCharType="end"/>
            </w:r>
          </w:hyperlink>
        </w:p>
        <w:p w:rsidR="00F61769" w:rsidRDefault="00F61769" w14:paraId="7679072D" w14:textId="2210F940">
          <w:pPr>
            <w:pStyle w:val="TOC3"/>
            <w:tabs>
              <w:tab w:val="right" w:leader="dot" w:pos="9350"/>
            </w:tabs>
            <w:rPr>
              <w:noProof/>
              <w:kern w:val="2"/>
              <w:lang w:val="en-ID" w:eastAsia="en-ID"/>
              <w14:ligatures w14:val="standardContextual"/>
            </w:rPr>
          </w:pPr>
          <w:hyperlink w:history="1" w:anchor="_Toc213102684">
            <w:r w:rsidRPr="00D52C88">
              <w:rPr>
                <w:rStyle w:val="Hyperlink"/>
                <w:noProof/>
              </w:rPr>
              <w:t>6.1.3. Dilation</w:t>
            </w:r>
            <w:r>
              <w:rPr>
                <w:noProof/>
                <w:webHidden/>
              </w:rPr>
              <w:tab/>
            </w:r>
            <w:r>
              <w:rPr>
                <w:noProof/>
                <w:webHidden/>
              </w:rPr>
              <w:fldChar w:fldCharType="begin"/>
            </w:r>
            <w:r>
              <w:rPr>
                <w:noProof/>
                <w:webHidden/>
              </w:rPr>
              <w:instrText xml:space="preserve"> PAGEREF _Toc213102684 \h </w:instrText>
            </w:r>
            <w:r>
              <w:rPr>
                <w:noProof/>
                <w:webHidden/>
              </w:rPr>
            </w:r>
            <w:r>
              <w:rPr>
                <w:noProof/>
                <w:webHidden/>
              </w:rPr>
              <w:fldChar w:fldCharType="separate"/>
            </w:r>
            <w:r>
              <w:rPr>
                <w:noProof/>
                <w:webHidden/>
              </w:rPr>
              <w:t>69</w:t>
            </w:r>
            <w:r>
              <w:rPr>
                <w:noProof/>
                <w:webHidden/>
              </w:rPr>
              <w:fldChar w:fldCharType="end"/>
            </w:r>
          </w:hyperlink>
        </w:p>
        <w:p w:rsidR="00F61769" w:rsidRDefault="00F61769" w14:paraId="1C153672" w14:textId="535FA676">
          <w:pPr>
            <w:pStyle w:val="TOC3"/>
            <w:tabs>
              <w:tab w:val="right" w:leader="dot" w:pos="9350"/>
            </w:tabs>
            <w:rPr>
              <w:noProof/>
              <w:kern w:val="2"/>
              <w:lang w:val="en-ID" w:eastAsia="en-ID"/>
              <w14:ligatures w14:val="standardContextual"/>
            </w:rPr>
          </w:pPr>
          <w:hyperlink w:history="1" w:anchor="_Toc213102685">
            <w:r w:rsidRPr="00D52C88">
              <w:rPr>
                <w:rStyle w:val="Hyperlink"/>
                <w:noProof/>
              </w:rPr>
              <w:t>Contoh Implementasi</w:t>
            </w:r>
            <w:r>
              <w:rPr>
                <w:noProof/>
                <w:webHidden/>
              </w:rPr>
              <w:tab/>
            </w:r>
            <w:r>
              <w:rPr>
                <w:noProof/>
                <w:webHidden/>
              </w:rPr>
              <w:fldChar w:fldCharType="begin"/>
            </w:r>
            <w:r>
              <w:rPr>
                <w:noProof/>
                <w:webHidden/>
              </w:rPr>
              <w:instrText xml:space="preserve"> PAGEREF _Toc213102685 \h </w:instrText>
            </w:r>
            <w:r>
              <w:rPr>
                <w:noProof/>
                <w:webHidden/>
              </w:rPr>
            </w:r>
            <w:r>
              <w:rPr>
                <w:noProof/>
                <w:webHidden/>
              </w:rPr>
              <w:fldChar w:fldCharType="separate"/>
            </w:r>
            <w:r>
              <w:rPr>
                <w:noProof/>
                <w:webHidden/>
              </w:rPr>
              <w:t>69</w:t>
            </w:r>
            <w:r>
              <w:rPr>
                <w:noProof/>
                <w:webHidden/>
              </w:rPr>
              <w:fldChar w:fldCharType="end"/>
            </w:r>
          </w:hyperlink>
        </w:p>
        <w:p w:rsidR="00F61769" w:rsidRDefault="00F61769" w14:paraId="74D678DF" w14:textId="6ADD4065">
          <w:pPr>
            <w:pStyle w:val="TOC3"/>
            <w:tabs>
              <w:tab w:val="right" w:leader="dot" w:pos="9350"/>
            </w:tabs>
            <w:rPr>
              <w:noProof/>
              <w:kern w:val="2"/>
              <w:lang w:val="en-ID" w:eastAsia="en-ID"/>
              <w14:ligatures w14:val="standardContextual"/>
            </w:rPr>
          </w:pPr>
          <w:hyperlink w:history="1" w:anchor="_Toc213102686">
            <w:r w:rsidRPr="00D52C88">
              <w:rPr>
                <w:rStyle w:val="Hyperlink"/>
                <w:noProof/>
              </w:rPr>
              <w:t>6.1.4. Opening and Closing</w:t>
            </w:r>
            <w:r>
              <w:rPr>
                <w:noProof/>
                <w:webHidden/>
              </w:rPr>
              <w:tab/>
            </w:r>
            <w:r>
              <w:rPr>
                <w:noProof/>
                <w:webHidden/>
              </w:rPr>
              <w:fldChar w:fldCharType="begin"/>
            </w:r>
            <w:r>
              <w:rPr>
                <w:noProof/>
                <w:webHidden/>
              </w:rPr>
              <w:instrText xml:space="preserve"> PAGEREF _Toc213102686 \h </w:instrText>
            </w:r>
            <w:r>
              <w:rPr>
                <w:noProof/>
                <w:webHidden/>
              </w:rPr>
            </w:r>
            <w:r>
              <w:rPr>
                <w:noProof/>
                <w:webHidden/>
              </w:rPr>
              <w:fldChar w:fldCharType="separate"/>
            </w:r>
            <w:r>
              <w:rPr>
                <w:noProof/>
                <w:webHidden/>
              </w:rPr>
              <w:t>70</w:t>
            </w:r>
            <w:r>
              <w:rPr>
                <w:noProof/>
                <w:webHidden/>
              </w:rPr>
              <w:fldChar w:fldCharType="end"/>
            </w:r>
          </w:hyperlink>
        </w:p>
        <w:p w:rsidR="00F61769" w:rsidRDefault="00F61769" w14:paraId="62E7EB76" w14:textId="217BFC2A">
          <w:pPr>
            <w:pStyle w:val="TOC3"/>
            <w:tabs>
              <w:tab w:val="right" w:leader="dot" w:pos="9350"/>
            </w:tabs>
            <w:rPr>
              <w:noProof/>
              <w:kern w:val="2"/>
              <w:lang w:val="en-ID" w:eastAsia="en-ID"/>
              <w14:ligatures w14:val="standardContextual"/>
            </w:rPr>
          </w:pPr>
          <w:hyperlink w:history="1" w:anchor="_Toc213102687">
            <w:r w:rsidRPr="00D52C88">
              <w:rPr>
                <w:rStyle w:val="Hyperlink"/>
                <w:noProof/>
              </w:rPr>
              <w:t>6.1.5. Skeletonizing</w:t>
            </w:r>
            <w:r>
              <w:rPr>
                <w:noProof/>
                <w:webHidden/>
              </w:rPr>
              <w:tab/>
            </w:r>
            <w:r>
              <w:rPr>
                <w:noProof/>
                <w:webHidden/>
              </w:rPr>
              <w:fldChar w:fldCharType="begin"/>
            </w:r>
            <w:r>
              <w:rPr>
                <w:noProof/>
                <w:webHidden/>
              </w:rPr>
              <w:instrText xml:space="preserve"> PAGEREF _Toc213102687 \h </w:instrText>
            </w:r>
            <w:r>
              <w:rPr>
                <w:noProof/>
                <w:webHidden/>
              </w:rPr>
            </w:r>
            <w:r>
              <w:rPr>
                <w:noProof/>
                <w:webHidden/>
              </w:rPr>
              <w:fldChar w:fldCharType="separate"/>
            </w:r>
            <w:r>
              <w:rPr>
                <w:noProof/>
                <w:webHidden/>
              </w:rPr>
              <w:t>71</w:t>
            </w:r>
            <w:r>
              <w:rPr>
                <w:noProof/>
                <w:webHidden/>
              </w:rPr>
              <w:fldChar w:fldCharType="end"/>
            </w:r>
          </w:hyperlink>
        </w:p>
        <w:p w:rsidR="00F61769" w:rsidRDefault="00F61769" w14:paraId="7640EFCC" w14:textId="1D2D5D2F">
          <w:pPr>
            <w:pStyle w:val="TOC3"/>
            <w:tabs>
              <w:tab w:val="right" w:leader="dot" w:pos="9350"/>
            </w:tabs>
            <w:rPr>
              <w:noProof/>
              <w:kern w:val="2"/>
              <w:lang w:val="en-ID" w:eastAsia="en-ID"/>
              <w14:ligatures w14:val="standardContextual"/>
            </w:rPr>
          </w:pPr>
          <w:hyperlink w:history="1" w:anchor="_Toc213102688">
            <w:r w:rsidRPr="00D52C88">
              <w:rPr>
                <w:rStyle w:val="Hyperlink"/>
                <w:noProof/>
              </w:rPr>
              <w:t>6.1.6. Computing the convex hull</w:t>
            </w:r>
            <w:r>
              <w:rPr>
                <w:noProof/>
                <w:webHidden/>
              </w:rPr>
              <w:tab/>
            </w:r>
            <w:r>
              <w:rPr>
                <w:noProof/>
                <w:webHidden/>
              </w:rPr>
              <w:fldChar w:fldCharType="begin"/>
            </w:r>
            <w:r>
              <w:rPr>
                <w:noProof/>
                <w:webHidden/>
              </w:rPr>
              <w:instrText xml:space="preserve"> PAGEREF _Toc213102688 \h </w:instrText>
            </w:r>
            <w:r>
              <w:rPr>
                <w:noProof/>
                <w:webHidden/>
              </w:rPr>
            </w:r>
            <w:r>
              <w:rPr>
                <w:noProof/>
                <w:webHidden/>
              </w:rPr>
              <w:fldChar w:fldCharType="separate"/>
            </w:r>
            <w:r>
              <w:rPr>
                <w:noProof/>
                <w:webHidden/>
              </w:rPr>
              <w:t>71</w:t>
            </w:r>
            <w:r>
              <w:rPr>
                <w:noProof/>
                <w:webHidden/>
              </w:rPr>
              <w:fldChar w:fldCharType="end"/>
            </w:r>
          </w:hyperlink>
        </w:p>
        <w:p w:rsidR="00F61769" w:rsidRDefault="00F61769" w14:paraId="343C4E76" w14:textId="295017D1">
          <w:pPr>
            <w:pStyle w:val="TOC3"/>
            <w:tabs>
              <w:tab w:val="right" w:leader="dot" w:pos="9350"/>
            </w:tabs>
            <w:rPr>
              <w:noProof/>
              <w:kern w:val="2"/>
              <w:lang w:val="en-ID" w:eastAsia="en-ID"/>
              <w14:ligatures w14:val="standardContextual"/>
            </w:rPr>
          </w:pPr>
          <w:hyperlink w:history="1" w:anchor="_Toc213102689">
            <w:r w:rsidRPr="00D52C88">
              <w:rPr>
                <w:rStyle w:val="Hyperlink"/>
                <w:noProof/>
              </w:rPr>
              <w:t>6.1.7. Removing small objects</w:t>
            </w:r>
            <w:r>
              <w:rPr>
                <w:noProof/>
                <w:webHidden/>
              </w:rPr>
              <w:tab/>
            </w:r>
            <w:r>
              <w:rPr>
                <w:noProof/>
                <w:webHidden/>
              </w:rPr>
              <w:fldChar w:fldCharType="begin"/>
            </w:r>
            <w:r>
              <w:rPr>
                <w:noProof/>
                <w:webHidden/>
              </w:rPr>
              <w:instrText xml:space="preserve"> PAGEREF _Toc213102689 \h </w:instrText>
            </w:r>
            <w:r>
              <w:rPr>
                <w:noProof/>
                <w:webHidden/>
              </w:rPr>
            </w:r>
            <w:r>
              <w:rPr>
                <w:noProof/>
                <w:webHidden/>
              </w:rPr>
              <w:fldChar w:fldCharType="separate"/>
            </w:r>
            <w:r>
              <w:rPr>
                <w:noProof/>
                <w:webHidden/>
              </w:rPr>
              <w:t>72</w:t>
            </w:r>
            <w:r>
              <w:rPr>
                <w:noProof/>
                <w:webHidden/>
              </w:rPr>
              <w:fldChar w:fldCharType="end"/>
            </w:r>
          </w:hyperlink>
        </w:p>
        <w:p w:rsidR="00F61769" w:rsidRDefault="00F61769" w14:paraId="089AC755" w14:textId="421EA2C1">
          <w:pPr>
            <w:pStyle w:val="TOC3"/>
            <w:tabs>
              <w:tab w:val="right" w:leader="dot" w:pos="9350"/>
            </w:tabs>
            <w:rPr>
              <w:noProof/>
              <w:kern w:val="2"/>
              <w:lang w:val="en-ID" w:eastAsia="en-ID"/>
              <w14:ligatures w14:val="standardContextual"/>
            </w:rPr>
          </w:pPr>
          <w:hyperlink w:history="1" w:anchor="_Toc213102690">
            <w:r w:rsidRPr="00D52C88">
              <w:rPr>
                <w:rStyle w:val="Hyperlink"/>
                <w:noProof/>
              </w:rPr>
              <w:t>6.1.8. White and black top-hats</w:t>
            </w:r>
            <w:r>
              <w:rPr>
                <w:noProof/>
                <w:webHidden/>
              </w:rPr>
              <w:tab/>
            </w:r>
            <w:r>
              <w:rPr>
                <w:noProof/>
                <w:webHidden/>
              </w:rPr>
              <w:fldChar w:fldCharType="begin"/>
            </w:r>
            <w:r>
              <w:rPr>
                <w:noProof/>
                <w:webHidden/>
              </w:rPr>
              <w:instrText xml:space="preserve"> PAGEREF _Toc213102690 \h </w:instrText>
            </w:r>
            <w:r>
              <w:rPr>
                <w:noProof/>
                <w:webHidden/>
              </w:rPr>
            </w:r>
            <w:r>
              <w:rPr>
                <w:noProof/>
                <w:webHidden/>
              </w:rPr>
              <w:fldChar w:fldCharType="separate"/>
            </w:r>
            <w:r>
              <w:rPr>
                <w:noProof/>
                <w:webHidden/>
              </w:rPr>
              <w:t>72</w:t>
            </w:r>
            <w:r>
              <w:rPr>
                <w:noProof/>
                <w:webHidden/>
              </w:rPr>
              <w:fldChar w:fldCharType="end"/>
            </w:r>
          </w:hyperlink>
        </w:p>
        <w:p w:rsidR="00F61769" w:rsidRDefault="00F61769" w14:paraId="34DDBFC7" w14:textId="1379A2D0">
          <w:pPr>
            <w:pStyle w:val="TOC3"/>
            <w:tabs>
              <w:tab w:val="right" w:leader="dot" w:pos="9350"/>
            </w:tabs>
            <w:rPr>
              <w:noProof/>
              <w:kern w:val="2"/>
              <w:lang w:val="en-ID" w:eastAsia="en-ID"/>
              <w14:ligatures w14:val="standardContextual"/>
            </w:rPr>
          </w:pPr>
          <w:hyperlink w:history="1" w:anchor="_Toc213102691">
            <w:r w:rsidRPr="00D52C88">
              <w:rPr>
                <w:rStyle w:val="Hyperlink"/>
                <w:noProof/>
              </w:rPr>
              <w:t>6.1.9. Extracting the boundary</w:t>
            </w:r>
            <w:r>
              <w:rPr>
                <w:noProof/>
                <w:webHidden/>
              </w:rPr>
              <w:tab/>
            </w:r>
            <w:r>
              <w:rPr>
                <w:noProof/>
                <w:webHidden/>
              </w:rPr>
              <w:fldChar w:fldCharType="begin"/>
            </w:r>
            <w:r>
              <w:rPr>
                <w:noProof/>
                <w:webHidden/>
              </w:rPr>
              <w:instrText xml:space="preserve"> PAGEREF _Toc213102691 \h </w:instrText>
            </w:r>
            <w:r>
              <w:rPr>
                <w:noProof/>
                <w:webHidden/>
              </w:rPr>
            </w:r>
            <w:r>
              <w:rPr>
                <w:noProof/>
                <w:webHidden/>
              </w:rPr>
              <w:fldChar w:fldCharType="separate"/>
            </w:r>
            <w:r>
              <w:rPr>
                <w:noProof/>
                <w:webHidden/>
              </w:rPr>
              <w:t>73</w:t>
            </w:r>
            <w:r>
              <w:rPr>
                <w:noProof/>
                <w:webHidden/>
              </w:rPr>
              <w:fldChar w:fldCharType="end"/>
            </w:r>
          </w:hyperlink>
        </w:p>
        <w:p w:rsidR="00F61769" w:rsidRDefault="00F61769" w14:paraId="3A12FC1A" w14:textId="73381A88">
          <w:pPr>
            <w:pStyle w:val="TOC3"/>
            <w:tabs>
              <w:tab w:val="right" w:leader="dot" w:pos="9350"/>
            </w:tabs>
            <w:rPr>
              <w:noProof/>
              <w:kern w:val="2"/>
              <w:lang w:val="en-ID" w:eastAsia="en-ID"/>
              <w14:ligatures w14:val="standardContextual"/>
            </w:rPr>
          </w:pPr>
          <w:hyperlink w:history="1" w:anchor="_Toc213102692">
            <w:r w:rsidRPr="00D52C88">
              <w:rPr>
                <w:rStyle w:val="Hyperlink"/>
                <w:noProof/>
              </w:rPr>
              <w:t>6.1.10. Fingerprint cleaning with opening and closing</w:t>
            </w:r>
            <w:r>
              <w:rPr>
                <w:noProof/>
                <w:webHidden/>
              </w:rPr>
              <w:tab/>
            </w:r>
            <w:r>
              <w:rPr>
                <w:noProof/>
                <w:webHidden/>
              </w:rPr>
              <w:fldChar w:fldCharType="begin"/>
            </w:r>
            <w:r>
              <w:rPr>
                <w:noProof/>
                <w:webHidden/>
              </w:rPr>
              <w:instrText xml:space="preserve"> PAGEREF _Toc213102692 \h </w:instrText>
            </w:r>
            <w:r>
              <w:rPr>
                <w:noProof/>
                <w:webHidden/>
              </w:rPr>
            </w:r>
            <w:r>
              <w:rPr>
                <w:noProof/>
                <w:webHidden/>
              </w:rPr>
              <w:fldChar w:fldCharType="separate"/>
            </w:r>
            <w:r>
              <w:rPr>
                <w:noProof/>
                <w:webHidden/>
              </w:rPr>
              <w:t>74</w:t>
            </w:r>
            <w:r>
              <w:rPr>
                <w:noProof/>
                <w:webHidden/>
              </w:rPr>
              <w:fldChar w:fldCharType="end"/>
            </w:r>
          </w:hyperlink>
        </w:p>
        <w:p w:rsidR="00F61769" w:rsidRDefault="00F61769" w14:paraId="055E3DE0" w14:textId="34222B40">
          <w:pPr>
            <w:pStyle w:val="TOC3"/>
            <w:tabs>
              <w:tab w:val="right" w:leader="dot" w:pos="9350"/>
            </w:tabs>
            <w:rPr>
              <w:noProof/>
              <w:kern w:val="2"/>
              <w:lang w:val="en-ID" w:eastAsia="en-ID"/>
              <w14:ligatures w14:val="standardContextual"/>
            </w:rPr>
          </w:pPr>
          <w:hyperlink w:history="1" w:anchor="_Toc213102693">
            <w:r w:rsidRPr="00D52C88">
              <w:rPr>
                <w:rStyle w:val="Hyperlink"/>
                <w:noProof/>
              </w:rPr>
              <w:t>6.1.11. Grayscale options</w:t>
            </w:r>
            <w:r>
              <w:rPr>
                <w:noProof/>
                <w:webHidden/>
              </w:rPr>
              <w:tab/>
            </w:r>
            <w:r>
              <w:rPr>
                <w:noProof/>
                <w:webHidden/>
              </w:rPr>
              <w:fldChar w:fldCharType="begin"/>
            </w:r>
            <w:r>
              <w:rPr>
                <w:noProof/>
                <w:webHidden/>
              </w:rPr>
              <w:instrText xml:space="preserve"> PAGEREF _Toc213102693 \h </w:instrText>
            </w:r>
            <w:r>
              <w:rPr>
                <w:noProof/>
                <w:webHidden/>
              </w:rPr>
            </w:r>
            <w:r>
              <w:rPr>
                <w:noProof/>
                <w:webHidden/>
              </w:rPr>
              <w:fldChar w:fldCharType="separate"/>
            </w:r>
            <w:r>
              <w:rPr>
                <w:noProof/>
                <w:webHidden/>
              </w:rPr>
              <w:t>75</w:t>
            </w:r>
            <w:r>
              <w:rPr>
                <w:noProof/>
                <w:webHidden/>
              </w:rPr>
              <w:fldChar w:fldCharType="end"/>
            </w:r>
          </w:hyperlink>
        </w:p>
        <w:p w:rsidR="00F61769" w:rsidRDefault="00F61769" w14:paraId="0B787858" w14:textId="006B63C1">
          <w:pPr>
            <w:pStyle w:val="TOC2"/>
            <w:tabs>
              <w:tab w:val="right" w:leader="dot" w:pos="9350"/>
            </w:tabs>
            <w:rPr>
              <w:noProof/>
              <w:kern w:val="2"/>
              <w:lang w:val="en-ID" w:eastAsia="en-ID"/>
              <w14:ligatures w14:val="standardContextual"/>
            </w:rPr>
          </w:pPr>
          <w:hyperlink w:history="1" w:anchor="_Toc213102694">
            <w:r w:rsidRPr="00D52C88">
              <w:rPr>
                <w:rStyle w:val="Hyperlink"/>
                <w:rFonts w:ascii="Times New Roman" w:hAnsi="Times New Roman" w:eastAsia="Times New Roman" w:cs="Times New Roman"/>
                <w:b/>
                <w:bCs/>
                <w:noProof/>
              </w:rPr>
              <w:t>6. 2. The scikit-image filter.rank module</w:t>
            </w:r>
            <w:r>
              <w:rPr>
                <w:noProof/>
                <w:webHidden/>
              </w:rPr>
              <w:tab/>
            </w:r>
            <w:r>
              <w:rPr>
                <w:noProof/>
                <w:webHidden/>
              </w:rPr>
              <w:fldChar w:fldCharType="begin"/>
            </w:r>
            <w:r>
              <w:rPr>
                <w:noProof/>
                <w:webHidden/>
              </w:rPr>
              <w:instrText xml:space="preserve"> PAGEREF _Toc213102694 \h </w:instrText>
            </w:r>
            <w:r>
              <w:rPr>
                <w:noProof/>
                <w:webHidden/>
              </w:rPr>
            </w:r>
            <w:r>
              <w:rPr>
                <w:noProof/>
                <w:webHidden/>
              </w:rPr>
              <w:fldChar w:fldCharType="separate"/>
            </w:r>
            <w:r>
              <w:rPr>
                <w:noProof/>
                <w:webHidden/>
              </w:rPr>
              <w:t>76</w:t>
            </w:r>
            <w:r>
              <w:rPr>
                <w:noProof/>
                <w:webHidden/>
              </w:rPr>
              <w:fldChar w:fldCharType="end"/>
            </w:r>
          </w:hyperlink>
        </w:p>
        <w:p w:rsidR="00F61769" w:rsidRDefault="00F61769" w14:paraId="27AD83C3" w14:textId="1E1EE93B">
          <w:pPr>
            <w:pStyle w:val="TOC3"/>
            <w:tabs>
              <w:tab w:val="right" w:leader="dot" w:pos="9350"/>
            </w:tabs>
            <w:rPr>
              <w:noProof/>
              <w:kern w:val="2"/>
              <w:lang w:val="en-ID" w:eastAsia="en-ID"/>
              <w14:ligatures w14:val="standardContextual"/>
            </w:rPr>
          </w:pPr>
          <w:hyperlink w:history="1" w:anchor="_Toc213102695">
            <w:r w:rsidRPr="00D52C88">
              <w:rPr>
                <w:rStyle w:val="Hyperlink"/>
                <w:noProof/>
              </w:rPr>
              <w:t>6.2.1. Morphological contrast enhancement</w:t>
            </w:r>
            <w:r>
              <w:rPr>
                <w:noProof/>
                <w:webHidden/>
              </w:rPr>
              <w:tab/>
            </w:r>
            <w:r>
              <w:rPr>
                <w:noProof/>
                <w:webHidden/>
              </w:rPr>
              <w:fldChar w:fldCharType="begin"/>
            </w:r>
            <w:r>
              <w:rPr>
                <w:noProof/>
                <w:webHidden/>
              </w:rPr>
              <w:instrText xml:space="preserve"> PAGEREF _Toc213102695 \h </w:instrText>
            </w:r>
            <w:r>
              <w:rPr>
                <w:noProof/>
                <w:webHidden/>
              </w:rPr>
            </w:r>
            <w:r>
              <w:rPr>
                <w:noProof/>
                <w:webHidden/>
              </w:rPr>
              <w:fldChar w:fldCharType="separate"/>
            </w:r>
            <w:r>
              <w:rPr>
                <w:noProof/>
                <w:webHidden/>
              </w:rPr>
              <w:t>76</w:t>
            </w:r>
            <w:r>
              <w:rPr>
                <w:noProof/>
                <w:webHidden/>
              </w:rPr>
              <w:fldChar w:fldCharType="end"/>
            </w:r>
          </w:hyperlink>
        </w:p>
        <w:p w:rsidR="00F61769" w:rsidRDefault="00F61769" w14:paraId="46A4A7BB" w14:textId="786A89F7">
          <w:pPr>
            <w:pStyle w:val="TOC3"/>
            <w:tabs>
              <w:tab w:val="right" w:leader="dot" w:pos="9350"/>
            </w:tabs>
            <w:rPr>
              <w:noProof/>
              <w:kern w:val="2"/>
              <w:lang w:val="en-ID" w:eastAsia="en-ID"/>
              <w14:ligatures w14:val="standardContextual"/>
            </w:rPr>
          </w:pPr>
          <w:hyperlink w:history="1" w:anchor="_Toc213102696">
            <w:r w:rsidRPr="00D52C88">
              <w:rPr>
                <w:rStyle w:val="Hyperlink"/>
                <w:noProof/>
              </w:rPr>
              <w:t>6.2.2. Noise removal with the median filter</w:t>
            </w:r>
            <w:r>
              <w:rPr>
                <w:noProof/>
                <w:webHidden/>
              </w:rPr>
              <w:tab/>
            </w:r>
            <w:r>
              <w:rPr>
                <w:noProof/>
                <w:webHidden/>
              </w:rPr>
              <w:fldChar w:fldCharType="begin"/>
            </w:r>
            <w:r>
              <w:rPr>
                <w:noProof/>
                <w:webHidden/>
              </w:rPr>
              <w:instrText xml:space="preserve"> PAGEREF _Toc213102696 \h </w:instrText>
            </w:r>
            <w:r>
              <w:rPr>
                <w:noProof/>
                <w:webHidden/>
              </w:rPr>
            </w:r>
            <w:r>
              <w:rPr>
                <w:noProof/>
                <w:webHidden/>
              </w:rPr>
              <w:fldChar w:fldCharType="separate"/>
            </w:r>
            <w:r>
              <w:rPr>
                <w:noProof/>
                <w:webHidden/>
              </w:rPr>
              <w:t>77</w:t>
            </w:r>
            <w:r>
              <w:rPr>
                <w:noProof/>
                <w:webHidden/>
              </w:rPr>
              <w:fldChar w:fldCharType="end"/>
            </w:r>
          </w:hyperlink>
        </w:p>
        <w:p w:rsidR="00F61769" w:rsidRDefault="00F61769" w14:paraId="35C38D3F" w14:textId="539C6ED4">
          <w:pPr>
            <w:pStyle w:val="TOC3"/>
            <w:tabs>
              <w:tab w:val="right" w:leader="dot" w:pos="9350"/>
            </w:tabs>
            <w:rPr>
              <w:noProof/>
              <w:kern w:val="2"/>
              <w:lang w:val="en-ID" w:eastAsia="en-ID"/>
              <w14:ligatures w14:val="standardContextual"/>
            </w:rPr>
          </w:pPr>
          <w:hyperlink w:history="1" w:anchor="_Toc213102697">
            <w:r w:rsidRPr="00D52C88">
              <w:rPr>
                <w:rStyle w:val="Hyperlink"/>
                <w:noProof/>
              </w:rPr>
              <w:t>6.2.3. Computing the local entropy</w:t>
            </w:r>
            <w:r>
              <w:rPr>
                <w:noProof/>
                <w:webHidden/>
              </w:rPr>
              <w:tab/>
            </w:r>
            <w:r>
              <w:rPr>
                <w:noProof/>
                <w:webHidden/>
              </w:rPr>
              <w:fldChar w:fldCharType="begin"/>
            </w:r>
            <w:r>
              <w:rPr>
                <w:noProof/>
                <w:webHidden/>
              </w:rPr>
              <w:instrText xml:space="preserve"> PAGEREF _Toc213102697 \h </w:instrText>
            </w:r>
            <w:r>
              <w:rPr>
                <w:noProof/>
                <w:webHidden/>
              </w:rPr>
            </w:r>
            <w:r>
              <w:rPr>
                <w:noProof/>
                <w:webHidden/>
              </w:rPr>
              <w:fldChar w:fldCharType="separate"/>
            </w:r>
            <w:r>
              <w:rPr>
                <w:noProof/>
                <w:webHidden/>
              </w:rPr>
              <w:t>78</w:t>
            </w:r>
            <w:r>
              <w:rPr>
                <w:noProof/>
                <w:webHidden/>
              </w:rPr>
              <w:fldChar w:fldCharType="end"/>
            </w:r>
          </w:hyperlink>
        </w:p>
        <w:p w:rsidR="00F61769" w:rsidRDefault="00F61769" w14:paraId="2A0E7B56" w14:textId="50ED6F90">
          <w:pPr>
            <w:pStyle w:val="TOC2"/>
            <w:tabs>
              <w:tab w:val="right" w:leader="dot" w:pos="9350"/>
            </w:tabs>
            <w:rPr>
              <w:noProof/>
              <w:kern w:val="2"/>
              <w:lang w:val="en-ID" w:eastAsia="en-ID"/>
              <w14:ligatures w14:val="standardContextual"/>
            </w:rPr>
          </w:pPr>
          <w:hyperlink w:history="1" w:anchor="_Toc213102698">
            <w:r w:rsidRPr="00D52C88">
              <w:rPr>
                <w:rStyle w:val="Hyperlink"/>
                <w:rFonts w:ascii="Times New Roman" w:hAnsi="Times New Roman" w:eastAsia="Times New Roman" w:cs="Times New Roman"/>
                <w:b/>
                <w:bCs/>
                <w:noProof/>
              </w:rPr>
              <w:t>6. 3. The SciPy ndimage.morphology module</w:t>
            </w:r>
            <w:r>
              <w:rPr>
                <w:noProof/>
                <w:webHidden/>
              </w:rPr>
              <w:tab/>
            </w:r>
            <w:r>
              <w:rPr>
                <w:noProof/>
                <w:webHidden/>
              </w:rPr>
              <w:fldChar w:fldCharType="begin"/>
            </w:r>
            <w:r>
              <w:rPr>
                <w:noProof/>
                <w:webHidden/>
              </w:rPr>
              <w:instrText xml:space="preserve"> PAGEREF _Toc213102698 \h </w:instrText>
            </w:r>
            <w:r>
              <w:rPr>
                <w:noProof/>
                <w:webHidden/>
              </w:rPr>
            </w:r>
            <w:r>
              <w:rPr>
                <w:noProof/>
                <w:webHidden/>
              </w:rPr>
              <w:fldChar w:fldCharType="separate"/>
            </w:r>
            <w:r>
              <w:rPr>
                <w:noProof/>
                <w:webHidden/>
              </w:rPr>
              <w:t>79</w:t>
            </w:r>
            <w:r>
              <w:rPr>
                <w:noProof/>
                <w:webHidden/>
              </w:rPr>
              <w:fldChar w:fldCharType="end"/>
            </w:r>
          </w:hyperlink>
        </w:p>
        <w:p w:rsidR="00F61769" w:rsidRDefault="00F61769" w14:paraId="089E56BB" w14:textId="3B2D90FC">
          <w:pPr>
            <w:pStyle w:val="TOC3"/>
            <w:tabs>
              <w:tab w:val="right" w:leader="dot" w:pos="9350"/>
            </w:tabs>
            <w:rPr>
              <w:noProof/>
              <w:kern w:val="2"/>
              <w:lang w:val="en-ID" w:eastAsia="en-ID"/>
              <w14:ligatures w14:val="standardContextual"/>
            </w:rPr>
          </w:pPr>
          <w:hyperlink w:history="1" w:anchor="_Toc213102699">
            <w:r w:rsidRPr="00D52C88">
              <w:rPr>
                <w:rStyle w:val="Hyperlink"/>
                <w:noProof/>
              </w:rPr>
              <w:t>6.3.1. Filling holes in binary objects</w:t>
            </w:r>
            <w:r>
              <w:rPr>
                <w:noProof/>
                <w:webHidden/>
              </w:rPr>
              <w:tab/>
            </w:r>
            <w:r>
              <w:rPr>
                <w:noProof/>
                <w:webHidden/>
              </w:rPr>
              <w:fldChar w:fldCharType="begin"/>
            </w:r>
            <w:r>
              <w:rPr>
                <w:noProof/>
                <w:webHidden/>
              </w:rPr>
              <w:instrText xml:space="preserve"> PAGEREF _Toc213102699 \h </w:instrText>
            </w:r>
            <w:r>
              <w:rPr>
                <w:noProof/>
                <w:webHidden/>
              </w:rPr>
            </w:r>
            <w:r>
              <w:rPr>
                <w:noProof/>
                <w:webHidden/>
              </w:rPr>
              <w:fldChar w:fldCharType="separate"/>
            </w:r>
            <w:r>
              <w:rPr>
                <w:noProof/>
                <w:webHidden/>
              </w:rPr>
              <w:t>79</w:t>
            </w:r>
            <w:r>
              <w:rPr>
                <w:noProof/>
                <w:webHidden/>
              </w:rPr>
              <w:fldChar w:fldCharType="end"/>
            </w:r>
          </w:hyperlink>
        </w:p>
        <w:p w:rsidR="00F61769" w:rsidRDefault="00F61769" w14:paraId="3D71F829" w14:textId="08EE6BA2">
          <w:pPr>
            <w:pStyle w:val="TOC3"/>
            <w:tabs>
              <w:tab w:val="right" w:leader="dot" w:pos="9350"/>
            </w:tabs>
            <w:rPr>
              <w:noProof/>
              <w:kern w:val="2"/>
              <w:lang w:val="en-ID" w:eastAsia="en-ID"/>
              <w14:ligatures w14:val="standardContextual"/>
            </w:rPr>
          </w:pPr>
          <w:hyperlink w:history="1" w:anchor="_Toc213102700">
            <w:r w:rsidRPr="00D52C88">
              <w:rPr>
                <w:rStyle w:val="Hyperlink"/>
                <w:noProof/>
              </w:rPr>
              <w:t>6.3.2. Using opening and closing to remove noise</w:t>
            </w:r>
            <w:r>
              <w:rPr>
                <w:noProof/>
                <w:webHidden/>
              </w:rPr>
              <w:tab/>
            </w:r>
            <w:r>
              <w:rPr>
                <w:noProof/>
                <w:webHidden/>
              </w:rPr>
              <w:fldChar w:fldCharType="begin"/>
            </w:r>
            <w:r>
              <w:rPr>
                <w:noProof/>
                <w:webHidden/>
              </w:rPr>
              <w:instrText xml:space="preserve"> PAGEREF _Toc213102700 \h </w:instrText>
            </w:r>
            <w:r>
              <w:rPr>
                <w:noProof/>
                <w:webHidden/>
              </w:rPr>
            </w:r>
            <w:r>
              <w:rPr>
                <w:noProof/>
                <w:webHidden/>
              </w:rPr>
              <w:fldChar w:fldCharType="separate"/>
            </w:r>
            <w:r>
              <w:rPr>
                <w:noProof/>
                <w:webHidden/>
              </w:rPr>
              <w:t>80</w:t>
            </w:r>
            <w:r>
              <w:rPr>
                <w:noProof/>
                <w:webHidden/>
              </w:rPr>
              <w:fldChar w:fldCharType="end"/>
            </w:r>
          </w:hyperlink>
        </w:p>
        <w:p w:rsidR="00F61769" w:rsidRDefault="00F61769" w14:paraId="584A0786" w14:textId="5284954C">
          <w:pPr>
            <w:pStyle w:val="TOC3"/>
            <w:tabs>
              <w:tab w:val="right" w:leader="dot" w:pos="9350"/>
            </w:tabs>
            <w:rPr>
              <w:noProof/>
              <w:kern w:val="2"/>
              <w:lang w:val="en-ID" w:eastAsia="en-ID"/>
              <w14:ligatures w14:val="standardContextual"/>
            </w:rPr>
          </w:pPr>
          <w:hyperlink w:history="1" w:anchor="_Toc213102701">
            <w:r w:rsidRPr="00D52C88">
              <w:rPr>
                <w:rStyle w:val="Hyperlink"/>
                <w:noProof/>
              </w:rPr>
              <w:t>6.3.3. Computing the morphological Baucher gradient</w:t>
            </w:r>
            <w:r>
              <w:rPr>
                <w:noProof/>
                <w:webHidden/>
              </w:rPr>
              <w:tab/>
            </w:r>
            <w:r>
              <w:rPr>
                <w:noProof/>
                <w:webHidden/>
              </w:rPr>
              <w:fldChar w:fldCharType="begin"/>
            </w:r>
            <w:r>
              <w:rPr>
                <w:noProof/>
                <w:webHidden/>
              </w:rPr>
              <w:instrText xml:space="preserve"> PAGEREF _Toc213102701 \h </w:instrText>
            </w:r>
            <w:r>
              <w:rPr>
                <w:noProof/>
                <w:webHidden/>
              </w:rPr>
            </w:r>
            <w:r>
              <w:rPr>
                <w:noProof/>
                <w:webHidden/>
              </w:rPr>
              <w:fldChar w:fldCharType="separate"/>
            </w:r>
            <w:r>
              <w:rPr>
                <w:noProof/>
                <w:webHidden/>
              </w:rPr>
              <w:t>81</w:t>
            </w:r>
            <w:r>
              <w:rPr>
                <w:noProof/>
                <w:webHidden/>
              </w:rPr>
              <w:fldChar w:fldCharType="end"/>
            </w:r>
          </w:hyperlink>
        </w:p>
        <w:p w:rsidR="00F61769" w:rsidRDefault="00F61769" w14:paraId="2B0F7639" w14:textId="6595369C">
          <w:pPr>
            <w:pStyle w:val="TOC3"/>
            <w:tabs>
              <w:tab w:val="right" w:leader="dot" w:pos="9350"/>
            </w:tabs>
            <w:rPr>
              <w:noProof/>
              <w:kern w:val="2"/>
              <w:lang w:val="en-ID" w:eastAsia="en-ID"/>
              <w14:ligatures w14:val="standardContextual"/>
            </w:rPr>
          </w:pPr>
          <w:hyperlink w:history="1" w:anchor="_Toc213102702">
            <w:r w:rsidRPr="00D52C88">
              <w:rPr>
                <w:rStyle w:val="Hyperlink"/>
                <w:noProof/>
              </w:rPr>
              <w:t>6.3.4. Computing the morphological Laplace</w:t>
            </w:r>
            <w:r>
              <w:rPr>
                <w:noProof/>
                <w:webHidden/>
              </w:rPr>
              <w:tab/>
            </w:r>
            <w:r>
              <w:rPr>
                <w:noProof/>
                <w:webHidden/>
              </w:rPr>
              <w:fldChar w:fldCharType="begin"/>
            </w:r>
            <w:r>
              <w:rPr>
                <w:noProof/>
                <w:webHidden/>
              </w:rPr>
              <w:instrText xml:space="preserve"> PAGEREF _Toc213102702 \h </w:instrText>
            </w:r>
            <w:r>
              <w:rPr>
                <w:noProof/>
                <w:webHidden/>
              </w:rPr>
            </w:r>
            <w:r>
              <w:rPr>
                <w:noProof/>
                <w:webHidden/>
              </w:rPr>
              <w:fldChar w:fldCharType="separate"/>
            </w:r>
            <w:r>
              <w:rPr>
                <w:noProof/>
                <w:webHidden/>
              </w:rPr>
              <w:t>82</w:t>
            </w:r>
            <w:r>
              <w:rPr>
                <w:noProof/>
                <w:webHidden/>
              </w:rPr>
              <w:fldChar w:fldCharType="end"/>
            </w:r>
          </w:hyperlink>
        </w:p>
        <w:p w:rsidR="00F61769" w:rsidRDefault="00F61769" w14:paraId="0B373AAF" w14:textId="0D1BC911">
          <w:pPr>
            <w:pStyle w:val="TOC1"/>
            <w:tabs>
              <w:tab w:val="right" w:leader="dot" w:pos="9350"/>
            </w:tabs>
            <w:rPr>
              <w:noProof/>
              <w:kern w:val="2"/>
              <w:lang w:val="en-ID" w:eastAsia="en-ID"/>
              <w14:ligatures w14:val="standardContextual"/>
            </w:rPr>
          </w:pPr>
          <w:hyperlink w:history="1" w:anchor="_Toc213102703">
            <w:r w:rsidRPr="00D52C88">
              <w:rPr>
                <w:rStyle w:val="Hyperlink"/>
                <w:noProof/>
              </w:rPr>
              <w:t>BAB 7</w:t>
            </w:r>
            <w:r>
              <w:rPr>
                <w:noProof/>
                <w:webHidden/>
              </w:rPr>
              <w:tab/>
            </w:r>
            <w:r>
              <w:rPr>
                <w:noProof/>
                <w:webHidden/>
              </w:rPr>
              <w:fldChar w:fldCharType="begin"/>
            </w:r>
            <w:r>
              <w:rPr>
                <w:noProof/>
                <w:webHidden/>
              </w:rPr>
              <w:instrText xml:space="preserve"> PAGEREF _Toc213102703 \h </w:instrText>
            </w:r>
            <w:r>
              <w:rPr>
                <w:noProof/>
                <w:webHidden/>
              </w:rPr>
            </w:r>
            <w:r>
              <w:rPr>
                <w:noProof/>
                <w:webHidden/>
              </w:rPr>
              <w:fldChar w:fldCharType="separate"/>
            </w:r>
            <w:r>
              <w:rPr>
                <w:noProof/>
                <w:webHidden/>
              </w:rPr>
              <w:t>84</w:t>
            </w:r>
            <w:r>
              <w:rPr>
                <w:noProof/>
                <w:webHidden/>
              </w:rPr>
              <w:fldChar w:fldCharType="end"/>
            </w:r>
          </w:hyperlink>
        </w:p>
        <w:p w:rsidR="00F61769" w:rsidRDefault="00F61769" w14:paraId="60D2F41C" w14:textId="792E219A">
          <w:pPr>
            <w:pStyle w:val="TOC2"/>
            <w:tabs>
              <w:tab w:val="right" w:leader="dot" w:pos="9350"/>
            </w:tabs>
            <w:rPr>
              <w:noProof/>
              <w:kern w:val="2"/>
              <w:lang w:val="en-ID" w:eastAsia="en-ID"/>
              <w14:ligatures w14:val="standardContextual"/>
            </w:rPr>
          </w:pPr>
          <w:hyperlink w:history="1" w:anchor="_Toc213102704">
            <w:r w:rsidRPr="00D52C88">
              <w:rPr>
                <w:rStyle w:val="Hyperlink"/>
                <w:rFonts w:ascii="Times New Roman" w:hAnsi="Times New Roman" w:eastAsia="Times New Roman" w:cs="Times New Roman"/>
                <w:b/>
                <w:bCs/>
                <w:noProof/>
              </w:rPr>
              <w:t>7.1. Basic Concepts</w:t>
            </w:r>
            <w:r>
              <w:rPr>
                <w:noProof/>
                <w:webHidden/>
              </w:rPr>
              <w:tab/>
            </w:r>
            <w:r>
              <w:rPr>
                <w:noProof/>
                <w:webHidden/>
              </w:rPr>
              <w:fldChar w:fldCharType="begin"/>
            </w:r>
            <w:r>
              <w:rPr>
                <w:noProof/>
                <w:webHidden/>
              </w:rPr>
              <w:instrText xml:space="preserve"> PAGEREF _Toc213102704 \h </w:instrText>
            </w:r>
            <w:r>
              <w:rPr>
                <w:noProof/>
                <w:webHidden/>
              </w:rPr>
            </w:r>
            <w:r>
              <w:rPr>
                <w:noProof/>
                <w:webHidden/>
              </w:rPr>
              <w:fldChar w:fldCharType="separate"/>
            </w:r>
            <w:r>
              <w:rPr>
                <w:noProof/>
                <w:webHidden/>
              </w:rPr>
              <w:t>84</w:t>
            </w:r>
            <w:r>
              <w:rPr>
                <w:noProof/>
                <w:webHidden/>
              </w:rPr>
              <w:fldChar w:fldCharType="end"/>
            </w:r>
          </w:hyperlink>
        </w:p>
        <w:p w:rsidR="00F61769" w:rsidRDefault="00F61769" w14:paraId="17EBBA47" w14:textId="2527EBA4">
          <w:pPr>
            <w:pStyle w:val="TOC2"/>
            <w:tabs>
              <w:tab w:val="right" w:leader="dot" w:pos="9350"/>
            </w:tabs>
            <w:rPr>
              <w:noProof/>
              <w:kern w:val="2"/>
              <w:lang w:val="en-ID" w:eastAsia="en-ID"/>
              <w14:ligatures w14:val="standardContextual"/>
            </w:rPr>
          </w:pPr>
          <w:hyperlink w:history="1" w:anchor="_Toc213102705">
            <w:r w:rsidRPr="00D52C88">
              <w:rPr>
                <w:rStyle w:val="Hyperlink"/>
                <w:rFonts w:ascii="Times New Roman" w:hAnsi="Times New Roman" w:eastAsia="Times New Roman" w:cs="Times New Roman"/>
                <w:b/>
                <w:bCs/>
                <w:noProof/>
              </w:rPr>
              <w:t>7.2. Detection Techniques and Feature Description</w:t>
            </w:r>
            <w:r>
              <w:rPr>
                <w:noProof/>
                <w:webHidden/>
              </w:rPr>
              <w:tab/>
            </w:r>
            <w:r>
              <w:rPr>
                <w:noProof/>
                <w:webHidden/>
              </w:rPr>
              <w:fldChar w:fldCharType="begin"/>
            </w:r>
            <w:r>
              <w:rPr>
                <w:noProof/>
                <w:webHidden/>
              </w:rPr>
              <w:instrText xml:space="preserve"> PAGEREF _Toc213102705 \h </w:instrText>
            </w:r>
            <w:r>
              <w:rPr>
                <w:noProof/>
                <w:webHidden/>
              </w:rPr>
            </w:r>
            <w:r>
              <w:rPr>
                <w:noProof/>
                <w:webHidden/>
              </w:rPr>
              <w:fldChar w:fldCharType="separate"/>
            </w:r>
            <w:r>
              <w:rPr>
                <w:noProof/>
                <w:webHidden/>
              </w:rPr>
              <w:t>87</w:t>
            </w:r>
            <w:r>
              <w:rPr>
                <w:noProof/>
                <w:webHidden/>
              </w:rPr>
              <w:fldChar w:fldCharType="end"/>
            </w:r>
          </w:hyperlink>
        </w:p>
        <w:p w:rsidR="00F61769" w:rsidRDefault="00F61769" w14:paraId="4956030B" w14:textId="7A7E72CE">
          <w:pPr>
            <w:pStyle w:val="TOC3"/>
            <w:tabs>
              <w:tab w:val="right" w:leader="dot" w:pos="9350"/>
            </w:tabs>
            <w:rPr>
              <w:noProof/>
              <w:kern w:val="2"/>
              <w:lang w:val="en-ID" w:eastAsia="en-ID"/>
              <w14:ligatures w14:val="standardContextual"/>
            </w:rPr>
          </w:pPr>
          <w:hyperlink w:history="1" w:anchor="_Toc213102706">
            <w:r w:rsidRPr="00D52C88">
              <w:rPr>
                <w:rStyle w:val="Hyperlink"/>
                <w:noProof/>
              </w:rPr>
              <w:t>7.2.1. Harris Corner Detector</w:t>
            </w:r>
            <w:r>
              <w:rPr>
                <w:noProof/>
                <w:webHidden/>
              </w:rPr>
              <w:tab/>
            </w:r>
            <w:r>
              <w:rPr>
                <w:noProof/>
                <w:webHidden/>
              </w:rPr>
              <w:fldChar w:fldCharType="begin"/>
            </w:r>
            <w:r>
              <w:rPr>
                <w:noProof/>
                <w:webHidden/>
              </w:rPr>
              <w:instrText xml:space="preserve"> PAGEREF _Toc213102706 \h </w:instrText>
            </w:r>
            <w:r>
              <w:rPr>
                <w:noProof/>
                <w:webHidden/>
              </w:rPr>
            </w:r>
            <w:r>
              <w:rPr>
                <w:noProof/>
                <w:webHidden/>
              </w:rPr>
              <w:fldChar w:fldCharType="separate"/>
            </w:r>
            <w:r>
              <w:rPr>
                <w:noProof/>
                <w:webHidden/>
              </w:rPr>
              <w:t>87</w:t>
            </w:r>
            <w:r>
              <w:rPr>
                <w:noProof/>
                <w:webHidden/>
              </w:rPr>
              <w:fldChar w:fldCharType="end"/>
            </w:r>
          </w:hyperlink>
        </w:p>
        <w:p w:rsidR="00F61769" w:rsidRDefault="00F61769" w14:paraId="03BFA141" w14:textId="12CED347">
          <w:pPr>
            <w:pStyle w:val="TOC3"/>
            <w:tabs>
              <w:tab w:val="right" w:leader="dot" w:pos="9350"/>
            </w:tabs>
            <w:rPr>
              <w:noProof/>
              <w:kern w:val="2"/>
              <w:lang w:val="en-ID" w:eastAsia="en-ID"/>
              <w14:ligatures w14:val="standardContextual"/>
            </w:rPr>
          </w:pPr>
          <w:hyperlink w:history="1" w:anchor="_Toc213102707">
            <w:r w:rsidRPr="00D52C88">
              <w:rPr>
                <w:rStyle w:val="Hyperlink"/>
                <w:noProof/>
              </w:rPr>
              <w:t>7.2.2. Blob detectors with LoG, DoG, and DoH</w:t>
            </w:r>
            <w:r>
              <w:rPr>
                <w:noProof/>
                <w:webHidden/>
              </w:rPr>
              <w:tab/>
            </w:r>
            <w:r>
              <w:rPr>
                <w:noProof/>
                <w:webHidden/>
              </w:rPr>
              <w:fldChar w:fldCharType="begin"/>
            </w:r>
            <w:r>
              <w:rPr>
                <w:noProof/>
                <w:webHidden/>
              </w:rPr>
              <w:instrText xml:space="preserve"> PAGEREF _Toc213102707 \h </w:instrText>
            </w:r>
            <w:r>
              <w:rPr>
                <w:noProof/>
                <w:webHidden/>
              </w:rPr>
            </w:r>
            <w:r>
              <w:rPr>
                <w:noProof/>
                <w:webHidden/>
              </w:rPr>
              <w:fldChar w:fldCharType="separate"/>
            </w:r>
            <w:r>
              <w:rPr>
                <w:noProof/>
                <w:webHidden/>
              </w:rPr>
              <w:t>88</w:t>
            </w:r>
            <w:r>
              <w:rPr>
                <w:noProof/>
                <w:webHidden/>
              </w:rPr>
              <w:fldChar w:fldCharType="end"/>
            </w:r>
          </w:hyperlink>
        </w:p>
        <w:p w:rsidR="00F61769" w:rsidRDefault="00F61769" w14:paraId="6999EF6F" w14:textId="500D678D">
          <w:pPr>
            <w:pStyle w:val="TOC3"/>
            <w:tabs>
              <w:tab w:val="right" w:leader="dot" w:pos="9350"/>
            </w:tabs>
            <w:rPr>
              <w:noProof/>
              <w:kern w:val="2"/>
              <w:lang w:val="en-ID" w:eastAsia="en-ID"/>
              <w14:ligatures w14:val="standardContextual"/>
            </w:rPr>
          </w:pPr>
          <w:hyperlink w:history="1" w:anchor="_Toc213102708">
            <w:r w:rsidRPr="00D52C88">
              <w:rPr>
                <w:rStyle w:val="Hyperlink"/>
                <w:noProof/>
              </w:rPr>
              <w:t>7.2.3. Histogram of Oriented Gradients (HOG)</w:t>
            </w:r>
            <w:r>
              <w:rPr>
                <w:noProof/>
                <w:webHidden/>
              </w:rPr>
              <w:tab/>
            </w:r>
            <w:r>
              <w:rPr>
                <w:noProof/>
                <w:webHidden/>
              </w:rPr>
              <w:fldChar w:fldCharType="begin"/>
            </w:r>
            <w:r>
              <w:rPr>
                <w:noProof/>
                <w:webHidden/>
              </w:rPr>
              <w:instrText xml:space="preserve"> PAGEREF _Toc213102708 \h </w:instrText>
            </w:r>
            <w:r>
              <w:rPr>
                <w:noProof/>
                <w:webHidden/>
              </w:rPr>
            </w:r>
            <w:r>
              <w:rPr>
                <w:noProof/>
                <w:webHidden/>
              </w:rPr>
              <w:fldChar w:fldCharType="separate"/>
            </w:r>
            <w:r>
              <w:rPr>
                <w:noProof/>
                <w:webHidden/>
              </w:rPr>
              <w:t>91</w:t>
            </w:r>
            <w:r>
              <w:rPr>
                <w:noProof/>
                <w:webHidden/>
              </w:rPr>
              <w:fldChar w:fldCharType="end"/>
            </w:r>
          </w:hyperlink>
        </w:p>
        <w:p w:rsidR="00F61769" w:rsidRDefault="00F61769" w14:paraId="518377B3" w14:textId="1CC10863">
          <w:pPr>
            <w:pStyle w:val="TOC3"/>
            <w:tabs>
              <w:tab w:val="right" w:leader="dot" w:pos="9350"/>
            </w:tabs>
            <w:rPr>
              <w:noProof/>
              <w:kern w:val="2"/>
              <w:lang w:val="en-ID" w:eastAsia="en-ID"/>
              <w14:ligatures w14:val="standardContextual"/>
            </w:rPr>
          </w:pPr>
          <w:hyperlink w:history="1" w:anchor="_Toc213102709">
            <w:r w:rsidRPr="00D52C88">
              <w:rPr>
                <w:rStyle w:val="Hyperlink"/>
                <w:noProof/>
              </w:rPr>
              <w:t>7.2.4. Scale-Invariant Feature Transform (SIFT)</w:t>
            </w:r>
            <w:r>
              <w:rPr>
                <w:noProof/>
                <w:webHidden/>
              </w:rPr>
              <w:tab/>
            </w:r>
            <w:r>
              <w:rPr>
                <w:noProof/>
                <w:webHidden/>
              </w:rPr>
              <w:fldChar w:fldCharType="begin"/>
            </w:r>
            <w:r>
              <w:rPr>
                <w:noProof/>
                <w:webHidden/>
              </w:rPr>
              <w:instrText xml:space="preserve"> PAGEREF _Toc213102709 \h </w:instrText>
            </w:r>
            <w:r>
              <w:rPr>
                <w:noProof/>
                <w:webHidden/>
              </w:rPr>
            </w:r>
            <w:r>
              <w:rPr>
                <w:noProof/>
                <w:webHidden/>
              </w:rPr>
              <w:fldChar w:fldCharType="separate"/>
            </w:r>
            <w:r>
              <w:rPr>
                <w:noProof/>
                <w:webHidden/>
              </w:rPr>
              <w:t>92</w:t>
            </w:r>
            <w:r>
              <w:rPr>
                <w:noProof/>
                <w:webHidden/>
              </w:rPr>
              <w:fldChar w:fldCharType="end"/>
            </w:r>
          </w:hyperlink>
        </w:p>
        <w:p w:rsidR="00F61769" w:rsidRDefault="00F61769" w14:paraId="3B93E9F7" w14:textId="1DA0378A">
          <w:pPr>
            <w:pStyle w:val="TOC3"/>
            <w:tabs>
              <w:tab w:val="right" w:leader="dot" w:pos="9350"/>
            </w:tabs>
            <w:rPr>
              <w:noProof/>
              <w:kern w:val="2"/>
              <w:lang w:val="en-ID" w:eastAsia="en-ID"/>
              <w14:ligatures w14:val="standardContextual"/>
            </w:rPr>
          </w:pPr>
          <w:hyperlink w:history="1" w:anchor="_Toc213102710">
            <w:r w:rsidRPr="00D52C88">
              <w:rPr>
                <w:rStyle w:val="Hyperlink"/>
                <w:noProof/>
              </w:rPr>
              <w:t>7.2.5. Haar-like features</w:t>
            </w:r>
            <w:r>
              <w:rPr>
                <w:noProof/>
                <w:webHidden/>
              </w:rPr>
              <w:tab/>
            </w:r>
            <w:r>
              <w:rPr>
                <w:noProof/>
                <w:webHidden/>
              </w:rPr>
              <w:fldChar w:fldCharType="begin"/>
            </w:r>
            <w:r>
              <w:rPr>
                <w:noProof/>
                <w:webHidden/>
              </w:rPr>
              <w:instrText xml:space="preserve"> PAGEREF _Toc213102710 \h </w:instrText>
            </w:r>
            <w:r>
              <w:rPr>
                <w:noProof/>
                <w:webHidden/>
              </w:rPr>
            </w:r>
            <w:r>
              <w:rPr>
                <w:noProof/>
                <w:webHidden/>
              </w:rPr>
              <w:fldChar w:fldCharType="separate"/>
            </w:r>
            <w:r>
              <w:rPr>
                <w:noProof/>
                <w:webHidden/>
              </w:rPr>
              <w:t>93</w:t>
            </w:r>
            <w:r>
              <w:rPr>
                <w:noProof/>
                <w:webHidden/>
              </w:rPr>
              <w:fldChar w:fldCharType="end"/>
            </w:r>
          </w:hyperlink>
        </w:p>
        <w:p w:rsidR="00F61769" w:rsidRDefault="00F61769" w14:paraId="34837DB3" w14:textId="7EF0FFC3">
          <w:pPr>
            <w:pStyle w:val="TOC2"/>
            <w:tabs>
              <w:tab w:val="right" w:leader="dot" w:pos="9350"/>
            </w:tabs>
            <w:rPr>
              <w:noProof/>
              <w:kern w:val="2"/>
              <w:lang w:val="en-ID" w:eastAsia="en-ID"/>
              <w14:ligatures w14:val="standardContextual"/>
            </w:rPr>
          </w:pPr>
          <w:hyperlink w:history="1" w:anchor="_Toc213102711">
            <w:r w:rsidRPr="00D52C88">
              <w:rPr>
                <w:rStyle w:val="Hyperlink"/>
                <w:rFonts w:ascii="Times New Roman" w:hAnsi="Times New Roman" w:eastAsia="Times New Roman" w:cs="Times New Roman"/>
                <w:b/>
                <w:bCs/>
                <w:noProof/>
              </w:rPr>
              <w:t>7.3. Matching Applications and Techniques</w:t>
            </w:r>
            <w:r>
              <w:rPr>
                <w:noProof/>
                <w:webHidden/>
              </w:rPr>
              <w:tab/>
            </w:r>
            <w:r>
              <w:rPr>
                <w:noProof/>
                <w:webHidden/>
              </w:rPr>
              <w:fldChar w:fldCharType="begin"/>
            </w:r>
            <w:r>
              <w:rPr>
                <w:noProof/>
                <w:webHidden/>
              </w:rPr>
              <w:instrText xml:space="preserve"> PAGEREF _Toc213102711 \h </w:instrText>
            </w:r>
            <w:r>
              <w:rPr>
                <w:noProof/>
                <w:webHidden/>
              </w:rPr>
            </w:r>
            <w:r>
              <w:rPr>
                <w:noProof/>
                <w:webHidden/>
              </w:rPr>
              <w:fldChar w:fldCharType="separate"/>
            </w:r>
            <w:r>
              <w:rPr>
                <w:noProof/>
                <w:webHidden/>
              </w:rPr>
              <w:t>95</w:t>
            </w:r>
            <w:r>
              <w:rPr>
                <w:noProof/>
                <w:webHidden/>
              </w:rPr>
              <w:fldChar w:fldCharType="end"/>
            </w:r>
          </w:hyperlink>
        </w:p>
        <w:p w:rsidR="00F61769" w:rsidRDefault="00F61769" w14:paraId="337A151E" w14:textId="17507892">
          <w:pPr>
            <w:pStyle w:val="TOC3"/>
            <w:tabs>
              <w:tab w:val="right" w:leader="dot" w:pos="9350"/>
            </w:tabs>
            <w:rPr>
              <w:noProof/>
              <w:kern w:val="2"/>
              <w:lang w:val="en-ID" w:eastAsia="en-ID"/>
              <w14:ligatures w14:val="standardContextual"/>
            </w:rPr>
          </w:pPr>
          <w:hyperlink w:history="1" w:anchor="_Toc213102712">
            <w:r w:rsidRPr="00D52C88">
              <w:rPr>
                <w:rStyle w:val="Hyperlink"/>
                <w:noProof/>
              </w:rPr>
              <w:t>7.3.1. An application – image matching</w:t>
            </w:r>
            <w:r>
              <w:rPr>
                <w:noProof/>
                <w:webHidden/>
              </w:rPr>
              <w:tab/>
            </w:r>
            <w:r>
              <w:rPr>
                <w:noProof/>
                <w:webHidden/>
              </w:rPr>
              <w:fldChar w:fldCharType="begin"/>
            </w:r>
            <w:r>
              <w:rPr>
                <w:noProof/>
                <w:webHidden/>
              </w:rPr>
              <w:instrText xml:space="preserve"> PAGEREF _Toc213102712 \h </w:instrText>
            </w:r>
            <w:r>
              <w:rPr>
                <w:noProof/>
                <w:webHidden/>
              </w:rPr>
            </w:r>
            <w:r>
              <w:rPr>
                <w:noProof/>
                <w:webHidden/>
              </w:rPr>
              <w:fldChar w:fldCharType="separate"/>
            </w:r>
            <w:r>
              <w:rPr>
                <w:noProof/>
                <w:webHidden/>
              </w:rPr>
              <w:t>95</w:t>
            </w:r>
            <w:r>
              <w:rPr>
                <w:noProof/>
                <w:webHidden/>
              </w:rPr>
              <w:fldChar w:fldCharType="end"/>
            </w:r>
          </w:hyperlink>
        </w:p>
        <w:p w:rsidR="00F61769" w:rsidRDefault="00F61769" w14:paraId="6D88F89C" w14:textId="577A151B">
          <w:pPr>
            <w:pStyle w:val="TOC3"/>
            <w:tabs>
              <w:tab w:val="right" w:leader="dot" w:pos="9350"/>
            </w:tabs>
            <w:rPr>
              <w:noProof/>
              <w:kern w:val="2"/>
              <w:lang w:val="en-ID" w:eastAsia="en-ID"/>
              <w14:ligatures w14:val="standardContextual"/>
            </w:rPr>
          </w:pPr>
          <w:hyperlink w:history="1" w:anchor="_Toc213102713">
            <w:r w:rsidRPr="00D52C88">
              <w:rPr>
                <w:rStyle w:val="Hyperlink"/>
                <w:noProof/>
              </w:rPr>
              <w:t>7.3.2. Application – matching images with BRIEF, SIFT, and ORB</w:t>
            </w:r>
            <w:r>
              <w:rPr>
                <w:noProof/>
                <w:webHidden/>
              </w:rPr>
              <w:tab/>
            </w:r>
            <w:r>
              <w:rPr>
                <w:noProof/>
                <w:webHidden/>
              </w:rPr>
              <w:fldChar w:fldCharType="begin"/>
            </w:r>
            <w:r>
              <w:rPr>
                <w:noProof/>
                <w:webHidden/>
              </w:rPr>
              <w:instrText xml:space="preserve"> PAGEREF _Toc213102713 \h </w:instrText>
            </w:r>
            <w:r>
              <w:rPr>
                <w:noProof/>
                <w:webHidden/>
              </w:rPr>
            </w:r>
            <w:r>
              <w:rPr>
                <w:noProof/>
                <w:webHidden/>
              </w:rPr>
              <w:fldChar w:fldCharType="separate"/>
            </w:r>
            <w:r>
              <w:rPr>
                <w:noProof/>
                <w:webHidden/>
              </w:rPr>
              <w:t>95</w:t>
            </w:r>
            <w:r>
              <w:rPr>
                <w:noProof/>
                <w:webHidden/>
              </w:rPr>
              <w:fldChar w:fldCharType="end"/>
            </w:r>
          </w:hyperlink>
        </w:p>
        <w:p w:rsidR="00F61769" w:rsidRDefault="00F61769" w14:paraId="3AB67B46" w14:textId="70D87AFD">
          <w:pPr>
            <w:pStyle w:val="TOC3"/>
            <w:tabs>
              <w:tab w:val="right" w:leader="dot" w:pos="9350"/>
            </w:tabs>
            <w:rPr>
              <w:noProof/>
              <w:kern w:val="2"/>
              <w:lang w:val="en-ID" w:eastAsia="en-ID"/>
              <w14:ligatures w14:val="standardContextual"/>
            </w:rPr>
          </w:pPr>
          <w:hyperlink w:history="1" w:anchor="_Toc213102714">
            <w:r w:rsidRPr="00D52C88">
              <w:rPr>
                <w:rStyle w:val="Hyperlink"/>
                <w:noProof/>
              </w:rPr>
              <w:t>7.3.3. Matching with ORB feature detector and binary descriptor using scikit-image</w:t>
            </w:r>
            <w:r>
              <w:rPr>
                <w:noProof/>
                <w:webHidden/>
              </w:rPr>
              <w:tab/>
            </w:r>
            <w:r>
              <w:rPr>
                <w:noProof/>
                <w:webHidden/>
              </w:rPr>
              <w:fldChar w:fldCharType="begin"/>
            </w:r>
            <w:r>
              <w:rPr>
                <w:noProof/>
                <w:webHidden/>
              </w:rPr>
              <w:instrText xml:space="preserve"> PAGEREF _Toc213102714 \h </w:instrText>
            </w:r>
            <w:r>
              <w:rPr>
                <w:noProof/>
                <w:webHidden/>
              </w:rPr>
            </w:r>
            <w:r>
              <w:rPr>
                <w:noProof/>
                <w:webHidden/>
              </w:rPr>
              <w:fldChar w:fldCharType="separate"/>
            </w:r>
            <w:r>
              <w:rPr>
                <w:noProof/>
                <w:webHidden/>
              </w:rPr>
              <w:t>95</w:t>
            </w:r>
            <w:r>
              <w:rPr>
                <w:noProof/>
                <w:webHidden/>
              </w:rPr>
              <w:fldChar w:fldCharType="end"/>
            </w:r>
          </w:hyperlink>
        </w:p>
        <w:p w:rsidR="00F61769" w:rsidRDefault="00F61769" w14:paraId="05A3F6FD" w14:textId="791D3272">
          <w:pPr>
            <w:pStyle w:val="TOC3"/>
            <w:tabs>
              <w:tab w:val="right" w:leader="dot" w:pos="9350"/>
            </w:tabs>
            <w:rPr>
              <w:noProof/>
              <w:kern w:val="2"/>
              <w:lang w:val="en-ID" w:eastAsia="en-ID"/>
              <w14:ligatures w14:val="standardContextual"/>
            </w:rPr>
          </w:pPr>
          <w:hyperlink w:history="1" w:anchor="_Toc213102715">
            <w:r w:rsidRPr="00D52C88">
              <w:rPr>
                <w:rStyle w:val="Hyperlink"/>
                <w:noProof/>
              </w:rPr>
              <w:t>7.3.4. Matching with ORB features using brute-force matching with OpenCV</w:t>
            </w:r>
            <w:r>
              <w:rPr>
                <w:noProof/>
                <w:webHidden/>
              </w:rPr>
              <w:tab/>
            </w:r>
            <w:r>
              <w:rPr>
                <w:noProof/>
                <w:webHidden/>
              </w:rPr>
              <w:fldChar w:fldCharType="begin"/>
            </w:r>
            <w:r>
              <w:rPr>
                <w:noProof/>
                <w:webHidden/>
              </w:rPr>
              <w:instrText xml:space="preserve"> PAGEREF _Toc213102715 \h </w:instrText>
            </w:r>
            <w:r>
              <w:rPr>
                <w:noProof/>
                <w:webHidden/>
              </w:rPr>
            </w:r>
            <w:r>
              <w:rPr>
                <w:noProof/>
                <w:webHidden/>
              </w:rPr>
              <w:fldChar w:fldCharType="separate"/>
            </w:r>
            <w:r>
              <w:rPr>
                <w:noProof/>
                <w:webHidden/>
              </w:rPr>
              <w:t>96</w:t>
            </w:r>
            <w:r>
              <w:rPr>
                <w:noProof/>
                <w:webHidden/>
              </w:rPr>
              <w:fldChar w:fldCharType="end"/>
            </w:r>
          </w:hyperlink>
        </w:p>
        <w:p w:rsidR="00F61769" w:rsidRDefault="00F61769" w14:paraId="7E46F11E" w14:textId="5D5760FA">
          <w:pPr>
            <w:pStyle w:val="TOC3"/>
            <w:tabs>
              <w:tab w:val="right" w:leader="dot" w:pos="9350"/>
            </w:tabs>
            <w:rPr>
              <w:noProof/>
              <w:kern w:val="2"/>
              <w:lang w:val="en-ID" w:eastAsia="en-ID"/>
              <w14:ligatures w14:val="standardContextual"/>
            </w:rPr>
          </w:pPr>
          <w:hyperlink w:history="1" w:anchor="_Toc213102716">
            <w:r w:rsidRPr="00D52C88">
              <w:rPr>
                <w:rStyle w:val="Hyperlink"/>
                <w:noProof/>
              </w:rPr>
              <w:t>7.3.5. Matching with SIFT features using FLANN</w:t>
            </w:r>
            <w:r>
              <w:rPr>
                <w:noProof/>
                <w:webHidden/>
              </w:rPr>
              <w:tab/>
            </w:r>
            <w:r>
              <w:rPr>
                <w:noProof/>
                <w:webHidden/>
              </w:rPr>
              <w:fldChar w:fldCharType="begin"/>
            </w:r>
            <w:r>
              <w:rPr>
                <w:noProof/>
                <w:webHidden/>
              </w:rPr>
              <w:instrText xml:space="preserve"> PAGEREF _Toc213102716 \h </w:instrText>
            </w:r>
            <w:r>
              <w:rPr>
                <w:noProof/>
                <w:webHidden/>
              </w:rPr>
            </w:r>
            <w:r>
              <w:rPr>
                <w:noProof/>
                <w:webHidden/>
              </w:rPr>
              <w:fldChar w:fldCharType="separate"/>
            </w:r>
            <w:r>
              <w:rPr>
                <w:noProof/>
                <w:webHidden/>
              </w:rPr>
              <w:t>96</w:t>
            </w:r>
            <w:r>
              <w:rPr>
                <w:noProof/>
                <w:webHidden/>
              </w:rPr>
              <w:fldChar w:fldCharType="end"/>
            </w:r>
          </w:hyperlink>
        </w:p>
        <w:p w:rsidR="00F61769" w:rsidRDefault="00F61769" w14:paraId="029D085C" w14:textId="6398E918">
          <w:pPr>
            <w:pStyle w:val="TOC3"/>
            <w:tabs>
              <w:tab w:val="right" w:leader="dot" w:pos="9350"/>
            </w:tabs>
            <w:rPr>
              <w:noProof/>
              <w:kern w:val="2"/>
              <w:lang w:val="en-ID" w:eastAsia="en-ID"/>
              <w14:ligatures w14:val="standardContextual"/>
            </w:rPr>
          </w:pPr>
          <w:hyperlink w:history="1" w:anchor="_Toc213102717">
            <w:r w:rsidRPr="00D52C88">
              <w:rPr>
                <w:rStyle w:val="Hyperlink"/>
                <w:noProof/>
              </w:rPr>
              <w:t>7.3.6. Application – face detection with Haar-like features</w:t>
            </w:r>
            <w:r>
              <w:rPr>
                <w:noProof/>
                <w:webHidden/>
              </w:rPr>
              <w:tab/>
            </w:r>
            <w:r>
              <w:rPr>
                <w:noProof/>
                <w:webHidden/>
              </w:rPr>
              <w:fldChar w:fldCharType="begin"/>
            </w:r>
            <w:r>
              <w:rPr>
                <w:noProof/>
                <w:webHidden/>
              </w:rPr>
              <w:instrText xml:space="preserve"> PAGEREF _Toc213102717 \h </w:instrText>
            </w:r>
            <w:r>
              <w:rPr>
                <w:noProof/>
                <w:webHidden/>
              </w:rPr>
            </w:r>
            <w:r>
              <w:rPr>
                <w:noProof/>
                <w:webHidden/>
              </w:rPr>
              <w:fldChar w:fldCharType="separate"/>
            </w:r>
            <w:r>
              <w:rPr>
                <w:noProof/>
                <w:webHidden/>
              </w:rPr>
              <w:t>96</w:t>
            </w:r>
            <w:r>
              <w:rPr>
                <w:noProof/>
                <w:webHidden/>
              </w:rPr>
              <w:fldChar w:fldCharType="end"/>
            </w:r>
          </w:hyperlink>
        </w:p>
        <w:p w:rsidR="00F61769" w:rsidRDefault="00F61769" w14:paraId="5D5659A8" w14:textId="51CD7B95">
          <w:pPr>
            <w:pStyle w:val="TOC2"/>
            <w:tabs>
              <w:tab w:val="right" w:leader="dot" w:pos="9350"/>
            </w:tabs>
            <w:rPr>
              <w:noProof/>
              <w:kern w:val="2"/>
              <w:lang w:val="en-ID" w:eastAsia="en-ID"/>
              <w14:ligatures w14:val="standardContextual"/>
            </w:rPr>
          </w:pPr>
          <w:hyperlink w:history="1" w:anchor="_Toc213102718">
            <w:r w:rsidRPr="00D52C88">
              <w:rPr>
                <w:rStyle w:val="Hyperlink"/>
                <w:rFonts w:ascii="Times New Roman" w:hAnsi="Times New Roman" w:eastAsia="Times New Roman" w:cs="Times New Roman"/>
                <w:b/>
                <w:bCs/>
                <w:noProof/>
              </w:rPr>
              <w:t>7.4. Conclusion</w:t>
            </w:r>
            <w:r>
              <w:rPr>
                <w:noProof/>
                <w:webHidden/>
              </w:rPr>
              <w:tab/>
            </w:r>
            <w:r>
              <w:rPr>
                <w:noProof/>
                <w:webHidden/>
              </w:rPr>
              <w:fldChar w:fldCharType="begin"/>
            </w:r>
            <w:r>
              <w:rPr>
                <w:noProof/>
                <w:webHidden/>
              </w:rPr>
              <w:instrText xml:space="preserve"> PAGEREF _Toc213102718 \h </w:instrText>
            </w:r>
            <w:r>
              <w:rPr>
                <w:noProof/>
                <w:webHidden/>
              </w:rPr>
            </w:r>
            <w:r>
              <w:rPr>
                <w:noProof/>
                <w:webHidden/>
              </w:rPr>
              <w:fldChar w:fldCharType="separate"/>
            </w:r>
            <w:r>
              <w:rPr>
                <w:noProof/>
                <w:webHidden/>
              </w:rPr>
              <w:t>97</w:t>
            </w:r>
            <w:r>
              <w:rPr>
                <w:noProof/>
                <w:webHidden/>
              </w:rPr>
              <w:fldChar w:fldCharType="end"/>
            </w:r>
          </w:hyperlink>
        </w:p>
        <w:p w:rsidR="00F61769" w:rsidRDefault="00F61769" w14:paraId="54BA70A0" w14:textId="640259CC">
          <w:pPr>
            <w:pStyle w:val="TOC1"/>
            <w:tabs>
              <w:tab w:val="right" w:leader="dot" w:pos="9350"/>
            </w:tabs>
            <w:rPr>
              <w:noProof/>
              <w:kern w:val="2"/>
              <w:lang w:val="en-ID" w:eastAsia="en-ID"/>
              <w14:ligatures w14:val="standardContextual"/>
            </w:rPr>
          </w:pPr>
          <w:hyperlink w:history="1" w:anchor="_Toc213102719">
            <w:r w:rsidRPr="00D52C88">
              <w:rPr>
                <w:rStyle w:val="Hyperlink"/>
                <w:noProof/>
              </w:rPr>
              <w:t>BAB 8</w:t>
            </w:r>
            <w:r>
              <w:rPr>
                <w:noProof/>
                <w:webHidden/>
              </w:rPr>
              <w:tab/>
            </w:r>
            <w:r>
              <w:rPr>
                <w:noProof/>
                <w:webHidden/>
              </w:rPr>
              <w:fldChar w:fldCharType="begin"/>
            </w:r>
            <w:r>
              <w:rPr>
                <w:noProof/>
                <w:webHidden/>
              </w:rPr>
              <w:instrText xml:space="preserve"> PAGEREF _Toc213102719 \h </w:instrText>
            </w:r>
            <w:r>
              <w:rPr>
                <w:noProof/>
                <w:webHidden/>
              </w:rPr>
            </w:r>
            <w:r>
              <w:rPr>
                <w:noProof/>
                <w:webHidden/>
              </w:rPr>
              <w:fldChar w:fldCharType="separate"/>
            </w:r>
            <w:r>
              <w:rPr>
                <w:noProof/>
                <w:webHidden/>
              </w:rPr>
              <w:t>98</w:t>
            </w:r>
            <w:r>
              <w:rPr>
                <w:noProof/>
                <w:webHidden/>
              </w:rPr>
              <w:fldChar w:fldCharType="end"/>
            </w:r>
          </w:hyperlink>
        </w:p>
        <w:p w:rsidR="00F61769" w:rsidRDefault="00F61769" w14:paraId="0F7F9EDE" w14:textId="169F2258">
          <w:pPr>
            <w:pStyle w:val="TOC2"/>
            <w:tabs>
              <w:tab w:val="right" w:leader="dot" w:pos="9350"/>
            </w:tabs>
            <w:rPr>
              <w:noProof/>
              <w:kern w:val="2"/>
              <w:lang w:val="en-ID" w:eastAsia="en-ID"/>
              <w14:ligatures w14:val="standardContextual"/>
            </w:rPr>
          </w:pPr>
          <w:hyperlink w:history="1" w:anchor="_Toc213102720">
            <w:r w:rsidRPr="00D52C88">
              <w:rPr>
                <w:rStyle w:val="Hyperlink"/>
                <w:rFonts w:ascii="Times New Roman" w:hAnsi="Times New Roman" w:eastAsia="Times New Roman" w:cs="Times New Roman"/>
                <w:b/>
                <w:bCs/>
                <w:noProof/>
              </w:rPr>
              <w:t>8.1. Basic Concepts</w:t>
            </w:r>
            <w:r>
              <w:rPr>
                <w:noProof/>
                <w:webHidden/>
              </w:rPr>
              <w:tab/>
            </w:r>
            <w:r>
              <w:rPr>
                <w:noProof/>
                <w:webHidden/>
              </w:rPr>
              <w:fldChar w:fldCharType="begin"/>
            </w:r>
            <w:r>
              <w:rPr>
                <w:noProof/>
                <w:webHidden/>
              </w:rPr>
              <w:instrText xml:space="preserve"> PAGEREF _Toc213102720 \h </w:instrText>
            </w:r>
            <w:r>
              <w:rPr>
                <w:noProof/>
                <w:webHidden/>
              </w:rPr>
            </w:r>
            <w:r>
              <w:rPr>
                <w:noProof/>
                <w:webHidden/>
              </w:rPr>
              <w:fldChar w:fldCharType="separate"/>
            </w:r>
            <w:r>
              <w:rPr>
                <w:noProof/>
                <w:webHidden/>
              </w:rPr>
              <w:t>98</w:t>
            </w:r>
            <w:r>
              <w:rPr>
                <w:noProof/>
                <w:webHidden/>
              </w:rPr>
              <w:fldChar w:fldCharType="end"/>
            </w:r>
          </w:hyperlink>
        </w:p>
        <w:p w:rsidR="00F61769" w:rsidRDefault="00F61769" w14:paraId="2DFE5DFA" w14:textId="6C64E07E">
          <w:pPr>
            <w:pStyle w:val="TOC2"/>
            <w:tabs>
              <w:tab w:val="right" w:leader="dot" w:pos="9350"/>
            </w:tabs>
            <w:rPr>
              <w:noProof/>
              <w:kern w:val="2"/>
              <w:lang w:val="en-ID" w:eastAsia="en-ID"/>
              <w14:ligatures w14:val="standardContextual"/>
            </w:rPr>
          </w:pPr>
          <w:hyperlink w:history="1" w:anchor="_Toc213102721">
            <w:r w:rsidRPr="00D52C88">
              <w:rPr>
                <w:rStyle w:val="Hyperlink"/>
                <w:rFonts w:ascii="Times New Roman" w:hAnsi="Times New Roman" w:eastAsia="Times New Roman" w:cs="Times New Roman"/>
                <w:b/>
                <w:bCs/>
                <w:noProof/>
              </w:rPr>
              <w:t>8.2. Segmentation Method</w:t>
            </w:r>
            <w:r>
              <w:rPr>
                <w:noProof/>
                <w:webHidden/>
              </w:rPr>
              <w:tab/>
            </w:r>
            <w:r>
              <w:rPr>
                <w:noProof/>
                <w:webHidden/>
              </w:rPr>
              <w:fldChar w:fldCharType="begin"/>
            </w:r>
            <w:r>
              <w:rPr>
                <w:noProof/>
                <w:webHidden/>
              </w:rPr>
              <w:instrText xml:space="preserve"> PAGEREF _Toc213102721 \h </w:instrText>
            </w:r>
            <w:r>
              <w:rPr>
                <w:noProof/>
                <w:webHidden/>
              </w:rPr>
            </w:r>
            <w:r>
              <w:rPr>
                <w:noProof/>
                <w:webHidden/>
              </w:rPr>
              <w:fldChar w:fldCharType="separate"/>
            </w:r>
            <w:r>
              <w:rPr>
                <w:noProof/>
                <w:webHidden/>
              </w:rPr>
              <w:t>100</w:t>
            </w:r>
            <w:r>
              <w:rPr>
                <w:noProof/>
                <w:webHidden/>
              </w:rPr>
              <w:fldChar w:fldCharType="end"/>
            </w:r>
          </w:hyperlink>
        </w:p>
        <w:p w:rsidR="00F61769" w:rsidRDefault="00F61769" w14:paraId="1268038F" w14:textId="62A78942">
          <w:pPr>
            <w:pStyle w:val="TOC3"/>
            <w:tabs>
              <w:tab w:val="right" w:leader="dot" w:pos="9350"/>
            </w:tabs>
            <w:rPr>
              <w:noProof/>
              <w:kern w:val="2"/>
              <w:lang w:val="en-ID" w:eastAsia="en-ID"/>
              <w14:ligatures w14:val="standardContextual"/>
            </w:rPr>
          </w:pPr>
          <w:hyperlink w:history="1" w:anchor="_Toc213102722">
            <w:r w:rsidRPr="00D52C88">
              <w:rPr>
                <w:rStyle w:val="Hyperlink"/>
                <w:noProof/>
              </w:rPr>
              <w:t>8.2.1. Hough Transform – Detecting Lines and Circles</w:t>
            </w:r>
            <w:r>
              <w:rPr>
                <w:noProof/>
                <w:webHidden/>
              </w:rPr>
              <w:tab/>
            </w:r>
            <w:r>
              <w:rPr>
                <w:noProof/>
                <w:webHidden/>
              </w:rPr>
              <w:fldChar w:fldCharType="begin"/>
            </w:r>
            <w:r>
              <w:rPr>
                <w:noProof/>
                <w:webHidden/>
              </w:rPr>
              <w:instrText xml:space="preserve"> PAGEREF _Toc213102722 \h </w:instrText>
            </w:r>
            <w:r>
              <w:rPr>
                <w:noProof/>
                <w:webHidden/>
              </w:rPr>
            </w:r>
            <w:r>
              <w:rPr>
                <w:noProof/>
                <w:webHidden/>
              </w:rPr>
              <w:fldChar w:fldCharType="separate"/>
            </w:r>
            <w:r>
              <w:rPr>
                <w:noProof/>
                <w:webHidden/>
              </w:rPr>
              <w:t>100</w:t>
            </w:r>
            <w:r>
              <w:rPr>
                <w:noProof/>
                <w:webHidden/>
              </w:rPr>
              <w:fldChar w:fldCharType="end"/>
            </w:r>
          </w:hyperlink>
        </w:p>
        <w:p w:rsidR="00F61769" w:rsidRDefault="00F61769" w14:paraId="3B5D4038" w14:textId="33E3A748">
          <w:pPr>
            <w:pStyle w:val="TOC3"/>
            <w:tabs>
              <w:tab w:val="right" w:leader="dot" w:pos="9350"/>
            </w:tabs>
            <w:rPr>
              <w:noProof/>
              <w:kern w:val="2"/>
              <w:lang w:val="en-ID" w:eastAsia="en-ID"/>
              <w14:ligatures w14:val="standardContextual"/>
            </w:rPr>
          </w:pPr>
          <w:hyperlink w:history="1" w:anchor="_Toc213102723">
            <w:r w:rsidRPr="00D52C88">
              <w:rPr>
                <w:rStyle w:val="Hyperlink"/>
                <w:noProof/>
              </w:rPr>
              <w:t>8.2.2. Thresholding and Otsu's Segmentation</w:t>
            </w:r>
            <w:r>
              <w:rPr>
                <w:noProof/>
                <w:webHidden/>
              </w:rPr>
              <w:tab/>
            </w:r>
            <w:r>
              <w:rPr>
                <w:noProof/>
                <w:webHidden/>
              </w:rPr>
              <w:fldChar w:fldCharType="begin"/>
            </w:r>
            <w:r>
              <w:rPr>
                <w:noProof/>
                <w:webHidden/>
              </w:rPr>
              <w:instrText xml:space="preserve"> PAGEREF _Toc213102723 \h </w:instrText>
            </w:r>
            <w:r>
              <w:rPr>
                <w:noProof/>
                <w:webHidden/>
              </w:rPr>
            </w:r>
            <w:r>
              <w:rPr>
                <w:noProof/>
                <w:webHidden/>
              </w:rPr>
              <w:fldChar w:fldCharType="separate"/>
            </w:r>
            <w:r>
              <w:rPr>
                <w:noProof/>
                <w:webHidden/>
              </w:rPr>
              <w:t>103</w:t>
            </w:r>
            <w:r>
              <w:rPr>
                <w:noProof/>
                <w:webHidden/>
              </w:rPr>
              <w:fldChar w:fldCharType="end"/>
            </w:r>
          </w:hyperlink>
        </w:p>
        <w:p w:rsidR="00F61769" w:rsidRDefault="00F61769" w14:paraId="037571D3" w14:textId="5D46A6D8">
          <w:pPr>
            <w:pStyle w:val="TOC3"/>
            <w:tabs>
              <w:tab w:val="right" w:leader="dot" w:pos="9350"/>
            </w:tabs>
            <w:rPr>
              <w:noProof/>
              <w:kern w:val="2"/>
              <w:lang w:val="en-ID" w:eastAsia="en-ID"/>
              <w14:ligatures w14:val="standardContextual"/>
            </w:rPr>
          </w:pPr>
          <w:hyperlink w:history="1" w:anchor="_Toc213102724">
            <w:r w:rsidRPr="00D52C88">
              <w:rPr>
                <w:rStyle w:val="Hyperlink"/>
                <w:noProof/>
              </w:rPr>
              <w:t>8.3.3. Edge-based Segmentation</w:t>
            </w:r>
            <w:r>
              <w:rPr>
                <w:noProof/>
                <w:webHidden/>
              </w:rPr>
              <w:tab/>
            </w:r>
            <w:r>
              <w:rPr>
                <w:noProof/>
                <w:webHidden/>
              </w:rPr>
              <w:fldChar w:fldCharType="begin"/>
            </w:r>
            <w:r>
              <w:rPr>
                <w:noProof/>
                <w:webHidden/>
              </w:rPr>
              <w:instrText xml:space="preserve"> PAGEREF _Toc213102724 \h </w:instrText>
            </w:r>
            <w:r>
              <w:rPr>
                <w:noProof/>
                <w:webHidden/>
              </w:rPr>
            </w:r>
            <w:r>
              <w:rPr>
                <w:noProof/>
                <w:webHidden/>
              </w:rPr>
              <w:fldChar w:fldCharType="separate"/>
            </w:r>
            <w:r>
              <w:rPr>
                <w:noProof/>
                <w:webHidden/>
              </w:rPr>
              <w:t>104</w:t>
            </w:r>
            <w:r>
              <w:rPr>
                <w:noProof/>
                <w:webHidden/>
              </w:rPr>
              <w:fldChar w:fldCharType="end"/>
            </w:r>
          </w:hyperlink>
        </w:p>
        <w:p w:rsidR="00F61769" w:rsidRDefault="00F61769" w14:paraId="4B9C5816" w14:textId="704F5132">
          <w:pPr>
            <w:pStyle w:val="TOC3"/>
            <w:tabs>
              <w:tab w:val="right" w:leader="dot" w:pos="9350"/>
            </w:tabs>
            <w:rPr>
              <w:noProof/>
              <w:kern w:val="2"/>
              <w:lang w:val="en-ID" w:eastAsia="en-ID"/>
              <w14:ligatures w14:val="standardContextual"/>
            </w:rPr>
          </w:pPr>
          <w:hyperlink w:history="1" w:anchor="_Toc213102725">
            <w:r w:rsidRPr="00D52C88">
              <w:rPr>
                <w:rStyle w:val="Hyperlink"/>
                <w:noProof/>
              </w:rPr>
              <w:t>8.3.4. Region-based Segmentation</w:t>
            </w:r>
            <w:r>
              <w:rPr>
                <w:noProof/>
                <w:webHidden/>
              </w:rPr>
              <w:tab/>
            </w:r>
            <w:r>
              <w:rPr>
                <w:noProof/>
                <w:webHidden/>
              </w:rPr>
              <w:fldChar w:fldCharType="begin"/>
            </w:r>
            <w:r>
              <w:rPr>
                <w:noProof/>
                <w:webHidden/>
              </w:rPr>
              <w:instrText xml:space="preserve"> PAGEREF _Toc213102725 \h </w:instrText>
            </w:r>
            <w:r>
              <w:rPr>
                <w:noProof/>
                <w:webHidden/>
              </w:rPr>
            </w:r>
            <w:r>
              <w:rPr>
                <w:noProof/>
                <w:webHidden/>
              </w:rPr>
              <w:fldChar w:fldCharType="separate"/>
            </w:r>
            <w:r>
              <w:rPr>
                <w:noProof/>
                <w:webHidden/>
              </w:rPr>
              <w:t>105</w:t>
            </w:r>
            <w:r>
              <w:rPr>
                <w:noProof/>
                <w:webHidden/>
              </w:rPr>
              <w:fldChar w:fldCharType="end"/>
            </w:r>
          </w:hyperlink>
        </w:p>
        <w:p w:rsidR="00F61769" w:rsidRDefault="00F61769" w14:paraId="47EC12D1" w14:textId="2693DB12">
          <w:pPr>
            <w:pStyle w:val="TOC2"/>
            <w:tabs>
              <w:tab w:val="right" w:leader="dot" w:pos="9350"/>
            </w:tabs>
            <w:rPr>
              <w:noProof/>
              <w:kern w:val="2"/>
              <w:lang w:val="en-ID" w:eastAsia="en-ID"/>
              <w14:ligatures w14:val="standardContextual"/>
            </w:rPr>
          </w:pPr>
          <w:hyperlink w:history="1" w:anchor="_Toc213102726">
            <w:r w:rsidRPr="00D52C88">
              <w:rPr>
                <w:rStyle w:val="Hyperlink"/>
                <w:rFonts w:ascii="Times New Roman" w:hAnsi="Times New Roman" w:eastAsia="Times New Roman" w:cs="Times New Roman"/>
                <w:b/>
                <w:bCs/>
                <w:noProof/>
              </w:rPr>
              <w:t>8.3. Advanced Segmentation Algorithms</w:t>
            </w:r>
            <w:r>
              <w:rPr>
                <w:noProof/>
                <w:webHidden/>
              </w:rPr>
              <w:tab/>
            </w:r>
            <w:r>
              <w:rPr>
                <w:noProof/>
                <w:webHidden/>
              </w:rPr>
              <w:fldChar w:fldCharType="begin"/>
            </w:r>
            <w:r>
              <w:rPr>
                <w:noProof/>
                <w:webHidden/>
              </w:rPr>
              <w:instrText xml:space="preserve"> PAGEREF _Toc213102726 \h </w:instrText>
            </w:r>
            <w:r>
              <w:rPr>
                <w:noProof/>
                <w:webHidden/>
              </w:rPr>
            </w:r>
            <w:r>
              <w:rPr>
                <w:noProof/>
                <w:webHidden/>
              </w:rPr>
              <w:fldChar w:fldCharType="separate"/>
            </w:r>
            <w:r>
              <w:rPr>
                <w:noProof/>
                <w:webHidden/>
              </w:rPr>
              <w:t>106</w:t>
            </w:r>
            <w:r>
              <w:rPr>
                <w:noProof/>
                <w:webHidden/>
              </w:rPr>
              <w:fldChar w:fldCharType="end"/>
            </w:r>
          </w:hyperlink>
        </w:p>
        <w:p w:rsidR="00F61769" w:rsidRDefault="00F61769" w14:paraId="469AB910" w14:textId="15E4CEB3">
          <w:pPr>
            <w:pStyle w:val="TOC3"/>
            <w:tabs>
              <w:tab w:val="right" w:leader="dot" w:pos="9350"/>
            </w:tabs>
            <w:rPr>
              <w:noProof/>
              <w:kern w:val="2"/>
              <w:lang w:val="en-ID" w:eastAsia="en-ID"/>
              <w14:ligatures w14:val="standardContextual"/>
            </w:rPr>
          </w:pPr>
          <w:hyperlink w:history="1" w:anchor="_Toc213102727">
            <w:r w:rsidRPr="00D52C88">
              <w:rPr>
                <w:rStyle w:val="Hyperlink"/>
                <w:noProof/>
              </w:rPr>
              <w:t>8.3.1. Morphological Watershed Algorithm</w:t>
            </w:r>
            <w:r>
              <w:rPr>
                <w:noProof/>
                <w:webHidden/>
              </w:rPr>
              <w:tab/>
            </w:r>
            <w:r>
              <w:rPr>
                <w:noProof/>
                <w:webHidden/>
              </w:rPr>
              <w:fldChar w:fldCharType="begin"/>
            </w:r>
            <w:r>
              <w:rPr>
                <w:noProof/>
                <w:webHidden/>
              </w:rPr>
              <w:instrText xml:space="preserve"> PAGEREF _Toc213102727 \h </w:instrText>
            </w:r>
            <w:r>
              <w:rPr>
                <w:noProof/>
                <w:webHidden/>
              </w:rPr>
            </w:r>
            <w:r>
              <w:rPr>
                <w:noProof/>
                <w:webHidden/>
              </w:rPr>
              <w:fldChar w:fldCharType="separate"/>
            </w:r>
            <w:r>
              <w:rPr>
                <w:noProof/>
                <w:webHidden/>
              </w:rPr>
              <w:t>106</w:t>
            </w:r>
            <w:r>
              <w:rPr>
                <w:noProof/>
                <w:webHidden/>
              </w:rPr>
              <w:fldChar w:fldCharType="end"/>
            </w:r>
          </w:hyperlink>
        </w:p>
        <w:p w:rsidR="00F61769" w:rsidRDefault="00F61769" w14:paraId="38BA6C2F" w14:textId="24E4F4FF">
          <w:pPr>
            <w:pStyle w:val="TOC3"/>
            <w:tabs>
              <w:tab w:val="right" w:leader="dot" w:pos="9350"/>
            </w:tabs>
            <w:rPr>
              <w:noProof/>
              <w:kern w:val="2"/>
              <w:lang w:val="en-ID" w:eastAsia="en-ID"/>
              <w14:ligatures w14:val="standardContextual"/>
            </w:rPr>
          </w:pPr>
          <w:hyperlink w:history="1" w:anchor="_Toc213102728">
            <w:r w:rsidRPr="00D52C88">
              <w:rPr>
                <w:rStyle w:val="Hyperlink"/>
                <w:noProof/>
              </w:rPr>
              <w:t>8.3.2. Felzenszwalb, SLIC, QuickShift, and Compact Watershed Algorithms</w:t>
            </w:r>
            <w:r>
              <w:rPr>
                <w:noProof/>
                <w:webHidden/>
              </w:rPr>
              <w:tab/>
            </w:r>
            <w:r>
              <w:rPr>
                <w:noProof/>
                <w:webHidden/>
              </w:rPr>
              <w:fldChar w:fldCharType="begin"/>
            </w:r>
            <w:r>
              <w:rPr>
                <w:noProof/>
                <w:webHidden/>
              </w:rPr>
              <w:instrText xml:space="preserve"> PAGEREF _Toc213102728 \h </w:instrText>
            </w:r>
            <w:r>
              <w:rPr>
                <w:noProof/>
                <w:webHidden/>
              </w:rPr>
            </w:r>
            <w:r>
              <w:rPr>
                <w:noProof/>
                <w:webHidden/>
              </w:rPr>
              <w:fldChar w:fldCharType="separate"/>
            </w:r>
            <w:r>
              <w:rPr>
                <w:noProof/>
                <w:webHidden/>
              </w:rPr>
              <w:t>108</w:t>
            </w:r>
            <w:r>
              <w:rPr>
                <w:noProof/>
                <w:webHidden/>
              </w:rPr>
              <w:fldChar w:fldCharType="end"/>
            </w:r>
          </w:hyperlink>
        </w:p>
        <w:p w:rsidR="00F61769" w:rsidRDefault="00F61769" w14:paraId="62D52AF4" w14:textId="175EDE45">
          <w:pPr>
            <w:pStyle w:val="TOC3"/>
            <w:tabs>
              <w:tab w:val="right" w:leader="dot" w:pos="9350"/>
            </w:tabs>
            <w:rPr>
              <w:noProof/>
              <w:kern w:val="2"/>
              <w:lang w:val="en-ID" w:eastAsia="en-ID"/>
              <w14:ligatures w14:val="standardContextual"/>
            </w:rPr>
          </w:pPr>
          <w:hyperlink w:history="1" w:anchor="_Toc213102729">
            <w:r w:rsidRPr="00D52C88">
              <w:rPr>
                <w:rStyle w:val="Hyperlink"/>
                <w:noProof/>
              </w:rPr>
              <w:t>8.3.3. Felzenszwalb's Efficient Graph-Based Image Segmentation</w:t>
            </w:r>
            <w:r>
              <w:rPr>
                <w:noProof/>
                <w:webHidden/>
              </w:rPr>
              <w:tab/>
            </w:r>
            <w:r>
              <w:rPr>
                <w:noProof/>
                <w:webHidden/>
              </w:rPr>
              <w:fldChar w:fldCharType="begin"/>
            </w:r>
            <w:r>
              <w:rPr>
                <w:noProof/>
                <w:webHidden/>
              </w:rPr>
              <w:instrText xml:space="preserve"> PAGEREF _Toc213102729 \h </w:instrText>
            </w:r>
            <w:r>
              <w:rPr>
                <w:noProof/>
                <w:webHidden/>
              </w:rPr>
            </w:r>
            <w:r>
              <w:rPr>
                <w:noProof/>
                <w:webHidden/>
              </w:rPr>
              <w:fldChar w:fldCharType="separate"/>
            </w:r>
            <w:r>
              <w:rPr>
                <w:noProof/>
                <w:webHidden/>
              </w:rPr>
              <w:t>108</w:t>
            </w:r>
            <w:r>
              <w:rPr>
                <w:noProof/>
                <w:webHidden/>
              </w:rPr>
              <w:fldChar w:fldCharType="end"/>
            </w:r>
          </w:hyperlink>
        </w:p>
        <w:p w:rsidR="00F61769" w:rsidRDefault="00F61769" w14:paraId="26DDB15A" w14:textId="658C3D14">
          <w:pPr>
            <w:pStyle w:val="TOC3"/>
            <w:tabs>
              <w:tab w:val="right" w:leader="dot" w:pos="9350"/>
            </w:tabs>
            <w:rPr>
              <w:noProof/>
              <w:kern w:val="2"/>
              <w:lang w:val="en-ID" w:eastAsia="en-ID"/>
              <w14:ligatures w14:val="standardContextual"/>
            </w:rPr>
          </w:pPr>
          <w:hyperlink w:history="1" w:anchor="_Toc213102730">
            <w:r w:rsidRPr="00D52C88">
              <w:rPr>
                <w:rStyle w:val="Hyperlink"/>
                <w:noProof/>
              </w:rPr>
              <w:t>8.3.4. SLIC</w:t>
            </w:r>
            <w:r>
              <w:rPr>
                <w:noProof/>
                <w:webHidden/>
              </w:rPr>
              <w:tab/>
            </w:r>
            <w:r>
              <w:rPr>
                <w:noProof/>
                <w:webHidden/>
              </w:rPr>
              <w:fldChar w:fldCharType="begin"/>
            </w:r>
            <w:r>
              <w:rPr>
                <w:noProof/>
                <w:webHidden/>
              </w:rPr>
              <w:instrText xml:space="preserve"> PAGEREF _Toc213102730 \h </w:instrText>
            </w:r>
            <w:r>
              <w:rPr>
                <w:noProof/>
                <w:webHidden/>
              </w:rPr>
            </w:r>
            <w:r>
              <w:rPr>
                <w:noProof/>
                <w:webHidden/>
              </w:rPr>
              <w:fldChar w:fldCharType="separate"/>
            </w:r>
            <w:r>
              <w:rPr>
                <w:noProof/>
                <w:webHidden/>
              </w:rPr>
              <w:t>110</w:t>
            </w:r>
            <w:r>
              <w:rPr>
                <w:noProof/>
                <w:webHidden/>
              </w:rPr>
              <w:fldChar w:fldCharType="end"/>
            </w:r>
          </w:hyperlink>
        </w:p>
        <w:p w:rsidR="00F61769" w:rsidRDefault="00F61769" w14:paraId="21E993F4" w14:textId="12080DA8">
          <w:pPr>
            <w:pStyle w:val="TOC3"/>
            <w:tabs>
              <w:tab w:val="right" w:leader="dot" w:pos="9350"/>
            </w:tabs>
            <w:rPr>
              <w:noProof/>
              <w:kern w:val="2"/>
              <w:lang w:val="en-ID" w:eastAsia="en-ID"/>
              <w14:ligatures w14:val="standardContextual"/>
            </w:rPr>
          </w:pPr>
          <w:hyperlink w:history="1" w:anchor="_Toc213102731">
            <w:r w:rsidRPr="00D52C88">
              <w:rPr>
                <w:rStyle w:val="Hyperlink"/>
                <w:noProof/>
              </w:rPr>
              <w:t>8.3.5. RAG Merging</w:t>
            </w:r>
            <w:r>
              <w:rPr>
                <w:noProof/>
                <w:webHidden/>
              </w:rPr>
              <w:tab/>
            </w:r>
            <w:r>
              <w:rPr>
                <w:noProof/>
                <w:webHidden/>
              </w:rPr>
              <w:fldChar w:fldCharType="begin"/>
            </w:r>
            <w:r>
              <w:rPr>
                <w:noProof/>
                <w:webHidden/>
              </w:rPr>
              <w:instrText xml:space="preserve"> PAGEREF _Toc213102731 \h </w:instrText>
            </w:r>
            <w:r>
              <w:rPr>
                <w:noProof/>
                <w:webHidden/>
              </w:rPr>
            </w:r>
            <w:r>
              <w:rPr>
                <w:noProof/>
                <w:webHidden/>
              </w:rPr>
              <w:fldChar w:fldCharType="separate"/>
            </w:r>
            <w:r>
              <w:rPr>
                <w:noProof/>
                <w:webHidden/>
              </w:rPr>
              <w:t>111</w:t>
            </w:r>
            <w:r>
              <w:rPr>
                <w:noProof/>
                <w:webHidden/>
              </w:rPr>
              <w:fldChar w:fldCharType="end"/>
            </w:r>
          </w:hyperlink>
        </w:p>
        <w:p w:rsidR="00F61769" w:rsidRDefault="00F61769" w14:paraId="18DDAB58" w14:textId="630B2D89">
          <w:pPr>
            <w:pStyle w:val="TOC3"/>
            <w:tabs>
              <w:tab w:val="right" w:leader="dot" w:pos="9350"/>
            </w:tabs>
            <w:rPr>
              <w:noProof/>
              <w:kern w:val="2"/>
              <w:lang w:val="en-ID" w:eastAsia="en-ID"/>
              <w14:ligatures w14:val="standardContextual"/>
            </w:rPr>
          </w:pPr>
          <w:hyperlink w:history="1" w:anchor="_Toc213102732">
            <w:r w:rsidRPr="00D52C88">
              <w:rPr>
                <w:rStyle w:val="Hyperlink"/>
                <w:noProof/>
              </w:rPr>
              <w:t>8.3.6. QuickShift</w:t>
            </w:r>
            <w:r>
              <w:rPr>
                <w:noProof/>
                <w:webHidden/>
              </w:rPr>
              <w:tab/>
            </w:r>
            <w:r>
              <w:rPr>
                <w:noProof/>
                <w:webHidden/>
              </w:rPr>
              <w:fldChar w:fldCharType="begin"/>
            </w:r>
            <w:r>
              <w:rPr>
                <w:noProof/>
                <w:webHidden/>
              </w:rPr>
              <w:instrText xml:space="preserve"> PAGEREF _Toc213102732 \h </w:instrText>
            </w:r>
            <w:r>
              <w:rPr>
                <w:noProof/>
                <w:webHidden/>
              </w:rPr>
            </w:r>
            <w:r>
              <w:rPr>
                <w:noProof/>
                <w:webHidden/>
              </w:rPr>
              <w:fldChar w:fldCharType="separate"/>
            </w:r>
            <w:r>
              <w:rPr>
                <w:noProof/>
                <w:webHidden/>
              </w:rPr>
              <w:t>112</w:t>
            </w:r>
            <w:r>
              <w:rPr>
                <w:noProof/>
                <w:webHidden/>
              </w:rPr>
              <w:fldChar w:fldCharType="end"/>
            </w:r>
          </w:hyperlink>
        </w:p>
        <w:p w:rsidR="00F61769" w:rsidRDefault="00F61769" w14:paraId="0B030F30" w14:textId="056F98E5">
          <w:pPr>
            <w:pStyle w:val="TOC3"/>
            <w:tabs>
              <w:tab w:val="right" w:leader="dot" w:pos="9350"/>
            </w:tabs>
            <w:rPr>
              <w:noProof/>
              <w:kern w:val="2"/>
              <w:lang w:val="en-ID" w:eastAsia="en-ID"/>
              <w14:ligatures w14:val="standardContextual"/>
            </w:rPr>
          </w:pPr>
          <w:hyperlink w:history="1" w:anchor="_Toc213102733">
            <w:r w:rsidRPr="00D52C88">
              <w:rPr>
                <w:rStyle w:val="Hyperlink"/>
                <w:noProof/>
              </w:rPr>
              <w:t>8.3.7. Compact Watershed</w:t>
            </w:r>
            <w:r>
              <w:rPr>
                <w:noProof/>
                <w:webHidden/>
              </w:rPr>
              <w:tab/>
            </w:r>
            <w:r>
              <w:rPr>
                <w:noProof/>
                <w:webHidden/>
              </w:rPr>
              <w:fldChar w:fldCharType="begin"/>
            </w:r>
            <w:r>
              <w:rPr>
                <w:noProof/>
                <w:webHidden/>
              </w:rPr>
              <w:instrText xml:space="preserve"> PAGEREF _Toc213102733 \h </w:instrText>
            </w:r>
            <w:r>
              <w:rPr>
                <w:noProof/>
                <w:webHidden/>
              </w:rPr>
            </w:r>
            <w:r>
              <w:rPr>
                <w:noProof/>
                <w:webHidden/>
              </w:rPr>
              <w:fldChar w:fldCharType="separate"/>
            </w:r>
            <w:r>
              <w:rPr>
                <w:noProof/>
                <w:webHidden/>
              </w:rPr>
              <w:t>113</w:t>
            </w:r>
            <w:r>
              <w:rPr>
                <w:noProof/>
                <w:webHidden/>
              </w:rPr>
              <w:fldChar w:fldCharType="end"/>
            </w:r>
          </w:hyperlink>
        </w:p>
        <w:p w:rsidR="00F61769" w:rsidRDefault="00F61769" w14:paraId="0F6A4B1B" w14:textId="050E04C8">
          <w:pPr>
            <w:pStyle w:val="TOC3"/>
            <w:tabs>
              <w:tab w:val="right" w:leader="dot" w:pos="9350"/>
            </w:tabs>
            <w:rPr>
              <w:noProof/>
              <w:kern w:val="2"/>
              <w:lang w:val="en-ID" w:eastAsia="en-ID"/>
              <w14:ligatures w14:val="standardContextual"/>
            </w:rPr>
          </w:pPr>
          <w:hyperlink w:history="1" w:anchor="_Toc213102734">
            <w:r w:rsidRPr="00D52C88">
              <w:rPr>
                <w:rStyle w:val="Hyperlink"/>
                <w:noProof/>
              </w:rPr>
              <w:t>8.3.8. Region Growing with SimpleITK</w:t>
            </w:r>
            <w:r>
              <w:rPr>
                <w:noProof/>
                <w:webHidden/>
              </w:rPr>
              <w:tab/>
            </w:r>
            <w:r>
              <w:rPr>
                <w:noProof/>
                <w:webHidden/>
              </w:rPr>
              <w:fldChar w:fldCharType="begin"/>
            </w:r>
            <w:r>
              <w:rPr>
                <w:noProof/>
                <w:webHidden/>
              </w:rPr>
              <w:instrText xml:space="preserve"> PAGEREF _Toc213102734 \h </w:instrText>
            </w:r>
            <w:r>
              <w:rPr>
                <w:noProof/>
                <w:webHidden/>
              </w:rPr>
            </w:r>
            <w:r>
              <w:rPr>
                <w:noProof/>
                <w:webHidden/>
              </w:rPr>
              <w:fldChar w:fldCharType="separate"/>
            </w:r>
            <w:r>
              <w:rPr>
                <w:noProof/>
                <w:webHidden/>
              </w:rPr>
              <w:t>113</w:t>
            </w:r>
            <w:r>
              <w:rPr>
                <w:noProof/>
                <w:webHidden/>
              </w:rPr>
              <w:fldChar w:fldCharType="end"/>
            </w:r>
          </w:hyperlink>
        </w:p>
        <w:p w:rsidR="00F61769" w:rsidRDefault="00F61769" w14:paraId="7BCFF3CB" w14:textId="1AD917FE">
          <w:pPr>
            <w:pStyle w:val="TOC3"/>
            <w:tabs>
              <w:tab w:val="right" w:leader="dot" w:pos="9350"/>
            </w:tabs>
            <w:rPr>
              <w:noProof/>
              <w:kern w:val="2"/>
              <w:lang w:val="en-ID" w:eastAsia="en-ID"/>
              <w14:ligatures w14:val="standardContextual"/>
            </w:rPr>
          </w:pPr>
          <w:hyperlink w:history="1" w:anchor="_Toc213102735">
            <w:r w:rsidRPr="00D52C88">
              <w:rPr>
                <w:rStyle w:val="Hyperlink"/>
                <w:noProof/>
              </w:rPr>
              <w:t>8.3.9. Active Contours</w:t>
            </w:r>
            <w:r>
              <w:rPr>
                <w:noProof/>
                <w:webHidden/>
              </w:rPr>
              <w:tab/>
            </w:r>
            <w:r>
              <w:rPr>
                <w:noProof/>
                <w:webHidden/>
              </w:rPr>
              <w:fldChar w:fldCharType="begin"/>
            </w:r>
            <w:r>
              <w:rPr>
                <w:noProof/>
                <w:webHidden/>
              </w:rPr>
              <w:instrText xml:space="preserve"> PAGEREF _Toc213102735 \h </w:instrText>
            </w:r>
            <w:r>
              <w:rPr>
                <w:noProof/>
                <w:webHidden/>
              </w:rPr>
            </w:r>
            <w:r>
              <w:rPr>
                <w:noProof/>
                <w:webHidden/>
              </w:rPr>
              <w:fldChar w:fldCharType="separate"/>
            </w:r>
            <w:r>
              <w:rPr>
                <w:noProof/>
                <w:webHidden/>
              </w:rPr>
              <w:t>115</w:t>
            </w:r>
            <w:r>
              <w:rPr>
                <w:noProof/>
                <w:webHidden/>
              </w:rPr>
              <w:fldChar w:fldCharType="end"/>
            </w:r>
          </w:hyperlink>
        </w:p>
        <w:p w:rsidR="00F61769" w:rsidRDefault="00F61769" w14:paraId="73C89A4B" w14:textId="0C5E965E">
          <w:pPr>
            <w:pStyle w:val="TOC3"/>
            <w:tabs>
              <w:tab w:val="right" w:leader="dot" w:pos="9350"/>
            </w:tabs>
            <w:rPr>
              <w:noProof/>
              <w:kern w:val="2"/>
              <w:lang w:val="en-ID" w:eastAsia="en-ID"/>
              <w14:ligatures w14:val="standardContextual"/>
            </w:rPr>
          </w:pPr>
          <w:hyperlink w:history="1" w:anchor="_Toc213102736">
            <w:r w:rsidRPr="00D52C88">
              <w:rPr>
                <w:rStyle w:val="Hyperlink"/>
                <w:noProof/>
              </w:rPr>
              <w:t>8.3.10. Morphological Snakes</w:t>
            </w:r>
            <w:r>
              <w:rPr>
                <w:noProof/>
                <w:webHidden/>
              </w:rPr>
              <w:tab/>
            </w:r>
            <w:r>
              <w:rPr>
                <w:noProof/>
                <w:webHidden/>
              </w:rPr>
              <w:fldChar w:fldCharType="begin"/>
            </w:r>
            <w:r>
              <w:rPr>
                <w:noProof/>
                <w:webHidden/>
              </w:rPr>
              <w:instrText xml:space="preserve"> PAGEREF _Toc213102736 \h </w:instrText>
            </w:r>
            <w:r>
              <w:rPr>
                <w:noProof/>
                <w:webHidden/>
              </w:rPr>
            </w:r>
            <w:r>
              <w:rPr>
                <w:noProof/>
                <w:webHidden/>
              </w:rPr>
              <w:fldChar w:fldCharType="separate"/>
            </w:r>
            <w:r>
              <w:rPr>
                <w:noProof/>
                <w:webHidden/>
              </w:rPr>
              <w:t>115</w:t>
            </w:r>
            <w:r>
              <w:rPr>
                <w:noProof/>
                <w:webHidden/>
              </w:rPr>
              <w:fldChar w:fldCharType="end"/>
            </w:r>
          </w:hyperlink>
        </w:p>
        <w:p w:rsidR="00F61769" w:rsidRDefault="00F61769" w14:paraId="71D430A5" w14:textId="65DC7295">
          <w:pPr>
            <w:pStyle w:val="TOC2"/>
            <w:tabs>
              <w:tab w:val="right" w:leader="dot" w:pos="9350"/>
            </w:tabs>
            <w:rPr>
              <w:noProof/>
              <w:kern w:val="2"/>
              <w:lang w:val="en-ID" w:eastAsia="en-ID"/>
              <w14:ligatures w14:val="standardContextual"/>
            </w:rPr>
          </w:pPr>
          <w:hyperlink w:history="1" w:anchor="_Toc213102737">
            <w:r w:rsidRPr="00D52C88">
              <w:rPr>
                <w:rStyle w:val="Hyperlink"/>
                <w:rFonts w:ascii="Times New Roman" w:hAnsi="Times New Roman" w:eastAsia="Times New Roman" w:cs="Times New Roman"/>
                <w:b/>
                <w:bCs/>
                <w:noProof/>
              </w:rPr>
              <w:t>8.4. Conculsion</w:t>
            </w:r>
            <w:r>
              <w:rPr>
                <w:noProof/>
                <w:webHidden/>
              </w:rPr>
              <w:tab/>
            </w:r>
            <w:r>
              <w:rPr>
                <w:noProof/>
                <w:webHidden/>
              </w:rPr>
              <w:fldChar w:fldCharType="begin"/>
            </w:r>
            <w:r>
              <w:rPr>
                <w:noProof/>
                <w:webHidden/>
              </w:rPr>
              <w:instrText xml:space="preserve"> PAGEREF _Toc213102737 \h </w:instrText>
            </w:r>
            <w:r>
              <w:rPr>
                <w:noProof/>
                <w:webHidden/>
              </w:rPr>
            </w:r>
            <w:r>
              <w:rPr>
                <w:noProof/>
                <w:webHidden/>
              </w:rPr>
              <w:fldChar w:fldCharType="separate"/>
            </w:r>
            <w:r>
              <w:rPr>
                <w:noProof/>
                <w:webHidden/>
              </w:rPr>
              <w:t>116</w:t>
            </w:r>
            <w:r>
              <w:rPr>
                <w:noProof/>
                <w:webHidden/>
              </w:rPr>
              <w:fldChar w:fldCharType="end"/>
            </w:r>
          </w:hyperlink>
        </w:p>
        <w:p w:rsidR="00F61769" w:rsidRDefault="00F61769" w14:paraId="745B1E74" w14:textId="7D225A7F">
          <w:pPr>
            <w:pStyle w:val="TOC1"/>
            <w:tabs>
              <w:tab w:val="right" w:leader="dot" w:pos="9350"/>
            </w:tabs>
            <w:rPr>
              <w:noProof/>
              <w:kern w:val="2"/>
              <w:lang w:val="en-ID" w:eastAsia="en-ID"/>
              <w14:ligatures w14:val="standardContextual"/>
            </w:rPr>
          </w:pPr>
          <w:hyperlink w:history="1" w:anchor="_Toc213102738">
            <w:r w:rsidRPr="00D52C88">
              <w:rPr>
                <w:rStyle w:val="Hyperlink"/>
                <w:noProof/>
              </w:rPr>
              <w:t>BAB 9 Classical Machine Learning Methods in Image Processing</w:t>
            </w:r>
            <w:r>
              <w:rPr>
                <w:noProof/>
                <w:webHidden/>
              </w:rPr>
              <w:tab/>
            </w:r>
            <w:r>
              <w:rPr>
                <w:noProof/>
                <w:webHidden/>
              </w:rPr>
              <w:fldChar w:fldCharType="begin"/>
            </w:r>
            <w:r>
              <w:rPr>
                <w:noProof/>
                <w:webHidden/>
              </w:rPr>
              <w:instrText xml:space="preserve"> PAGEREF _Toc213102738 \h </w:instrText>
            </w:r>
            <w:r>
              <w:rPr>
                <w:noProof/>
                <w:webHidden/>
              </w:rPr>
            </w:r>
            <w:r>
              <w:rPr>
                <w:noProof/>
                <w:webHidden/>
              </w:rPr>
              <w:fldChar w:fldCharType="separate"/>
            </w:r>
            <w:r>
              <w:rPr>
                <w:noProof/>
                <w:webHidden/>
              </w:rPr>
              <w:t>117</w:t>
            </w:r>
            <w:r>
              <w:rPr>
                <w:noProof/>
                <w:webHidden/>
              </w:rPr>
              <w:fldChar w:fldCharType="end"/>
            </w:r>
          </w:hyperlink>
        </w:p>
        <w:p w:rsidR="00F61769" w:rsidRDefault="00F61769" w14:paraId="66AC335C" w14:textId="78EFF201">
          <w:pPr>
            <w:pStyle w:val="TOC2"/>
            <w:tabs>
              <w:tab w:val="right" w:leader="dot" w:pos="9350"/>
            </w:tabs>
            <w:rPr>
              <w:noProof/>
              <w:kern w:val="2"/>
              <w:lang w:val="en-ID" w:eastAsia="en-ID"/>
              <w14:ligatures w14:val="standardContextual"/>
            </w:rPr>
          </w:pPr>
          <w:hyperlink w:history="1" w:anchor="_Toc213102739">
            <w:r w:rsidRPr="00D52C88">
              <w:rPr>
                <w:rStyle w:val="Hyperlink"/>
                <w:noProof/>
              </w:rPr>
              <w:t>9.1 Unsupervised Machine Learning</w:t>
            </w:r>
            <w:r>
              <w:rPr>
                <w:noProof/>
                <w:webHidden/>
              </w:rPr>
              <w:tab/>
            </w:r>
            <w:r>
              <w:rPr>
                <w:noProof/>
                <w:webHidden/>
              </w:rPr>
              <w:fldChar w:fldCharType="begin"/>
            </w:r>
            <w:r>
              <w:rPr>
                <w:noProof/>
                <w:webHidden/>
              </w:rPr>
              <w:instrText xml:space="preserve"> PAGEREF _Toc213102739 \h </w:instrText>
            </w:r>
            <w:r>
              <w:rPr>
                <w:noProof/>
                <w:webHidden/>
              </w:rPr>
            </w:r>
            <w:r>
              <w:rPr>
                <w:noProof/>
                <w:webHidden/>
              </w:rPr>
              <w:fldChar w:fldCharType="separate"/>
            </w:r>
            <w:r>
              <w:rPr>
                <w:noProof/>
                <w:webHidden/>
              </w:rPr>
              <w:t>117</w:t>
            </w:r>
            <w:r>
              <w:rPr>
                <w:noProof/>
                <w:webHidden/>
              </w:rPr>
              <w:fldChar w:fldCharType="end"/>
            </w:r>
          </w:hyperlink>
        </w:p>
        <w:p w:rsidR="00F61769" w:rsidRDefault="00F61769" w14:paraId="773B4DEC" w14:textId="0AD2FA0B">
          <w:pPr>
            <w:pStyle w:val="TOC3"/>
            <w:tabs>
              <w:tab w:val="right" w:leader="dot" w:pos="9350"/>
            </w:tabs>
            <w:rPr>
              <w:noProof/>
              <w:kern w:val="2"/>
              <w:lang w:val="en-ID" w:eastAsia="en-ID"/>
              <w14:ligatures w14:val="standardContextual"/>
            </w:rPr>
          </w:pPr>
          <w:hyperlink w:history="1" w:anchor="_Toc213102740">
            <w:r w:rsidRPr="00D52C88">
              <w:rPr>
                <w:rStyle w:val="Hyperlink"/>
                <w:noProof/>
              </w:rPr>
              <w:t>9.1.1 K-Means Clustering for Image Segmentation with Color Quantization</w:t>
            </w:r>
            <w:r>
              <w:rPr>
                <w:noProof/>
                <w:webHidden/>
              </w:rPr>
              <w:tab/>
            </w:r>
            <w:r>
              <w:rPr>
                <w:noProof/>
                <w:webHidden/>
              </w:rPr>
              <w:fldChar w:fldCharType="begin"/>
            </w:r>
            <w:r>
              <w:rPr>
                <w:noProof/>
                <w:webHidden/>
              </w:rPr>
              <w:instrText xml:space="preserve"> PAGEREF _Toc213102740 \h </w:instrText>
            </w:r>
            <w:r>
              <w:rPr>
                <w:noProof/>
                <w:webHidden/>
              </w:rPr>
            </w:r>
            <w:r>
              <w:rPr>
                <w:noProof/>
                <w:webHidden/>
              </w:rPr>
              <w:fldChar w:fldCharType="separate"/>
            </w:r>
            <w:r>
              <w:rPr>
                <w:noProof/>
                <w:webHidden/>
              </w:rPr>
              <w:t>117</w:t>
            </w:r>
            <w:r>
              <w:rPr>
                <w:noProof/>
                <w:webHidden/>
              </w:rPr>
              <w:fldChar w:fldCharType="end"/>
            </w:r>
          </w:hyperlink>
        </w:p>
        <w:p w:rsidR="00F61769" w:rsidRDefault="00F61769" w14:paraId="39296074" w14:textId="5A8C9E11">
          <w:pPr>
            <w:pStyle w:val="TOC3"/>
            <w:tabs>
              <w:tab w:val="right" w:leader="dot" w:pos="9350"/>
            </w:tabs>
            <w:rPr>
              <w:noProof/>
              <w:kern w:val="2"/>
              <w:lang w:val="en-ID" w:eastAsia="en-ID"/>
              <w14:ligatures w14:val="standardContextual"/>
            </w:rPr>
          </w:pPr>
          <w:hyperlink w:history="1" w:anchor="_Toc213102741">
            <w:r w:rsidRPr="00D52C88">
              <w:rPr>
                <w:rStyle w:val="Hyperlink"/>
                <w:noProof/>
              </w:rPr>
              <w:t>9.1.2 Spectral Clustering for Image Segmentation</w:t>
            </w:r>
            <w:r>
              <w:rPr>
                <w:noProof/>
                <w:webHidden/>
              </w:rPr>
              <w:tab/>
            </w:r>
            <w:r>
              <w:rPr>
                <w:noProof/>
                <w:webHidden/>
              </w:rPr>
              <w:fldChar w:fldCharType="begin"/>
            </w:r>
            <w:r>
              <w:rPr>
                <w:noProof/>
                <w:webHidden/>
              </w:rPr>
              <w:instrText xml:space="preserve"> PAGEREF _Toc213102741 \h </w:instrText>
            </w:r>
            <w:r>
              <w:rPr>
                <w:noProof/>
                <w:webHidden/>
              </w:rPr>
            </w:r>
            <w:r>
              <w:rPr>
                <w:noProof/>
                <w:webHidden/>
              </w:rPr>
              <w:fldChar w:fldCharType="separate"/>
            </w:r>
            <w:r>
              <w:rPr>
                <w:noProof/>
                <w:webHidden/>
              </w:rPr>
              <w:t>119</w:t>
            </w:r>
            <w:r>
              <w:rPr>
                <w:noProof/>
                <w:webHidden/>
              </w:rPr>
              <w:fldChar w:fldCharType="end"/>
            </w:r>
          </w:hyperlink>
        </w:p>
        <w:p w:rsidR="00F61769" w:rsidRDefault="00F61769" w14:paraId="03661697" w14:textId="03506D35">
          <w:pPr>
            <w:pStyle w:val="TOC3"/>
            <w:tabs>
              <w:tab w:val="right" w:leader="dot" w:pos="9350"/>
            </w:tabs>
            <w:rPr>
              <w:noProof/>
              <w:kern w:val="2"/>
              <w:lang w:val="en-ID" w:eastAsia="en-ID"/>
              <w14:ligatures w14:val="standardContextual"/>
            </w:rPr>
          </w:pPr>
          <w:hyperlink w:history="1" w:anchor="_Toc213102742">
            <w:r w:rsidRPr="00D52C88">
              <w:rPr>
                <w:rStyle w:val="Hyperlink"/>
                <w:noProof/>
              </w:rPr>
              <w:t>9.1.3 PCA and Eigenfaces</w:t>
            </w:r>
            <w:r>
              <w:rPr>
                <w:noProof/>
                <w:webHidden/>
              </w:rPr>
              <w:tab/>
            </w:r>
            <w:r>
              <w:rPr>
                <w:noProof/>
                <w:webHidden/>
              </w:rPr>
              <w:fldChar w:fldCharType="begin"/>
            </w:r>
            <w:r>
              <w:rPr>
                <w:noProof/>
                <w:webHidden/>
              </w:rPr>
              <w:instrText xml:space="preserve"> PAGEREF _Toc213102742 \h </w:instrText>
            </w:r>
            <w:r>
              <w:rPr>
                <w:noProof/>
                <w:webHidden/>
              </w:rPr>
            </w:r>
            <w:r>
              <w:rPr>
                <w:noProof/>
                <w:webHidden/>
              </w:rPr>
              <w:fldChar w:fldCharType="separate"/>
            </w:r>
            <w:r>
              <w:rPr>
                <w:noProof/>
                <w:webHidden/>
              </w:rPr>
              <w:t>121</w:t>
            </w:r>
            <w:r>
              <w:rPr>
                <w:noProof/>
                <w:webHidden/>
              </w:rPr>
              <w:fldChar w:fldCharType="end"/>
            </w:r>
          </w:hyperlink>
        </w:p>
        <w:p w:rsidR="00F61769" w:rsidRDefault="00F61769" w14:paraId="7E7D472A" w14:textId="4FD59E26">
          <w:pPr>
            <w:pStyle w:val="TOC2"/>
            <w:tabs>
              <w:tab w:val="right" w:leader="dot" w:pos="9350"/>
            </w:tabs>
            <w:rPr>
              <w:noProof/>
              <w:kern w:val="2"/>
              <w:lang w:val="en-ID" w:eastAsia="en-ID"/>
              <w14:ligatures w14:val="standardContextual"/>
            </w:rPr>
          </w:pPr>
          <w:hyperlink w:history="1" w:anchor="_Toc213102743">
            <w:r w:rsidRPr="00D52C88">
              <w:rPr>
                <w:rStyle w:val="Hyperlink"/>
                <w:noProof/>
              </w:rPr>
              <w:t>9.2 Supervised Machine Learning</w:t>
            </w:r>
            <w:r>
              <w:rPr>
                <w:noProof/>
                <w:webHidden/>
              </w:rPr>
              <w:tab/>
            </w:r>
            <w:r>
              <w:rPr>
                <w:noProof/>
                <w:webHidden/>
              </w:rPr>
              <w:fldChar w:fldCharType="begin"/>
            </w:r>
            <w:r>
              <w:rPr>
                <w:noProof/>
                <w:webHidden/>
              </w:rPr>
              <w:instrText xml:space="preserve"> PAGEREF _Toc213102743 \h </w:instrText>
            </w:r>
            <w:r>
              <w:rPr>
                <w:noProof/>
                <w:webHidden/>
              </w:rPr>
            </w:r>
            <w:r>
              <w:rPr>
                <w:noProof/>
                <w:webHidden/>
              </w:rPr>
              <w:fldChar w:fldCharType="separate"/>
            </w:r>
            <w:r>
              <w:rPr>
                <w:noProof/>
                <w:webHidden/>
              </w:rPr>
              <w:t>122</w:t>
            </w:r>
            <w:r>
              <w:rPr>
                <w:noProof/>
                <w:webHidden/>
              </w:rPr>
              <w:fldChar w:fldCharType="end"/>
            </w:r>
          </w:hyperlink>
        </w:p>
        <w:p w:rsidR="00F61769" w:rsidRDefault="00F61769" w14:paraId="27200BD2" w14:textId="7B07F466">
          <w:pPr>
            <w:pStyle w:val="TOC2"/>
            <w:tabs>
              <w:tab w:val="right" w:leader="dot" w:pos="9350"/>
            </w:tabs>
            <w:rPr>
              <w:noProof/>
              <w:kern w:val="2"/>
              <w:lang w:val="en-ID" w:eastAsia="en-ID"/>
              <w14:ligatures w14:val="standardContextual"/>
            </w:rPr>
          </w:pPr>
          <w:hyperlink w:history="1" w:anchor="_Toc213102744">
            <w:r w:rsidRPr="00D52C88">
              <w:rPr>
                <w:rStyle w:val="Hyperlink"/>
                <w:noProof/>
              </w:rPr>
              <w:t>9.2.1 MNIST Dataset dan Klasifikasi Digit Tulisan Tangan</w:t>
            </w:r>
            <w:r>
              <w:rPr>
                <w:noProof/>
                <w:webHidden/>
              </w:rPr>
              <w:tab/>
            </w:r>
            <w:r>
              <w:rPr>
                <w:noProof/>
                <w:webHidden/>
              </w:rPr>
              <w:fldChar w:fldCharType="begin"/>
            </w:r>
            <w:r>
              <w:rPr>
                <w:noProof/>
                <w:webHidden/>
              </w:rPr>
              <w:instrText xml:space="preserve"> PAGEREF _Toc213102744 \h </w:instrText>
            </w:r>
            <w:r>
              <w:rPr>
                <w:noProof/>
                <w:webHidden/>
              </w:rPr>
            </w:r>
            <w:r>
              <w:rPr>
                <w:noProof/>
                <w:webHidden/>
              </w:rPr>
              <w:fldChar w:fldCharType="separate"/>
            </w:r>
            <w:r>
              <w:rPr>
                <w:noProof/>
                <w:webHidden/>
              </w:rPr>
              <w:t>123</w:t>
            </w:r>
            <w:r>
              <w:rPr>
                <w:noProof/>
                <w:webHidden/>
              </w:rPr>
              <w:fldChar w:fldCharType="end"/>
            </w:r>
          </w:hyperlink>
        </w:p>
        <w:p w:rsidR="00F61769" w:rsidRDefault="00F61769" w14:paraId="137250FB" w14:textId="2B1194AD">
          <w:pPr>
            <w:pStyle w:val="TOC3"/>
            <w:tabs>
              <w:tab w:val="right" w:leader="dot" w:pos="9350"/>
            </w:tabs>
            <w:rPr>
              <w:noProof/>
              <w:kern w:val="2"/>
              <w:lang w:val="en-ID" w:eastAsia="en-ID"/>
              <w14:ligatures w14:val="standardContextual"/>
            </w:rPr>
          </w:pPr>
          <w:hyperlink w:history="1" w:anchor="_Toc213102745">
            <w:r w:rsidRPr="00D52C88">
              <w:rPr>
                <w:rStyle w:val="Hyperlink"/>
                <w:noProof/>
              </w:rPr>
              <w:t>9.2.1.1 Tujuan</w:t>
            </w:r>
            <w:r>
              <w:rPr>
                <w:noProof/>
                <w:webHidden/>
              </w:rPr>
              <w:tab/>
            </w:r>
            <w:r>
              <w:rPr>
                <w:noProof/>
                <w:webHidden/>
              </w:rPr>
              <w:fldChar w:fldCharType="begin"/>
            </w:r>
            <w:r>
              <w:rPr>
                <w:noProof/>
                <w:webHidden/>
              </w:rPr>
              <w:instrText xml:space="preserve"> PAGEREF _Toc213102745 \h </w:instrText>
            </w:r>
            <w:r>
              <w:rPr>
                <w:noProof/>
                <w:webHidden/>
              </w:rPr>
            </w:r>
            <w:r>
              <w:rPr>
                <w:noProof/>
                <w:webHidden/>
              </w:rPr>
              <w:fldChar w:fldCharType="separate"/>
            </w:r>
            <w:r>
              <w:rPr>
                <w:noProof/>
                <w:webHidden/>
              </w:rPr>
              <w:t>123</w:t>
            </w:r>
            <w:r>
              <w:rPr>
                <w:noProof/>
                <w:webHidden/>
              </w:rPr>
              <w:fldChar w:fldCharType="end"/>
            </w:r>
          </w:hyperlink>
        </w:p>
        <w:p w:rsidR="00F61769" w:rsidRDefault="00F61769" w14:paraId="239970EC" w14:textId="6B994E52">
          <w:pPr>
            <w:pStyle w:val="TOC3"/>
            <w:tabs>
              <w:tab w:val="right" w:leader="dot" w:pos="9350"/>
            </w:tabs>
            <w:rPr>
              <w:noProof/>
              <w:kern w:val="2"/>
              <w:lang w:val="en-ID" w:eastAsia="en-ID"/>
              <w14:ligatures w14:val="standardContextual"/>
            </w:rPr>
          </w:pPr>
          <w:hyperlink w:history="1" w:anchor="_Toc213102746">
            <w:r w:rsidRPr="00D52C88">
              <w:rPr>
                <w:rStyle w:val="Hyperlink"/>
                <w:noProof/>
              </w:rPr>
              <w:t>9.2.1.2 Teori Singkat MNIST Dataset</w:t>
            </w:r>
            <w:r>
              <w:rPr>
                <w:noProof/>
                <w:webHidden/>
              </w:rPr>
              <w:tab/>
            </w:r>
            <w:r>
              <w:rPr>
                <w:noProof/>
                <w:webHidden/>
              </w:rPr>
              <w:fldChar w:fldCharType="begin"/>
            </w:r>
            <w:r>
              <w:rPr>
                <w:noProof/>
                <w:webHidden/>
              </w:rPr>
              <w:instrText xml:space="preserve"> PAGEREF _Toc213102746 \h </w:instrText>
            </w:r>
            <w:r>
              <w:rPr>
                <w:noProof/>
                <w:webHidden/>
              </w:rPr>
            </w:r>
            <w:r>
              <w:rPr>
                <w:noProof/>
                <w:webHidden/>
              </w:rPr>
              <w:fldChar w:fldCharType="separate"/>
            </w:r>
            <w:r>
              <w:rPr>
                <w:noProof/>
                <w:webHidden/>
              </w:rPr>
              <w:t>123</w:t>
            </w:r>
            <w:r>
              <w:rPr>
                <w:noProof/>
                <w:webHidden/>
              </w:rPr>
              <w:fldChar w:fldCharType="end"/>
            </w:r>
          </w:hyperlink>
        </w:p>
        <w:p w:rsidR="00F61769" w:rsidRDefault="00F61769" w14:paraId="508DC901" w14:textId="0EC8350F">
          <w:pPr>
            <w:pStyle w:val="TOC3"/>
            <w:tabs>
              <w:tab w:val="right" w:leader="dot" w:pos="9350"/>
            </w:tabs>
            <w:rPr>
              <w:noProof/>
              <w:kern w:val="2"/>
              <w:lang w:val="en-ID" w:eastAsia="en-ID"/>
              <w14:ligatures w14:val="standardContextual"/>
            </w:rPr>
          </w:pPr>
          <w:hyperlink w:history="1" w:anchor="_Toc213102747">
            <w:r w:rsidRPr="00D52C88">
              <w:rPr>
                <w:rStyle w:val="Hyperlink"/>
                <w:noProof/>
              </w:rPr>
              <w:t>9.2.1.3 Downloading the MNIST Dataset</w:t>
            </w:r>
            <w:r>
              <w:rPr>
                <w:noProof/>
                <w:webHidden/>
              </w:rPr>
              <w:tab/>
            </w:r>
            <w:r>
              <w:rPr>
                <w:noProof/>
                <w:webHidden/>
              </w:rPr>
              <w:fldChar w:fldCharType="begin"/>
            </w:r>
            <w:r>
              <w:rPr>
                <w:noProof/>
                <w:webHidden/>
              </w:rPr>
              <w:instrText xml:space="preserve"> PAGEREF _Toc213102747 \h </w:instrText>
            </w:r>
            <w:r>
              <w:rPr>
                <w:noProof/>
                <w:webHidden/>
              </w:rPr>
            </w:r>
            <w:r>
              <w:rPr>
                <w:noProof/>
                <w:webHidden/>
              </w:rPr>
              <w:fldChar w:fldCharType="separate"/>
            </w:r>
            <w:r>
              <w:rPr>
                <w:noProof/>
                <w:webHidden/>
              </w:rPr>
              <w:t>124</w:t>
            </w:r>
            <w:r>
              <w:rPr>
                <w:noProof/>
                <w:webHidden/>
              </w:rPr>
              <w:fldChar w:fldCharType="end"/>
            </w:r>
          </w:hyperlink>
        </w:p>
        <w:p w:rsidR="00F61769" w:rsidRDefault="00F61769" w14:paraId="6A64F8D6" w14:textId="1FB13C2F">
          <w:pPr>
            <w:pStyle w:val="TOC3"/>
            <w:tabs>
              <w:tab w:val="right" w:leader="dot" w:pos="9350"/>
            </w:tabs>
            <w:rPr>
              <w:noProof/>
              <w:kern w:val="2"/>
              <w:lang w:val="en-ID" w:eastAsia="en-ID"/>
              <w14:ligatures w14:val="standardContextual"/>
            </w:rPr>
          </w:pPr>
          <w:hyperlink w:history="1" w:anchor="_Toc213102748">
            <w:r w:rsidRPr="00D52C88">
              <w:rPr>
                <w:rStyle w:val="Hyperlink"/>
                <w:noProof/>
              </w:rPr>
              <w:t>9.2.1.4 Training KNN, Gaussian Bayes, and SVM Models to Classify MNIST</w:t>
            </w:r>
            <w:r>
              <w:rPr>
                <w:noProof/>
                <w:webHidden/>
              </w:rPr>
              <w:tab/>
            </w:r>
            <w:r>
              <w:rPr>
                <w:noProof/>
                <w:webHidden/>
              </w:rPr>
              <w:fldChar w:fldCharType="begin"/>
            </w:r>
            <w:r>
              <w:rPr>
                <w:noProof/>
                <w:webHidden/>
              </w:rPr>
              <w:instrText xml:space="preserve"> PAGEREF _Toc213102748 \h </w:instrText>
            </w:r>
            <w:r>
              <w:rPr>
                <w:noProof/>
                <w:webHidden/>
              </w:rPr>
            </w:r>
            <w:r>
              <w:rPr>
                <w:noProof/>
                <w:webHidden/>
              </w:rPr>
              <w:fldChar w:fldCharType="separate"/>
            </w:r>
            <w:r>
              <w:rPr>
                <w:noProof/>
                <w:webHidden/>
              </w:rPr>
              <w:t>124</w:t>
            </w:r>
            <w:r>
              <w:rPr>
                <w:noProof/>
                <w:webHidden/>
              </w:rPr>
              <w:fldChar w:fldCharType="end"/>
            </w:r>
          </w:hyperlink>
        </w:p>
        <w:p w:rsidR="00F61769" w:rsidRDefault="00F61769" w14:paraId="3EAB22E7" w14:textId="5E7D5A53">
          <w:pPr>
            <w:pStyle w:val="TOC1"/>
            <w:tabs>
              <w:tab w:val="right" w:leader="dot" w:pos="9350"/>
            </w:tabs>
            <w:rPr>
              <w:noProof/>
              <w:kern w:val="2"/>
              <w:lang w:val="en-ID" w:eastAsia="en-ID"/>
              <w14:ligatures w14:val="standardContextual"/>
            </w:rPr>
          </w:pPr>
          <w:hyperlink w:history="1" w:anchor="_Toc213102749">
            <w:r w:rsidRPr="00D52C88">
              <w:rPr>
                <w:rStyle w:val="Hyperlink"/>
                <w:noProof/>
              </w:rPr>
              <w:t>BAB 10 Deep Learning in Image Processing - Image Classification Deep learning in image processing</w:t>
            </w:r>
            <w:r>
              <w:rPr>
                <w:noProof/>
                <w:webHidden/>
              </w:rPr>
              <w:tab/>
            </w:r>
            <w:r>
              <w:rPr>
                <w:noProof/>
                <w:webHidden/>
              </w:rPr>
              <w:fldChar w:fldCharType="begin"/>
            </w:r>
            <w:r>
              <w:rPr>
                <w:noProof/>
                <w:webHidden/>
              </w:rPr>
              <w:instrText xml:space="preserve"> PAGEREF _Toc213102749 \h </w:instrText>
            </w:r>
            <w:r>
              <w:rPr>
                <w:noProof/>
                <w:webHidden/>
              </w:rPr>
            </w:r>
            <w:r>
              <w:rPr>
                <w:noProof/>
                <w:webHidden/>
              </w:rPr>
              <w:fldChar w:fldCharType="separate"/>
            </w:r>
            <w:r>
              <w:rPr>
                <w:noProof/>
                <w:webHidden/>
              </w:rPr>
              <w:t>126</w:t>
            </w:r>
            <w:r>
              <w:rPr>
                <w:noProof/>
                <w:webHidden/>
              </w:rPr>
              <w:fldChar w:fldCharType="end"/>
            </w:r>
          </w:hyperlink>
        </w:p>
        <w:p w:rsidR="00F61769" w:rsidRDefault="00F61769" w14:paraId="4666C6BE" w14:textId="18F5EFD7">
          <w:pPr>
            <w:pStyle w:val="TOC2"/>
            <w:tabs>
              <w:tab w:val="right" w:leader="dot" w:pos="9350"/>
            </w:tabs>
            <w:rPr>
              <w:noProof/>
              <w:kern w:val="2"/>
              <w:lang w:val="en-ID" w:eastAsia="en-ID"/>
              <w14:ligatures w14:val="standardContextual"/>
            </w:rPr>
          </w:pPr>
          <w:hyperlink w:history="1" w:anchor="_Toc213102750">
            <w:r w:rsidRPr="00D52C88">
              <w:rPr>
                <w:rStyle w:val="Hyperlink"/>
                <w:noProof/>
              </w:rPr>
              <w:t>10.1 CNNs</w:t>
            </w:r>
            <w:r>
              <w:rPr>
                <w:noProof/>
                <w:webHidden/>
              </w:rPr>
              <w:tab/>
            </w:r>
            <w:r>
              <w:rPr>
                <w:noProof/>
                <w:webHidden/>
              </w:rPr>
              <w:fldChar w:fldCharType="begin"/>
            </w:r>
            <w:r>
              <w:rPr>
                <w:noProof/>
                <w:webHidden/>
              </w:rPr>
              <w:instrText xml:space="preserve"> PAGEREF _Toc213102750 \h </w:instrText>
            </w:r>
            <w:r>
              <w:rPr>
                <w:noProof/>
                <w:webHidden/>
              </w:rPr>
            </w:r>
            <w:r>
              <w:rPr>
                <w:noProof/>
                <w:webHidden/>
              </w:rPr>
              <w:fldChar w:fldCharType="separate"/>
            </w:r>
            <w:r>
              <w:rPr>
                <w:noProof/>
                <w:webHidden/>
              </w:rPr>
              <w:t>126</w:t>
            </w:r>
            <w:r>
              <w:rPr>
                <w:noProof/>
                <w:webHidden/>
              </w:rPr>
              <w:fldChar w:fldCharType="end"/>
            </w:r>
          </w:hyperlink>
        </w:p>
        <w:p w:rsidR="00F61769" w:rsidRDefault="00F61769" w14:paraId="6FE34428" w14:textId="23B0CB79">
          <w:pPr>
            <w:pStyle w:val="TOC3"/>
            <w:tabs>
              <w:tab w:val="right" w:leader="dot" w:pos="9350"/>
            </w:tabs>
            <w:rPr>
              <w:noProof/>
              <w:kern w:val="2"/>
              <w:lang w:val="en-ID" w:eastAsia="en-ID"/>
              <w14:ligatures w14:val="standardContextual"/>
            </w:rPr>
          </w:pPr>
          <w:hyperlink w:history="1" w:anchor="_Toc213102751">
            <w:r w:rsidRPr="00D52C88">
              <w:rPr>
                <w:rStyle w:val="Hyperlink"/>
                <w:noProof/>
              </w:rPr>
              <w:t>10.1.1 Tujuan Pembelajaran</w:t>
            </w:r>
            <w:r>
              <w:rPr>
                <w:noProof/>
                <w:webHidden/>
              </w:rPr>
              <w:tab/>
            </w:r>
            <w:r>
              <w:rPr>
                <w:noProof/>
                <w:webHidden/>
              </w:rPr>
              <w:fldChar w:fldCharType="begin"/>
            </w:r>
            <w:r>
              <w:rPr>
                <w:noProof/>
                <w:webHidden/>
              </w:rPr>
              <w:instrText xml:space="preserve"> PAGEREF _Toc213102751 \h </w:instrText>
            </w:r>
            <w:r>
              <w:rPr>
                <w:noProof/>
                <w:webHidden/>
              </w:rPr>
            </w:r>
            <w:r>
              <w:rPr>
                <w:noProof/>
                <w:webHidden/>
              </w:rPr>
              <w:fldChar w:fldCharType="separate"/>
            </w:r>
            <w:r>
              <w:rPr>
                <w:noProof/>
                <w:webHidden/>
              </w:rPr>
              <w:t>126</w:t>
            </w:r>
            <w:r>
              <w:rPr>
                <w:noProof/>
                <w:webHidden/>
              </w:rPr>
              <w:fldChar w:fldCharType="end"/>
            </w:r>
          </w:hyperlink>
        </w:p>
        <w:p w:rsidR="00F61769" w:rsidRDefault="00F61769" w14:paraId="7CBAAA43" w14:textId="0A60AF35">
          <w:pPr>
            <w:pStyle w:val="TOC3"/>
            <w:tabs>
              <w:tab w:val="right" w:leader="dot" w:pos="9350"/>
            </w:tabs>
            <w:rPr>
              <w:noProof/>
              <w:kern w:val="2"/>
              <w:lang w:val="en-ID" w:eastAsia="en-ID"/>
              <w14:ligatures w14:val="standardContextual"/>
            </w:rPr>
          </w:pPr>
          <w:hyperlink w:history="1" w:anchor="_Toc213102752">
            <w:r w:rsidRPr="00D52C88">
              <w:rPr>
                <w:rStyle w:val="Hyperlink"/>
                <w:noProof/>
              </w:rPr>
              <w:t>10.1.2 Konsep Dasar Deep Learning dalam Pengolahan Citra</w:t>
            </w:r>
            <w:r>
              <w:rPr>
                <w:noProof/>
                <w:webHidden/>
              </w:rPr>
              <w:tab/>
            </w:r>
            <w:r>
              <w:rPr>
                <w:noProof/>
                <w:webHidden/>
              </w:rPr>
              <w:fldChar w:fldCharType="begin"/>
            </w:r>
            <w:r>
              <w:rPr>
                <w:noProof/>
                <w:webHidden/>
              </w:rPr>
              <w:instrText xml:space="preserve"> PAGEREF _Toc213102752 \h </w:instrText>
            </w:r>
            <w:r>
              <w:rPr>
                <w:noProof/>
                <w:webHidden/>
              </w:rPr>
            </w:r>
            <w:r>
              <w:rPr>
                <w:noProof/>
                <w:webHidden/>
              </w:rPr>
              <w:fldChar w:fldCharType="separate"/>
            </w:r>
            <w:r>
              <w:rPr>
                <w:noProof/>
                <w:webHidden/>
              </w:rPr>
              <w:t>126</w:t>
            </w:r>
            <w:r>
              <w:rPr>
                <w:noProof/>
                <w:webHidden/>
              </w:rPr>
              <w:fldChar w:fldCharType="end"/>
            </w:r>
          </w:hyperlink>
        </w:p>
        <w:p w:rsidR="00F61769" w:rsidRDefault="00F61769" w14:paraId="2022D6BC" w14:textId="184B278F">
          <w:pPr>
            <w:pStyle w:val="TOC3"/>
            <w:tabs>
              <w:tab w:val="right" w:leader="dot" w:pos="9350"/>
            </w:tabs>
            <w:rPr>
              <w:noProof/>
              <w:kern w:val="2"/>
              <w:lang w:val="en-ID" w:eastAsia="en-ID"/>
              <w14:ligatures w14:val="standardContextual"/>
            </w:rPr>
          </w:pPr>
          <w:hyperlink w:history="1" w:anchor="_Toc213102753">
            <w:r w:rsidRPr="00D52C88">
              <w:rPr>
                <w:rStyle w:val="Hyperlink"/>
                <w:noProof/>
              </w:rPr>
              <w:t>10.1.3 Struktur dan Komponen CNN</w:t>
            </w:r>
            <w:r>
              <w:rPr>
                <w:noProof/>
                <w:webHidden/>
              </w:rPr>
              <w:tab/>
            </w:r>
            <w:r>
              <w:rPr>
                <w:noProof/>
                <w:webHidden/>
              </w:rPr>
              <w:fldChar w:fldCharType="begin"/>
            </w:r>
            <w:r>
              <w:rPr>
                <w:noProof/>
                <w:webHidden/>
              </w:rPr>
              <w:instrText xml:space="preserve"> PAGEREF _Toc213102753 \h </w:instrText>
            </w:r>
            <w:r>
              <w:rPr>
                <w:noProof/>
                <w:webHidden/>
              </w:rPr>
            </w:r>
            <w:r>
              <w:rPr>
                <w:noProof/>
                <w:webHidden/>
              </w:rPr>
              <w:fldChar w:fldCharType="separate"/>
            </w:r>
            <w:r>
              <w:rPr>
                <w:noProof/>
                <w:webHidden/>
              </w:rPr>
              <w:t>127</w:t>
            </w:r>
            <w:r>
              <w:rPr>
                <w:noProof/>
                <w:webHidden/>
              </w:rPr>
              <w:fldChar w:fldCharType="end"/>
            </w:r>
          </w:hyperlink>
        </w:p>
        <w:p w:rsidR="00F61769" w:rsidRDefault="00F61769" w14:paraId="7394B0A7" w14:textId="3174A968">
          <w:pPr>
            <w:pStyle w:val="TOC3"/>
            <w:tabs>
              <w:tab w:val="right" w:leader="dot" w:pos="9350"/>
            </w:tabs>
            <w:rPr>
              <w:noProof/>
              <w:kern w:val="2"/>
              <w:lang w:val="en-ID" w:eastAsia="en-ID"/>
              <w14:ligatures w14:val="standardContextual"/>
            </w:rPr>
          </w:pPr>
          <w:hyperlink w:history="1" w:anchor="_Toc213102754">
            <w:r w:rsidRPr="00D52C88">
              <w:rPr>
                <w:rStyle w:val="Hyperlink"/>
                <w:noProof/>
              </w:rPr>
              <w:t>10.1.4 Dataset yang Digunakan</w:t>
            </w:r>
            <w:r>
              <w:rPr>
                <w:noProof/>
                <w:webHidden/>
              </w:rPr>
              <w:tab/>
            </w:r>
            <w:r>
              <w:rPr>
                <w:noProof/>
                <w:webHidden/>
              </w:rPr>
              <w:fldChar w:fldCharType="begin"/>
            </w:r>
            <w:r>
              <w:rPr>
                <w:noProof/>
                <w:webHidden/>
              </w:rPr>
              <w:instrText xml:space="preserve"> PAGEREF _Toc213102754 \h </w:instrText>
            </w:r>
            <w:r>
              <w:rPr>
                <w:noProof/>
                <w:webHidden/>
              </w:rPr>
            </w:r>
            <w:r>
              <w:rPr>
                <w:noProof/>
                <w:webHidden/>
              </w:rPr>
              <w:fldChar w:fldCharType="separate"/>
            </w:r>
            <w:r>
              <w:rPr>
                <w:noProof/>
                <w:webHidden/>
              </w:rPr>
              <w:t>127</w:t>
            </w:r>
            <w:r>
              <w:rPr>
                <w:noProof/>
                <w:webHidden/>
              </w:rPr>
              <w:fldChar w:fldCharType="end"/>
            </w:r>
          </w:hyperlink>
        </w:p>
        <w:p w:rsidR="00F61769" w:rsidRDefault="00F61769" w14:paraId="2A49E603" w14:textId="36768A49">
          <w:pPr>
            <w:pStyle w:val="TOC3"/>
            <w:tabs>
              <w:tab w:val="right" w:leader="dot" w:pos="9350"/>
            </w:tabs>
            <w:rPr>
              <w:noProof/>
              <w:kern w:val="2"/>
              <w:lang w:val="en-ID" w:eastAsia="en-ID"/>
              <w14:ligatures w14:val="standardContextual"/>
            </w:rPr>
          </w:pPr>
          <w:hyperlink w:history="1" w:anchor="_Toc213102755">
            <w:r w:rsidRPr="00D52C88">
              <w:rPr>
                <w:rStyle w:val="Hyperlink"/>
                <w:noProof/>
              </w:rPr>
              <w:t>10.1.5 Implementasi CNN untuk Image Classification</w:t>
            </w:r>
            <w:r>
              <w:rPr>
                <w:noProof/>
                <w:webHidden/>
              </w:rPr>
              <w:tab/>
            </w:r>
            <w:r>
              <w:rPr>
                <w:noProof/>
                <w:webHidden/>
              </w:rPr>
              <w:fldChar w:fldCharType="begin"/>
            </w:r>
            <w:r>
              <w:rPr>
                <w:noProof/>
                <w:webHidden/>
              </w:rPr>
              <w:instrText xml:space="preserve"> PAGEREF _Toc213102755 \h </w:instrText>
            </w:r>
            <w:r>
              <w:rPr>
                <w:noProof/>
                <w:webHidden/>
              </w:rPr>
            </w:r>
            <w:r>
              <w:rPr>
                <w:noProof/>
                <w:webHidden/>
              </w:rPr>
              <w:fldChar w:fldCharType="separate"/>
            </w:r>
            <w:r>
              <w:rPr>
                <w:noProof/>
                <w:webHidden/>
              </w:rPr>
              <w:t>128</w:t>
            </w:r>
            <w:r>
              <w:rPr>
                <w:noProof/>
                <w:webHidden/>
              </w:rPr>
              <w:fldChar w:fldCharType="end"/>
            </w:r>
          </w:hyperlink>
        </w:p>
        <w:p w:rsidR="00F61769" w:rsidRDefault="00F61769" w14:paraId="7009D7EE" w14:textId="33820734">
          <w:pPr>
            <w:pStyle w:val="TOC3"/>
            <w:tabs>
              <w:tab w:val="right" w:leader="dot" w:pos="9350"/>
            </w:tabs>
            <w:rPr>
              <w:noProof/>
              <w:kern w:val="2"/>
              <w:lang w:val="en-ID" w:eastAsia="en-ID"/>
              <w14:ligatures w14:val="standardContextual"/>
            </w:rPr>
          </w:pPr>
          <w:hyperlink w:history="1" w:anchor="_Toc213102756">
            <w:r w:rsidRPr="00D52C88">
              <w:rPr>
                <w:rStyle w:val="Hyperlink"/>
                <w:noProof/>
              </w:rPr>
              <w:t>10.1.6 Visualisasi dan Analisis Hasil</w:t>
            </w:r>
            <w:r>
              <w:rPr>
                <w:noProof/>
                <w:webHidden/>
              </w:rPr>
              <w:tab/>
            </w:r>
            <w:r>
              <w:rPr>
                <w:noProof/>
                <w:webHidden/>
              </w:rPr>
              <w:fldChar w:fldCharType="begin"/>
            </w:r>
            <w:r>
              <w:rPr>
                <w:noProof/>
                <w:webHidden/>
              </w:rPr>
              <w:instrText xml:space="preserve"> PAGEREF _Toc213102756 \h </w:instrText>
            </w:r>
            <w:r>
              <w:rPr>
                <w:noProof/>
                <w:webHidden/>
              </w:rPr>
            </w:r>
            <w:r>
              <w:rPr>
                <w:noProof/>
                <w:webHidden/>
              </w:rPr>
              <w:fldChar w:fldCharType="separate"/>
            </w:r>
            <w:r>
              <w:rPr>
                <w:noProof/>
                <w:webHidden/>
              </w:rPr>
              <w:t>129</w:t>
            </w:r>
            <w:r>
              <w:rPr>
                <w:noProof/>
                <w:webHidden/>
              </w:rPr>
              <w:fldChar w:fldCharType="end"/>
            </w:r>
          </w:hyperlink>
        </w:p>
        <w:p w:rsidR="00F61769" w:rsidRDefault="00F61769" w14:paraId="44ADB34E" w14:textId="2AFDEDB6">
          <w:pPr>
            <w:pStyle w:val="TOC3"/>
            <w:tabs>
              <w:tab w:val="right" w:leader="dot" w:pos="9350"/>
            </w:tabs>
            <w:rPr>
              <w:noProof/>
              <w:kern w:val="2"/>
              <w:lang w:val="en-ID" w:eastAsia="en-ID"/>
              <w14:ligatures w14:val="standardContextual"/>
            </w:rPr>
          </w:pPr>
          <w:hyperlink w:history="1" w:anchor="_Toc213102757">
            <w:r w:rsidRPr="00D52C88">
              <w:rPr>
                <w:rStyle w:val="Hyperlink"/>
                <w:noProof/>
              </w:rPr>
              <w:t>10.1.7 CNN untuk CIFAR-10 (Klasifikasi Objek Kompleks)</w:t>
            </w:r>
            <w:r>
              <w:rPr>
                <w:noProof/>
                <w:webHidden/>
              </w:rPr>
              <w:tab/>
            </w:r>
            <w:r>
              <w:rPr>
                <w:noProof/>
                <w:webHidden/>
              </w:rPr>
              <w:fldChar w:fldCharType="begin"/>
            </w:r>
            <w:r>
              <w:rPr>
                <w:noProof/>
                <w:webHidden/>
              </w:rPr>
              <w:instrText xml:space="preserve"> PAGEREF _Toc213102757 \h </w:instrText>
            </w:r>
            <w:r>
              <w:rPr>
                <w:noProof/>
                <w:webHidden/>
              </w:rPr>
            </w:r>
            <w:r>
              <w:rPr>
                <w:noProof/>
                <w:webHidden/>
              </w:rPr>
              <w:fldChar w:fldCharType="separate"/>
            </w:r>
            <w:r>
              <w:rPr>
                <w:noProof/>
                <w:webHidden/>
              </w:rPr>
              <w:t>130</w:t>
            </w:r>
            <w:r>
              <w:rPr>
                <w:noProof/>
                <w:webHidden/>
              </w:rPr>
              <w:fldChar w:fldCharType="end"/>
            </w:r>
          </w:hyperlink>
        </w:p>
        <w:p w:rsidR="00F61769" w:rsidRDefault="00F61769" w14:paraId="56C49C43" w14:textId="7738BD62">
          <w:pPr>
            <w:pStyle w:val="TOC3"/>
            <w:tabs>
              <w:tab w:val="right" w:leader="dot" w:pos="9350"/>
            </w:tabs>
            <w:rPr>
              <w:noProof/>
              <w:kern w:val="2"/>
              <w:lang w:val="en-ID" w:eastAsia="en-ID"/>
              <w14:ligatures w14:val="standardContextual"/>
            </w:rPr>
          </w:pPr>
          <w:hyperlink w:history="1" w:anchor="_Toc213102758">
            <w:r w:rsidRPr="00D52C88">
              <w:rPr>
                <w:rStyle w:val="Hyperlink"/>
                <w:noProof/>
              </w:rPr>
              <w:t>10.1.8 Perbandingan Deep Learning vs Metode Klasik</w:t>
            </w:r>
            <w:r>
              <w:rPr>
                <w:noProof/>
                <w:webHidden/>
              </w:rPr>
              <w:tab/>
            </w:r>
            <w:r>
              <w:rPr>
                <w:noProof/>
                <w:webHidden/>
              </w:rPr>
              <w:fldChar w:fldCharType="begin"/>
            </w:r>
            <w:r>
              <w:rPr>
                <w:noProof/>
                <w:webHidden/>
              </w:rPr>
              <w:instrText xml:space="preserve"> PAGEREF _Toc213102758 \h </w:instrText>
            </w:r>
            <w:r>
              <w:rPr>
                <w:noProof/>
                <w:webHidden/>
              </w:rPr>
            </w:r>
            <w:r>
              <w:rPr>
                <w:noProof/>
                <w:webHidden/>
              </w:rPr>
              <w:fldChar w:fldCharType="separate"/>
            </w:r>
            <w:r>
              <w:rPr>
                <w:noProof/>
                <w:webHidden/>
              </w:rPr>
              <w:t>130</w:t>
            </w:r>
            <w:r>
              <w:rPr>
                <w:noProof/>
                <w:webHidden/>
              </w:rPr>
              <w:fldChar w:fldCharType="end"/>
            </w:r>
          </w:hyperlink>
        </w:p>
        <w:p w:rsidR="00F61769" w:rsidRDefault="00F61769" w14:paraId="4FABA9E1" w14:textId="11583373">
          <w:pPr>
            <w:pStyle w:val="TOC3"/>
            <w:tabs>
              <w:tab w:val="right" w:leader="dot" w:pos="9350"/>
            </w:tabs>
            <w:rPr>
              <w:noProof/>
              <w:kern w:val="2"/>
              <w:lang w:val="en-ID" w:eastAsia="en-ID"/>
              <w14:ligatures w14:val="standardContextual"/>
            </w:rPr>
          </w:pPr>
          <w:hyperlink w:history="1" w:anchor="_Toc213102759">
            <w:r w:rsidRPr="00D52C88">
              <w:rPr>
                <w:rStyle w:val="Hyperlink"/>
                <w:noProof/>
              </w:rPr>
              <w:t>10.1.9 Perbandingan Populer Deep CNNs</w:t>
            </w:r>
            <w:r>
              <w:rPr>
                <w:noProof/>
                <w:webHidden/>
              </w:rPr>
              <w:tab/>
            </w:r>
            <w:r>
              <w:rPr>
                <w:noProof/>
                <w:webHidden/>
              </w:rPr>
              <w:fldChar w:fldCharType="begin"/>
            </w:r>
            <w:r>
              <w:rPr>
                <w:noProof/>
                <w:webHidden/>
              </w:rPr>
              <w:instrText xml:space="preserve"> PAGEREF _Toc213102759 \h </w:instrText>
            </w:r>
            <w:r>
              <w:rPr>
                <w:noProof/>
                <w:webHidden/>
              </w:rPr>
            </w:r>
            <w:r>
              <w:rPr>
                <w:noProof/>
                <w:webHidden/>
              </w:rPr>
              <w:fldChar w:fldCharType="separate"/>
            </w:r>
            <w:r>
              <w:rPr>
                <w:noProof/>
                <w:webHidden/>
              </w:rPr>
              <w:t>130</w:t>
            </w:r>
            <w:r>
              <w:rPr>
                <w:noProof/>
                <w:webHidden/>
              </w:rPr>
              <w:fldChar w:fldCharType="end"/>
            </w:r>
          </w:hyperlink>
        </w:p>
        <w:p w:rsidR="00F61769" w:rsidRDefault="00F61769" w14:paraId="07A0FA07" w14:textId="3074007C">
          <w:pPr>
            <w:pStyle w:val="TOC1"/>
            <w:tabs>
              <w:tab w:val="right" w:leader="dot" w:pos="9350"/>
            </w:tabs>
            <w:rPr>
              <w:noProof/>
              <w:kern w:val="2"/>
              <w:lang w:val="en-ID" w:eastAsia="en-ID"/>
              <w14:ligatures w14:val="standardContextual"/>
            </w:rPr>
          </w:pPr>
          <w:hyperlink w:history="1" w:anchor="_Toc213102760">
            <w:r w:rsidRPr="00D52C88">
              <w:rPr>
                <w:rStyle w:val="Hyperlink"/>
                <w:noProof/>
              </w:rPr>
              <w:t>BAB 11</w:t>
            </w:r>
            <w:r>
              <w:rPr>
                <w:noProof/>
                <w:webHidden/>
              </w:rPr>
              <w:tab/>
            </w:r>
            <w:r>
              <w:rPr>
                <w:noProof/>
                <w:webHidden/>
              </w:rPr>
              <w:fldChar w:fldCharType="begin"/>
            </w:r>
            <w:r>
              <w:rPr>
                <w:noProof/>
                <w:webHidden/>
              </w:rPr>
              <w:instrText xml:space="preserve"> PAGEREF _Toc213102760 \h </w:instrText>
            </w:r>
            <w:r>
              <w:rPr>
                <w:noProof/>
                <w:webHidden/>
              </w:rPr>
            </w:r>
            <w:r>
              <w:rPr>
                <w:noProof/>
                <w:webHidden/>
              </w:rPr>
              <w:fldChar w:fldCharType="separate"/>
            </w:r>
            <w:r>
              <w:rPr>
                <w:noProof/>
                <w:webHidden/>
              </w:rPr>
              <w:t>132</w:t>
            </w:r>
            <w:r>
              <w:rPr>
                <w:noProof/>
                <w:webHidden/>
              </w:rPr>
              <w:fldChar w:fldCharType="end"/>
            </w:r>
          </w:hyperlink>
        </w:p>
        <w:p w:rsidR="00F61769" w:rsidRDefault="00F61769" w14:paraId="45A4977D" w14:textId="4B4D36D0">
          <w:pPr>
            <w:pStyle w:val="TOC2"/>
            <w:tabs>
              <w:tab w:val="right" w:leader="dot" w:pos="9350"/>
            </w:tabs>
            <w:rPr>
              <w:noProof/>
              <w:kern w:val="2"/>
              <w:lang w:val="en-ID" w:eastAsia="en-ID"/>
              <w14:ligatures w14:val="standardContextual"/>
            </w:rPr>
          </w:pPr>
          <w:hyperlink w:history="1" w:anchor="_Toc213102761">
            <w:r w:rsidRPr="00D52C88">
              <w:rPr>
                <w:rStyle w:val="Hyperlink"/>
                <w:rFonts w:ascii="Times New Roman" w:hAnsi="Times New Roman" w:eastAsia="Times New Roman" w:cs="Times New Roman"/>
                <w:b/>
                <w:bCs/>
                <w:noProof/>
              </w:rPr>
              <w:t>11. 1. YOLO v2 - You Only Look Once</w:t>
            </w:r>
            <w:r>
              <w:rPr>
                <w:noProof/>
                <w:webHidden/>
              </w:rPr>
              <w:tab/>
            </w:r>
            <w:r>
              <w:rPr>
                <w:noProof/>
                <w:webHidden/>
              </w:rPr>
              <w:fldChar w:fldCharType="begin"/>
            </w:r>
            <w:r>
              <w:rPr>
                <w:noProof/>
                <w:webHidden/>
              </w:rPr>
              <w:instrText xml:space="preserve"> PAGEREF _Toc213102761 \h </w:instrText>
            </w:r>
            <w:r>
              <w:rPr>
                <w:noProof/>
                <w:webHidden/>
              </w:rPr>
            </w:r>
            <w:r>
              <w:rPr>
                <w:noProof/>
                <w:webHidden/>
              </w:rPr>
              <w:fldChar w:fldCharType="separate"/>
            </w:r>
            <w:r>
              <w:rPr>
                <w:noProof/>
                <w:webHidden/>
              </w:rPr>
              <w:t>132</w:t>
            </w:r>
            <w:r>
              <w:rPr>
                <w:noProof/>
                <w:webHidden/>
              </w:rPr>
              <w:fldChar w:fldCharType="end"/>
            </w:r>
          </w:hyperlink>
        </w:p>
        <w:p w:rsidR="00F61769" w:rsidRDefault="00F61769" w14:paraId="5654720C" w14:textId="6FD95B1E">
          <w:pPr>
            <w:pStyle w:val="TOC3"/>
            <w:tabs>
              <w:tab w:val="right" w:leader="dot" w:pos="9350"/>
            </w:tabs>
            <w:rPr>
              <w:noProof/>
              <w:kern w:val="2"/>
              <w:lang w:val="en-ID" w:eastAsia="en-ID"/>
              <w14:ligatures w14:val="standardContextual"/>
            </w:rPr>
          </w:pPr>
          <w:hyperlink w:history="1" w:anchor="_Toc213102762">
            <w:r w:rsidRPr="00D52C88">
              <w:rPr>
                <w:rStyle w:val="Hyperlink"/>
                <w:noProof/>
              </w:rPr>
              <w:t>11.1.1. Klasifikasi, Lokalisasi, dan Deteksi</w:t>
            </w:r>
            <w:r>
              <w:rPr>
                <w:noProof/>
                <w:webHidden/>
              </w:rPr>
              <w:tab/>
            </w:r>
            <w:r>
              <w:rPr>
                <w:noProof/>
                <w:webHidden/>
              </w:rPr>
              <w:fldChar w:fldCharType="begin"/>
            </w:r>
            <w:r>
              <w:rPr>
                <w:noProof/>
                <w:webHidden/>
              </w:rPr>
              <w:instrText xml:space="preserve"> PAGEREF _Toc213102762 \h </w:instrText>
            </w:r>
            <w:r>
              <w:rPr>
                <w:noProof/>
                <w:webHidden/>
              </w:rPr>
            </w:r>
            <w:r>
              <w:rPr>
                <w:noProof/>
                <w:webHidden/>
              </w:rPr>
              <w:fldChar w:fldCharType="separate"/>
            </w:r>
            <w:r>
              <w:rPr>
                <w:noProof/>
                <w:webHidden/>
              </w:rPr>
              <w:t>132</w:t>
            </w:r>
            <w:r>
              <w:rPr>
                <w:noProof/>
                <w:webHidden/>
              </w:rPr>
              <w:fldChar w:fldCharType="end"/>
            </w:r>
          </w:hyperlink>
        </w:p>
        <w:p w:rsidR="00F61769" w:rsidRDefault="00F61769" w14:paraId="00A815D2" w14:textId="37B5D1D9">
          <w:pPr>
            <w:pStyle w:val="TOC3"/>
            <w:tabs>
              <w:tab w:val="right" w:leader="dot" w:pos="9350"/>
            </w:tabs>
            <w:rPr>
              <w:noProof/>
              <w:kern w:val="2"/>
              <w:lang w:val="en-ID" w:eastAsia="en-ID"/>
              <w14:ligatures w14:val="standardContextual"/>
            </w:rPr>
          </w:pPr>
          <w:hyperlink w:history="1" w:anchor="_Toc213102763">
            <w:r w:rsidRPr="00D52C88">
              <w:rPr>
                <w:rStyle w:val="Hyperlink"/>
                <w:noProof/>
              </w:rPr>
              <w:t>11.1.2. Proposing and Detecting Objects Using CNNs</w:t>
            </w:r>
            <w:r>
              <w:rPr>
                <w:noProof/>
                <w:webHidden/>
              </w:rPr>
              <w:tab/>
            </w:r>
            <w:r>
              <w:rPr>
                <w:noProof/>
                <w:webHidden/>
              </w:rPr>
              <w:fldChar w:fldCharType="begin"/>
            </w:r>
            <w:r>
              <w:rPr>
                <w:noProof/>
                <w:webHidden/>
              </w:rPr>
              <w:instrText xml:space="preserve"> PAGEREF _Toc213102763 \h </w:instrText>
            </w:r>
            <w:r>
              <w:rPr>
                <w:noProof/>
                <w:webHidden/>
              </w:rPr>
            </w:r>
            <w:r>
              <w:rPr>
                <w:noProof/>
                <w:webHidden/>
              </w:rPr>
              <w:fldChar w:fldCharType="separate"/>
            </w:r>
            <w:r>
              <w:rPr>
                <w:noProof/>
                <w:webHidden/>
              </w:rPr>
              <w:t>133</w:t>
            </w:r>
            <w:r>
              <w:rPr>
                <w:noProof/>
                <w:webHidden/>
              </w:rPr>
              <w:fldChar w:fldCharType="end"/>
            </w:r>
          </w:hyperlink>
        </w:p>
        <w:p w:rsidR="00F61769" w:rsidRDefault="00F61769" w14:paraId="4B59DC80" w14:textId="1EDA802A">
          <w:pPr>
            <w:pStyle w:val="TOC2"/>
            <w:tabs>
              <w:tab w:val="right" w:leader="dot" w:pos="9350"/>
            </w:tabs>
            <w:rPr>
              <w:noProof/>
              <w:kern w:val="2"/>
              <w:lang w:val="en-ID" w:eastAsia="en-ID"/>
              <w14:ligatures w14:val="standardContextual"/>
            </w:rPr>
          </w:pPr>
          <w:hyperlink w:history="1" w:anchor="_Toc213102764">
            <w:r w:rsidRPr="00D52C88">
              <w:rPr>
                <w:rStyle w:val="Hyperlink"/>
                <w:rFonts w:ascii="Times New Roman" w:hAnsi="Times New Roman" w:eastAsia="Times New Roman" w:cs="Times New Roman"/>
                <w:b/>
                <w:bCs/>
                <w:noProof/>
              </w:rPr>
              <w:t>11. 2. Deep Semantic Segmentation – DeepLab v3+</w:t>
            </w:r>
            <w:r>
              <w:rPr>
                <w:noProof/>
                <w:webHidden/>
              </w:rPr>
              <w:tab/>
            </w:r>
            <w:r>
              <w:rPr>
                <w:noProof/>
                <w:webHidden/>
              </w:rPr>
              <w:fldChar w:fldCharType="begin"/>
            </w:r>
            <w:r>
              <w:rPr>
                <w:noProof/>
                <w:webHidden/>
              </w:rPr>
              <w:instrText xml:space="preserve"> PAGEREF _Toc213102764 \h </w:instrText>
            </w:r>
            <w:r>
              <w:rPr>
                <w:noProof/>
                <w:webHidden/>
              </w:rPr>
            </w:r>
            <w:r>
              <w:rPr>
                <w:noProof/>
                <w:webHidden/>
              </w:rPr>
              <w:fldChar w:fldCharType="separate"/>
            </w:r>
            <w:r>
              <w:rPr>
                <w:noProof/>
                <w:webHidden/>
              </w:rPr>
              <w:t>134</w:t>
            </w:r>
            <w:r>
              <w:rPr>
                <w:noProof/>
                <w:webHidden/>
              </w:rPr>
              <w:fldChar w:fldCharType="end"/>
            </w:r>
          </w:hyperlink>
        </w:p>
        <w:p w:rsidR="00F61769" w:rsidRDefault="00F61769" w14:paraId="516CF1B8" w14:textId="51105315">
          <w:pPr>
            <w:pStyle w:val="TOC2"/>
            <w:tabs>
              <w:tab w:val="right" w:leader="dot" w:pos="9350"/>
            </w:tabs>
            <w:rPr>
              <w:noProof/>
              <w:kern w:val="2"/>
              <w:lang w:val="en-ID" w:eastAsia="en-ID"/>
              <w14:ligatures w14:val="standardContextual"/>
            </w:rPr>
          </w:pPr>
          <w:hyperlink w:history="1" w:anchor="_Toc213102765">
            <w:r w:rsidRPr="00D52C88">
              <w:rPr>
                <w:rStyle w:val="Hyperlink"/>
                <w:rFonts w:ascii="Times New Roman" w:hAnsi="Times New Roman" w:eastAsia="Times New Roman" w:cs="Times New Roman"/>
                <w:b/>
                <w:bCs/>
                <w:noProof/>
              </w:rPr>
              <w:t>11. 3. Transfer Learning</w:t>
            </w:r>
            <w:r>
              <w:rPr>
                <w:noProof/>
                <w:webHidden/>
              </w:rPr>
              <w:tab/>
            </w:r>
            <w:r>
              <w:rPr>
                <w:noProof/>
                <w:webHidden/>
              </w:rPr>
              <w:fldChar w:fldCharType="begin"/>
            </w:r>
            <w:r>
              <w:rPr>
                <w:noProof/>
                <w:webHidden/>
              </w:rPr>
              <w:instrText xml:space="preserve"> PAGEREF _Toc213102765 \h </w:instrText>
            </w:r>
            <w:r>
              <w:rPr>
                <w:noProof/>
                <w:webHidden/>
              </w:rPr>
            </w:r>
            <w:r>
              <w:rPr>
                <w:noProof/>
                <w:webHidden/>
              </w:rPr>
              <w:fldChar w:fldCharType="separate"/>
            </w:r>
            <w:r>
              <w:rPr>
                <w:noProof/>
                <w:webHidden/>
              </w:rPr>
              <w:t>135</w:t>
            </w:r>
            <w:r>
              <w:rPr>
                <w:noProof/>
                <w:webHidden/>
              </w:rPr>
              <w:fldChar w:fldCharType="end"/>
            </w:r>
          </w:hyperlink>
        </w:p>
        <w:p w:rsidR="00F61769" w:rsidRDefault="00F61769" w14:paraId="5B81EF44" w14:textId="721401EA">
          <w:pPr>
            <w:pStyle w:val="TOC2"/>
            <w:tabs>
              <w:tab w:val="right" w:leader="dot" w:pos="9350"/>
            </w:tabs>
            <w:rPr>
              <w:noProof/>
              <w:kern w:val="2"/>
              <w:lang w:val="en-ID" w:eastAsia="en-ID"/>
              <w14:ligatures w14:val="standardContextual"/>
            </w:rPr>
          </w:pPr>
          <w:hyperlink w:history="1" w:anchor="_Toc213102766">
            <w:r w:rsidRPr="00D52C88">
              <w:rPr>
                <w:rStyle w:val="Hyperlink"/>
                <w:rFonts w:ascii="Times New Roman" w:hAnsi="Times New Roman" w:eastAsia="Times New Roman" w:cs="Times New Roman"/>
                <w:b/>
                <w:bCs/>
                <w:noProof/>
              </w:rPr>
              <w:t>11. 4. Neural Style Transfer (NST)</w:t>
            </w:r>
            <w:r>
              <w:rPr>
                <w:noProof/>
                <w:webHidden/>
              </w:rPr>
              <w:tab/>
            </w:r>
            <w:r>
              <w:rPr>
                <w:noProof/>
                <w:webHidden/>
              </w:rPr>
              <w:fldChar w:fldCharType="begin"/>
            </w:r>
            <w:r>
              <w:rPr>
                <w:noProof/>
                <w:webHidden/>
              </w:rPr>
              <w:instrText xml:space="preserve"> PAGEREF _Toc213102766 \h </w:instrText>
            </w:r>
            <w:r>
              <w:rPr>
                <w:noProof/>
                <w:webHidden/>
              </w:rPr>
            </w:r>
            <w:r>
              <w:rPr>
                <w:noProof/>
                <w:webHidden/>
              </w:rPr>
              <w:fldChar w:fldCharType="separate"/>
            </w:r>
            <w:r>
              <w:rPr>
                <w:noProof/>
                <w:webHidden/>
              </w:rPr>
              <w:t>135</w:t>
            </w:r>
            <w:r>
              <w:rPr>
                <w:noProof/>
                <w:webHidden/>
              </w:rPr>
              <w:fldChar w:fldCharType="end"/>
            </w:r>
          </w:hyperlink>
        </w:p>
        <w:p w:rsidR="00F61769" w:rsidRDefault="00F61769" w14:paraId="22C4F239" w14:textId="3326E381">
          <w:pPr>
            <w:pStyle w:val="TOC1"/>
            <w:tabs>
              <w:tab w:val="right" w:leader="dot" w:pos="9350"/>
            </w:tabs>
            <w:rPr>
              <w:noProof/>
              <w:kern w:val="2"/>
              <w:lang w:val="en-ID" w:eastAsia="en-ID"/>
              <w14:ligatures w14:val="standardContextual"/>
            </w:rPr>
          </w:pPr>
          <w:hyperlink w:history="1" w:anchor="_Toc213102767">
            <w:r w:rsidRPr="00D52C88">
              <w:rPr>
                <w:rStyle w:val="Hyperlink"/>
                <w:noProof/>
              </w:rPr>
              <w:t>BAB 12</w:t>
            </w:r>
            <w:r>
              <w:rPr>
                <w:noProof/>
                <w:webHidden/>
              </w:rPr>
              <w:tab/>
            </w:r>
            <w:r>
              <w:rPr>
                <w:noProof/>
                <w:webHidden/>
              </w:rPr>
              <w:fldChar w:fldCharType="begin"/>
            </w:r>
            <w:r>
              <w:rPr>
                <w:noProof/>
                <w:webHidden/>
              </w:rPr>
              <w:instrText xml:space="preserve"> PAGEREF _Toc213102767 \h </w:instrText>
            </w:r>
            <w:r>
              <w:rPr>
                <w:noProof/>
                <w:webHidden/>
              </w:rPr>
            </w:r>
            <w:r>
              <w:rPr>
                <w:noProof/>
                <w:webHidden/>
              </w:rPr>
              <w:fldChar w:fldCharType="separate"/>
            </w:r>
            <w:r>
              <w:rPr>
                <w:noProof/>
                <w:webHidden/>
              </w:rPr>
              <w:t>137</w:t>
            </w:r>
            <w:r>
              <w:rPr>
                <w:noProof/>
                <w:webHidden/>
              </w:rPr>
              <w:fldChar w:fldCharType="end"/>
            </w:r>
          </w:hyperlink>
        </w:p>
        <w:p w:rsidR="00F61769" w:rsidRDefault="00F61769" w14:paraId="788D4B79" w14:textId="7689F60E">
          <w:pPr>
            <w:pStyle w:val="TOC2"/>
            <w:tabs>
              <w:tab w:val="right" w:leader="dot" w:pos="9350"/>
            </w:tabs>
            <w:rPr>
              <w:noProof/>
              <w:kern w:val="2"/>
              <w:lang w:val="en-ID" w:eastAsia="en-ID"/>
              <w14:ligatures w14:val="standardContextual"/>
            </w:rPr>
          </w:pPr>
          <w:hyperlink w:history="1" w:anchor="_Toc213102768">
            <w:r w:rsidRPr="00D52C88">
              <w:rPr>
                <w:rStyle w:val="Hyperlink"/>
                <w:rFonts w:ascii="Times New Roman" w:hAnsi="Times New Roman" w:eastAsia="Times New Roman" w:cs="Times New Roman"/>
                <w:b/>
                <w:bCs/>
                <w:noProof/>
              </w:rPr>
              <w:t>12. 1. Seam Carving</w:t>
            </w:r>
            <w:r>
              <w:rPr>
                <w:noProof/>
                <w:webHidden/>
              </w:rPr>
              <w:tab/>
            </w:r>
            <w:r>
              <w:rPr>
                <w:noProof/>
                <w:webHidden/>
              </w:rPr>
              <w:fldChar w:fldCharType="begin"/>
            </w:r>
            <w:r>
              <w:rPr>
                <w:noProof/>
                <w:webHidden/>
              </w:rPr>
              <w:instrText xml:space="preserve"> PAGEREF _Toc213102768 \h </w:instrText>
            </w:r>
            <w:r>
              <w:rPr>
                <w:noProof/>
                <w:webHidden/>
              </w:rPr>
            </w:r>
            <w:r>
              <w:rPr>
                <w:noProof/>
                <w:webHidden/>
              </w:rPr>
              <w:fldChar w:fldCharType="separate"/>
            </w:r>
            <w:r>
              <w:rPr>
                <w:noProof/>
                <w:webHidden/>
              </w:rPr>
              <w:t>137</w:t>
            </w:r>
            <w:r>
              <w:rPr>
                <w:noProof/>
                <w:webHidden/>
              </w:rPr>
              <w:fldChar w:fldCharType="end"/>
            </w:r>
          </w:hyperlink>
        </w:p>
        <w:p w:rsidR="00F61769" w:rsidRDefault="00F61769" w14:paraId="5F9547D5" w14:textId="21D2FF4F">
          <w:pPr>
            <w:pStyle w:val="TOC3"/>
            <w:tabs>
              <w:tab w:val="right" w:leader="dot" w:pos="9350"/>
            </w:tabs>
            <w:rPr>
              <w:noProof/>
              <w:kern w:val="2"/>
              <w:lang w:val="en-ID" w:eastAsia="en-ID"/>
              <w14:ligatures w14:val="standardContextual"/>
            </w:rPr>
          </w:pPr>
          <w:hyperlink w:history="1" w:anchor="_Toc213102769">
            <w:r w:rsidRPr="00D52C88">
              <w:rPr>
                <w:rStyle w:val="Hyperlink"/>
                <w:noProof/>
              </w:rPr>
              <w:t>12.1.1. Context-Aware Image Resizing</w:t>
            </w:r>
            <w:r>
              <w:rPr>
                <w:noProof/>
                <w:webHidden/>
              </w:rPr>
              <w:tab/>
            </w:r>
            <w:r>
              <w:rPr>
                <w:noProof/>
                <w:webHidden/>
              </w:rPr>
              <w:fldChar w:fldCharType="begin"/>
            </w:r>
            <w:r>
              <w:rPr>
                <w:noProof/>
                <w:webHidden/>
              </w:rPr>
              <w:instrText xml:space="preserve"> PAGEREF _Toc213102769 \h </w:instrText>
            </w:r>
            <w:r>
              <w:rPr>
                <w:noProof/>
                <w:webHidden/>
              </w:rPr>
            </w:r>
            <w:r>
              <w:rPr>
                <w:noProof/>
                <w:webHidden/>
              </w:rPr>
              <w:fldChar w:fldCharType="separate"/>
            </w:r>
            <w:r>
              <w:rPr>
                <w:noProof/>
                <w:webHidden/>
              </w:rPr>
              <w:t>138</w:t>
            </w:r>
            <w:r>
              <w:rPr>
                <w:noProof/>
                <w:webHidden/>
              </w:rPr>
              <w:fldChar w:fldCharType="end"/>
            </w:r>
          </w:hyperlink>
        </w:p>
        <w:p w:rsidR="00F61769" w:rsidRDefault="00F61769" w14:paraId="7CF19F5A" w14:textId="2E4FBE8C">
          <w:pPr>
            <w:pStyle w:val="TOC3"/>
            <w:tabs>
              <w:tab w:val="right" w:leader="dot" w:pos="9350"/>
            </w:tabs>
            <w:rPr>
              <w:noProof/>
              <w:kern w:val="2"/>
              <w:lang w:val="en-ID" w:eastAsia="en-ID"/>
              <w14:ligatures w14:val="standardContextual"/>
            </w:rPr>
          </w:pPr>
          <w:hyperlink w:history="1" w:anchor="_Toc213102770">
            <w:r w:rsidRPr="00D52C88">
              <w:rPr>
                <w:rStyle w:val="Hyperlink"/>
                <w:noProof/>
              </w:rPr>
              <w:t>12.1.2. Object removal with seam carving</w:t>
            </w:r>
            <w:r>
              <w:rPr>
                <w:noProof/>
                <w:webHidden/>
              </w:rPr>
              <w:tab/>
            </w:r>
            <w:r>
              <w:rPr>
                <w:noProof/>
                <w:webHidden/>
              </w:rPr>
              <w:fldChar w:fldCharType="begin"/>
            </w:r>
            <w:r>
              <w:rPr>
                <w:noProof/>
                <w:webHidden/>
              </w:rPr>
              <w:instrText xml:space="preserve"> PAGEREF _Toc213102770 \h </w:instrText>
            </w:r>
            <w:r>
              <w:rPr>
                <w:noProof/>
                <w:webHidden/>
              </w:rPr>
            </w:r>
            <w:r>
              <w:rPr>
                <w:noProof/>
                <w:webHidden/>
              </w:rPr>
              <w:fldChar w:fldCharType="separate"/>
            </w:r>
            <w:r>
              <w:rPr>
                <w:noProof/>
                <w:webHidden/>
              </w:rPr>
              <w:t>139</w:t>
            </w:r>
            <w:r>
              <w:rPr>
                <w:noProof/>
                <w:webHidden/>
              </w:rPr>
              <w:fldChar w:fldCharType="end"/>
            </w:r>
          </w:hyperlink>
        </w:p>
        <w:p w:rsidR="00F61769" w:rsidRDefault="00F61769" w14:paraId="5C7B2BE4" w14:textId="75B2A5E6">
          <w:pPr>
            <w:pStyle w:val="TOC2"/>
            <w:tabs>
              <w:tab w:val="right" w:leader="dot" w:pos="9350"/>
            </w:tabs>
            <w:rPr>
              <w:noProof/>
              <w:kern w:val="2"/>
              <w:lang w:val="en-ID" w:eastAsia="en-ID"/>
              <w14:ligatures w14:val="standardContextual"/>
            </w:rPr>
          </w:pPr>
          <w:hyperlink w:history="1" w:anchor="_Toc213102771">
            <w:r w:rsidRPr="00D52C88">
              <w:rPr>
                <w:rStyle w:val="Hyperlink"/>
                <w:rFonts w:ascii="Times New Roman" w:hAnsi="Times New Roman" w:eastAsia="Times New Roman" w:cs="Times New Roman"/>
                <w:b/>
                <w:bCs/>
                <w:noProof/>
              </w:rPr>
              <w:t>12. 2. Seamless cloning and Poisson image editing</w:t>
            </w:r>
            <w:r>
              <w:rPr>
                <w:noProof/>
                <w:webHidden/>
              </w:rPr>
              <w:tab/>
            </w:r>
            <w:r>
              <w:rPr>
                <w:noProof/>
                <w:webHidden/>
              </w:rPr>
              <w:fldChar w:fldCharType="begin"/>
            </w:r>
            <w:r>
              <w:rPr>
                <w:noProof/>
                <w:webHidden/>
              </w:rPr>
              <w:instrText xml:space="preserve"> PAGEREF _Toc213102771 \h </w:instrText>
            </w:r>
            <w:r>
              <w:rPr>
                <w:noProof/>
                <w:webHidden/>
              </w:rPr>
            </w:r>
            <w:r>
              <w:rPr>
                <w:noProof/>
                <w:webHidden/>
              </w:rPr>
              <w:fldChar w:fldCharType="separate"/>
            </w:r>
            <w:r>
              <w:rPr>
                <w:noProof/>
                <w:webHidden/>
              </w:rPr>
              <w:t>140</w:t>
            </w:r>
            <w:r>
              <w:rPr>
                <w:noProof/>
                <w:webHidden/>
              </w:rPr>
              <w:fldChar w:fldCharType="end"/>
            </w:r>
          </w:hyperlink>
        </w:p>
        <w:p w:rsidR="00F61769" w:rsidRDefault="00F61769" w14:paraId="7C4FAEC1" w14:textId="7048FF15">
          <w:pPr>
            <w:pStyle w:val="TOC2"/>
            <w:tabs>
              <w:tab w:val="right" w:leader="dot" w:pos="9350"/>
            </w:tabs>
            <w:rPr>
              <w:noProof/>
              <w:kern w:val="2"/>
              <w:lang w:val="en-ID" w:eastAsia="en-ID"/>
              <w14:ligatures w14:val="standardContextual"/>
            </w:rPr>
          </w:pPr>
          <w:hyperlink w:history="1" w:anchor="_Toc213102772">
            <w:r w:rsidRPr="00D52C88">
              <w:rPr>
                <w:rStyle w:val="Hyperlink"/>
                <w:rFonts w:ascii="Times New Roman" w:hAnsi="Times New Roman" w:eastAsia="Times New Roman" w:cs="Times New Roman"/>
                <w:b/>
                <w:bCs/>
                <w:noProof/>
              </w:rPr>
              <w:t>12. 3. Image inpainting</w:t>
            </w:r>
            <w:r>
              <w:rPr>
                <w:noProof/>
                <w:webHidden/>
              </w:rPr>
              <w:tab/>
            </w:r>
            <w:r>
              <w:rPr>
                <w:noProof/>
                <w:webHidden/>
              </w:rPr>
              <w:fldChar w:fldCharType="begin"/>
            </w:r>
            <w:r>
              <w:rPr>
                <w:noProof/>
                <w:webHidden/>
              </w:rPr>
              <w:instrText xml:space="preserve"> PAGEREF _Toc213102772 \h </w:instrText>
            </w:r>
            <w:r>
              <w:rPr>
                <w:noProof/>
                <w:webHidden/>
              </w:rPr>
            </w:r>
            <w:r>
              <w:rPr>
                <w:noProof/>
                <w:webHidden/>
              </w:rPr>
              <w:fldChar w:fldCharType="separate"/>
            </w:r>
            <w:r>
              <w:rPr>
                <w:noProof/>
                <w:webHidden/>
              </w:rPr>
              <w:t>141</w:t>
            </w:r>
            <w:r>
              <w:rPr>
                <w:noProof/>
                <w:webHidden/>
              </w:rPr>
              <w:fldChar w:fldCharType="end"/>
            </w:r>
          </w:hyperlink>
        </w:p>
        <w:p w:rsidR="00F61769" w:rsidRDefault="00F61769" w14:paraId="17F015A8" w14:textId="24E77C05">
          <w:pPr>
            <w:pStyle w:val="TOC2"/>
            <w:tabs>
              <w:tab w:val="right" w:leader="dot" w:pos="9350"/>
            </w:tabs>
            <w:rPr>
              <w:noProof/>
              <w:kern w:val="2"/>
              <w:lang w:val="en-ID" w:eastAsia="en-ID"/>
              <w14:ligatures w14:val="standardContextual"/>
            </w:rPr>
          </w:pPr>
          <w:hyperlink w:history="1" w:anchor="_Toc213102773">
            <w:r w:rsidRPr="00D52C88">
              <w:rPr>
                <w:rStyle w:val="Hyperlink"/>
                <w:rFonts w:ascii="Times New Roman" w:hAnsi="Times New Roman" w:eastAsia="Times New Roman" w:cs="Times New Roman"/>
                <w:b/>
                <w:bCs/>
                <w:noProof/>
              </w:rPr>
              <w:t>12. 4. Variational image processing</w:t>
            </w:r>
            <w:r>
              <w:rPr>
                <w:noProof/>
                <w:webHidden/>
              </w:rPr>
              <w:tab/>
            </w:r>
            <w:r>
              <w:rPr>
                <w:noProof/>
                <w:webHidden/>
              </w:rPr>
              <w:fldChar w:fldCharType="begin"/>
            </w:r>
            <w:r>
              <w:rPr>
                <w:noProof/>
                <w:webHidden/>
              </w:rPr>
              <w:instrText xml:space="preserve"> PAGEREF _Toc213102773 \h </w:instrText>
            </w:r>
            <w:r>
              <w:rPr>
                <w:noProof/>
                <w:webHidden/>
              </w:rPr>
            </w:r>
            <w:r>
              <w:rPr>
                <w:noProof/>
                <w:webHidden/>
              </w:rPr>
              <w:fldChar w:fldCharType="separate"/>
            </w:r>
            <w:r>
              <w:rPr>
                <w:noProof/>
                <w:webHidden/>
              </w:rPr>
              <w:t>142</w:t>
            </w:r>
            <w:r>
              <w:rPr>
                <w:noProof/>
                <w:webHidden/>
              </w:rPr>
              <w:fldChar w:fldCharType="end"/>
            </w:r>
          </w:hyperlink>
        </w:p>
        <w:p w:rsidR="00F61769" w:rsidRDefault="00F61769" w14:paraId="707B851A" w14:textId="5683A1F0">
          <w:pPr>
            <w:pStyle w:val="TOC3"/>
            <w:tabs>
              <w:tab w:val="right" w:leader="dot" w:pos="9350"/>
            </w:tabs>
            <w:rPr>
              <w:noProof/>
              <w:kern w:val="2"/>
              <w:lang w:val="en-ID" w:eastAsia="en-ID"/>
              <w14:ligatures w14:val="standardContextual"/>
            </w:rPr>
          </w:pPr>
          <w:hyperlink w:history="1" w:anchor="_Toc213102774">
            <w:r w:rsidRPr="00D52C88">
              <w:rPr>
                <w:rStyle w:val="Hyperlink"/>
                <w:noProof/>
              </w:rPr>
              <w:t>12.4.1. Total Variation Denoising</w:t>
            </w:r>
            <w:r>
              <w:rPr>
                <w:noProof/>
                <w:webHidden/>
              </w:rPr>
              <w:tab/>
            </w:r>
            <w:r>
              <w:rPr>
                <w:noProof/>
                <w:webHidden/>
              </w:rPr>
              <w:fldChar w:fldCharType="begin"/>
            </w:r>
            <w:r>
              <w:rPr>
                <w:noProof/>
                <w:webHidden/>
              </w:rPr>
              <w:instrText xml:space="preserve"> PAGEREF _Toc213102774 \h </w:instrText>
            </w:r>
            <w:r>
              <w:rPr>
                <w:noProof/>
                <w:webHidden/>
              </w:rPr>
            </w:r>
            <w:r>
              <w:rPr>
                <w:noProof/>
                <w:webHidden/>
              </w:rPr>
              <w:fldChar w:fldCharType="separate"/>
            </w:r>
            <w:r>
              <w:rPr>
                <w:noProof/>
                <w:webHidden/>
              </w:rPr>
              <w:t>142</w:t>
            </w:r>
            <w:r>
              <w:rPr>
                <w:noProof/>
                <w:webHidden/>
              </w:rPr>
              <w:fldChar w:fldCharType="end"/>
            </w:r>
          </w:hyperlink>
        </w:p>
        <w:p w:rsidR="00F61769" w:rsidRDefault="00F61769" w14:paraId="4DAE23B1" w14:textId="75CC8B4A">
          <w:pPr>
            <w:pStyle w:val="TOC3"/>
            <w:tabs>
              <w:tab w:val="right" w:leader="dot" w:pos="9350"/>
            </w:tabs>
            <w:rPr>
              <w:noProof/>
              <w:kern w:val="2"/>
              <w:lang w:val="en-ID" w:eastAsia="en-ID"/>
              <w14:ligatures w14:val="standardContextual"/>
            </w:rPr>
          </w:pPr>
          <w:hyperlink w:history="1" w:anchor="_Toc213102775">
            <w:r w:rsidRPr="00D52C88">
              <w:rPr>
                <w:rStyle w:val="Hyperlink"/>
                <w:noProof/>
              </w:rPr>
              <w:t>12.4.2. Creating flat-texture cartoonish images with total variation denoising</w:t>
            </w:r>
            <w:r>
              <w:rPr>
                <w:noProof/>
                <w:webHidden/>
              </w:rPr>
              <w:tab/>
            </w:r>
            <w:r>
              <w:rPr>
                <w:noProof/>
                <w:webHidden/>
              </w:rPr>
              <w:fldChar w:fldCharType="begin"/>
            </w:r>
            <w:r>
              <w:rPr>
                <w:noProof/>
                <w:webHidden/>
              </w:rPr>
              <w:instrText xml:space="preserve"> PAGEREF _Toc213102775 \h </w:instrText>
            </w:r>
            <w:r>
              <w:rPr>
                <w:noProof/>
                <w:webHidden/>
              </w:rPr>
            </w:r>
            <w:r>
              <w:rPr>
                <w:noProof/>
                <w:webHidden/>
              </w:rPr>
              <w:fldChar w:fldCharType="separate"/>
            </w:r>
            <w:r>
              <w:rPr>
                <w:noProof/>
                <w:webHidden/>
              </w:rPr>
              <w:t>143</w:t>
            </w:r>
            <w:r>
              <w:rPr>
                <w:noProof/>
                <w:webHidden/>
              </w:rPr>
              <w:fldChar w:fldCharType="end"/>
            </w:r>
          </w:hyperlink>
        </w:p>
        <w:p w:rsidR="00F61769" w:rsidRDefault="00F61769" w14:paraId="2C9C10D9" w14:textId="3902D7E1">
          <w:pPr>
            <w:pStyle w:val="TOC2"/>
            <w:tabs>
              <w:tab w:val="right" w:leader="dot" w:pos="9350"/>
            </w:tabs>
            <w:rPr>
              <w:noProof/>
              <w:kern w:val="2"/>
              <w:lang w:val="en-ID" w:eastAsia="en-ID"/>
              <w14:ligatures w14:val="standardContextual"/>
            </w:rPr>
          </w:pPr>
          <w:hyperlink w:history="1" w:anchor="_Toc213102776">
            <w:r w:rsidRPr="00D52C88">
              <w:rPr>
                <w:rStyle w:val="Hyperlink"/>
                <w:rFonts w:ascii="Times New Roman" w:hAnsi="Times New Roman" w:eastAsia="Times New Roman" w:cs="Times New Roman"/>
                <w:b/>
                <w:bCs/>
                <w:noProof/>
              </w:rPr>
              <w:t>12. 5. Image quilting</w:t>
            </w:r>
            <w:r>
              <w:rPr>
                <w:noProof/>
                <w:webHidden/>
              </w:rPr>
              <w:tab/>
            </w:r>
            <w:r>
              <w:rPr>
                <w:noProof/>
                <w:webHidden/>
              </w:rPr>
              <w:fldChar w:fldCharType="begin"/>
            </w:r>
            <w:r>
              <w:rPr>
                <w:noProof/>
                <w:webHidden/>
              </w:rPr>
              <w:instrText xml:space="preserve"> PAGEREF _Toc213102776 \h </w:instrText>
            </w:r>
            <w:r>
              <w:rPr>
                <w:noProof/>
                <w:webHidden/>
              </w:rPr>
            </w:r>
            <w:r>
              <w:rPr>
                <w:noProof/>
                <w:webHidden/>
              </w:rPr>
              <w:fldChar w:fldCharType="separate"/>
            </w:r>
            <w:r>
              <w:rPr>
                <w:noProof/>
                <w:webHidden/>
              </w:rPr>
              <w:t>145</w:t>
            </w:r>
            <w:r>
              <w:rPr>
                <w:noProof/>
                <w:webHidden/>
              </w:rPr>
              <w:fldChar w:fldCharType="end"/>
            </w:r>
          </w:hyperlink>
        </w:p>
        <w:p w:rsidR="00F61769" w:rsidRDefault="00F61769" w14:paraId="7A3F1C9C" w14:textId="279831D0">
          <w:pPr>
            <w:pStyle w:val="TOC3"/>
            <w:tabs>
              <w:tab w:val="right" w:leader="dot" w:pos="9350"/>
            </w:tabs>
            <w:rPr>
              <w:noProof/>
              <w:kern w:val="2"/>
              <w:lang w:val="en-ID" w:eastAsia="en-ID"/>
              <w14:ligatures w14:val="standardContextual"/>
            </w:rPr>
          </w:pPr>
          <w:hyperlink w:history="1" w:anchor="_Toc213102777">
            <w:r w:rsidRPr="00D52C88">
              <w:rPr>
                <w:rStyle w:val="Hyperlink"/>
                <w:noProof/>
              </w:rPr>
              <w:t>12.5.1. Texture synthesis</w:t>
            </w:r>
            <w:r>
              <w:rPr>
                <w:noProof/>
                <w:webHidden/>
              </w:rPr>
              <w:tab/>
            </w:r>
            <w:r>
              <w:rPr>
                <w:noProof/>
                <w:webHidden/>
              </w:rPr>
              <w:fldChar w:fldCharType="begin"/>
            </w:r>
            <w:r>
              <w:rPr>
                <w:noProof/>
                <w:webHidden/>
              </w:rPr>
              <w:instrText xml:space="preserve"> PAGEREF _Toc213102777 \h </w:instrText>
            </w:r>
            <w:r>
              <w:rPr>
                <w:noProof/>
                <w:webHidden/>
              </w:rPr>
            </w:r>
            <w:r>
              <w:rPr>
                <w:noProof/>
                <w:webHidden/>
              </w:rPr>
              <w:fldChar w:fldCharType="separate"/>
            </w:r>
            <w:r>
              <w:rPr>
                <w:noProof/>
                <w:webHidden/>
              </w:rPr>
              <w:t>145</w:t>
            </w:r>
            <w:r>
              <w:rPr>
                <w:noProof/>
                <w:webHidden/>
              </w:rPr>
              <w:fldChar w:fldCharType="end"/>
            </w:r>
          </w:hyperlink>
        </w:p>
        <w:p w:rsidR="00F61769" w:rsidRDefault="00F61769" w14:paraId="62398D52" w14:textId="020E076B">
          <w:pPr>
            <w:pStyle w:val="TOC3"/>
            <w:tabs>
              <w:tab w:val="right" w:leader="dot" w:pos="9350"/>
            </w:tabs>
            <w:rPr>
              <w:noProof/>
              <w:kern w:val="2"/>
              <w:lang w:val="en-ID" w:eastAsia="en-ID"/>
              <w14:ligatures w14:val="standardContextual"/>
            </w:rPr>
          </w:pPr>
          <w:hyperlink w:history="1" w:anchor="_Toc213102778">
            <w:r w:rsidRPr="00D52C88">
              <w:rPr>
                <w:rStyle w:val="Hyperlink"/>
                <w:noProof/>
              </w:rPr>
              <w:t>12.5.2. Texture transfer</w:t>
            </w:r>
            <w:r>
              <w:rPr>
                <w:noProof/>
                <w:webHidden/>
              </w:rPr>
              <w:tab/>
            </w:r>
            <w:r>
              <w:rPr>
                <w:noProof/>
                <w:webHidden/>
              </w:rPr>
              <w:fldChar w:fldCharType="begin"/>
            </w:r>
            <w:r>
              <w:rPr>
                <w:noProof/>
                <w:webHidden/>
              </w:rPr>
              <w:instrText xml:space="preserve"> PAGEREF _Toc213102778 \h </w:instrText>
            </w:r>
            <w:r>
              <w:rPr>
                <w:noProof/>
                <w:webHidden/>
              </w:rPr>
            </w:r>
            <w:r>
              <w:rPr>
                <w:noProof/>
                <w:webHidden/>
              </w:rPr>
              <w:fldChar w:fldCharType="separate"/>
            </w:r>
            <w:r>
              <w:rPr>
                <w:noProof/>
                <w:webHidden/>
              </w:rPr>
              <w:t>146</w:t>
            </w:r>
            <w:r>
              <w:rPr>
                <w:noProof/>
                <w:webHidden/>
              </w:rPr>
              <w:fldChar w:fldCharType="end"/>
            </w:r>
          </w:hyperlink>
        </w:p>
        <w:p w:rsidR="00F61769" w:rsidRDefault="00F61769" w14:paraId="563863DB" w14:textId="54EF7E58">
          <w:r>
            <w:rPr>
              <w:b/>
              <w:bCs/>
              <w:noProof/>
            </w:rPr>
            <w:fldChar w:fldCharType="end"/>
          </w:r>
        </w:p>
      </w:sdtContent>
    </w:sdt>
    <w:p w:rsidR="135D02F5" w:rsidRDefault="135D02F5" w14:paraId="55E8FCFD" w14:textId="0E4C4F91">
      <w:r>
        <w:br w:type="page"/>
      </w:r>
    </w:p>
    <w:p w:rsidR="135D02F5" w:rsidP="00210EC7" w:rsidRDefault="135D02F5" w14:paraId="4FCA8ED5" w14:textId="65724DC8">
      <w:pPr>
        <w:pStyle w:val="Heading1"/>
      </w:pPr>
      <w:bookmarkStart w:name="_Toc213102612" w:id="2"/>
      <w:r w:rsidRPr="135D02F5">
        <w:t>BAB 1</w:t>
      </w:r>
      <w:bookmarkEnd w:id="2"/>
    </w:p>
    <w:p w:rsidR="135D02F5" w:rsidP="135D02F5" w:rsidRDefault="135D02F5" w14:paraId="06C20984" w14:textId="0A690CA4">
      <w:pPr>
        <w:jc w:val="center"/>
        <w:rPr>
          <w:rFonts w:ascii="Times New Roman" w:hAnsi="Times New Roman" w:eastAsia="Times New Roman" w:cs="Times New Roman"/>
          <w:b/>
          <w:bCs/>
          <w:sz w:val="28"/>
          <w:szCs w:val="28"/>
        </w:rPr>
      </w:pPr>
      <w:r w:rsidRPr="135D02F5">
        <w:rPr>
          <w:rFonts w:ascii="Times New Roman" w:hAnsi="Times New Roman" w:eastAsia="Times New Roman" w:cs="Times New Roman"/>
          <w:b/>
          <w:bCs/>
          <w:sz w:val="28"/>
          <w:szCs w:val="28"/>
        </w:rPr>
        <w:t>GETTING STARTED WITH IMAGE PROCESSING</w:t>
      </w:r>
    </w:p>
    <w:p w:rsidR="135D02F5" w:rsidP="135D02F5" w:rsidRDefault="135D02F5" w14:paraId="239653FF" w14:textId="74C27374">
      <w:pPr>
        <w:jc w:val="center"/>
        <w:rPr>
          <w:rFonts w:ascii="Times New Roman" w:hAnsi="Times New Roman" w:eastAsia="Times New Roman" w:cs="Times New Roman"/>
          <w:b/>
          <w:bCs/>
          <w:sz w:val="28"/>
          <w:szCs w:val="28"/>
        </w:rPr>
      </w:pPr>
    </w:p>
    <w:p w:rsidR="135D02F5" w:rsidP="135D02F5" w:rsidRDefault="135D02F5" w14:paraId="48AB9CBA" w14:textId="1F804D87">
      <w:pPr>
        <w:pStyle w:val="Heading2"/>
        <w:rPr>
          <w:rFonts w:ascii="Times New Roman" w:hAnsi="Times New Roman" w:eastAsia="Times New Roman" w:cs="Times New Roman"/>
          <w:b/>
          <w:bCs/>
          <w:color w:val="auto"/>
          <w:sz w:val="24"/>
          <w:szCs w:val="24"/>
        </w:rPr>
      </w:pPr>
      <w:bookmarkStart w:name="_Toc213102613" w:id="3"/>
      <w:r w:rsidRPr="135D02F5">
        <w:rPr>
          <w:rFonts w:ascii="Times New Roman" w:hAnsi="Times New Roman" w:eastAsia="Times New Roman" w:cs="Times New Roman"/>
          <w:b/>
          <w:bCs/>
          <w:color w:val="auto"/>
          <w:sz w:val="24"/>
          <w:szCs w:val="24"/>
        </w:rPr>
        <w:t>1.1 RESUME BAB 1</w:t>
      </w:r>
      <w:bookmarkEnd w:id="3"/>
    </w:p>
    <w:p w:rsidR="135D02F5" w:rsidP="135D02F5" w:rsidRDefault="5190EF0B" w14:paraId="197E22D5" w14:textId="28E0A184">
      <w:pPr>
        <w:pStyle w:val="Heading3"/>
      </w:pPr>
      <w:bookmarkStart w:name="_Toc213102614" w:id="4"/>
      <w:r w:rsidRPr="5190EF0B">
        <w:t>1.1.1 Pengertian Image Processing dan Aplikasinya</w:t>
      </w:r>
      <w:bookmarkEnd w:id="4"/>
    </w:p>
    <w:p w:rsidR="135D02F5" w:rsidP="135D02F5" w:rsidRDefault="135D02F5" w14:paraId="665D679B" w14:textId="79D78E92">
      <w:pPr>
        <w:spacing w:before="240" w:after="240"/>
        <w:jc w:val="both"/>
      </w:pPr>
      <w:r w:rsidRPr="135D02F5">
        <w:rPr>
          <w:rFonts w:ascii="Times New Roman" w:hAnsi="Times New Roman" w:eastAsia="Times New Roman" w:cs="Times New Roman"/>
        </w:rPr>
        <w:t>Image processing didefinisikan sebagai proses pemrosesan, manipulasi, analisis, dan interpretasi gambar menggunakan algoritma dan kode program pada komputer. Bidang ini memiliki berbagai aspek penting yang mencakup penyimpanan (storage), representasi (representation), ekstraksi informasi (information extraction), manipulasi (manipulation), peningkatan kualitas (enhancement), restorasi (restoration), dan interpretasi gambar (interpretation).</w:t>
      </w:r>
    </w:p>
    <w:p w:rsidR="135D02F5" w:rsidP="135D02F5" w:rsidRDefault="135D02F5" w14:paraId="2A4018DE" w14:textId="615268D7">
      <w:pPr>
        <w:spacing w:before="240" w:after="240"/>
        <w:jc w:val="both"/>
      </w:pPr>
      <w:r w:rsidRPr="135D02F5">
        <w:rPr>
          <w:rFonts w:ascii="Times New Roman" w:hAnsi="Times New Roman" w:eastAsia="Times New Roman" w:cs="Times New Roman"/>
        </w:rPr>
        <w:t>Aplikasi image processing sangat luas dan mencakup berbagai bidang seperti:</w:t>
      </w:r>
    </w:p>
    <w:p w:rsidR="135D02F5" w:rsidP="00210EC7" w:rsidRDefault="135D02F5" w14:paraId="241C5D80" w14:textId="7C2F545A">
      <w:pPr>
        <w:pStyle w:val="ListParagraph"/>
        <w:numPr>
          <w:ilvl w:val="0"/>
          <w:numId w:val="153"/>
        </w:numPr>
        <w:spacing w:after="0"/>
        <w:jc w:val="both"/>
        <w:rPr>
          <w:rFonts w:ascii="Times New Roman" w:hAnsi="Times New Roman" w:eastAsia="Times New Roman" w:cs="Times New Roman"/>
        </w:rPr>
      </w:pPr>
      <w:r w:rsidRPr="135D02F5">
        <w:rPr>
          <w:rFonts w:ascii="Times New Roman" w:hAnsi="Times New Roman" w:eastAsia="Times New Roman" w:cs="Times New Roman"/>
        </w:rPr>
        <w:t>Bidang medis dan biologi (analisis X-ray, CT scan)</w:t>
      </w:r>
    </w:p>
    <w:p w:rsidR="135D02F5" w:rsidP="00210EC7" w:rsidRDefault="135D02F5" w14:paraId="31513534" w14:textId="6357B37D">
      <w:pPr>
        <w:pStyle w:val="ListParagraph"/>
        <w:numPr>
          <w:ilvl w:val="0"/>
          <w:numId w:val="153"/>
        </w:numPr>
        <w:spacing w:after="0"/>
        <w:jc w:val="both"/>
        <w:rPr>
          <w:rFonts w:ascii="Times New Roman" w:hAnsi="Times New Roman" w:eastAsia="Times New Roman" w:cs="Times New Roman"/>
        </w:rPr>
      </w:pPr>
      <w:r w:rsidRPr="135D02F5">
        <w:rPr>
          <w:rFonts w:ascii="Times New Roman" w:hAnsi="Times New Roman" w:eastAsia="Times New Roman" w:cs="Times New Roman"/>
        </w:rPr>
        <w:t>Computational photography (Adobe Photoshop)</w:t>
      </w:r>
    </w:p>
    <w:p w:rsidR="135D02F5" w:rsidP="00210EC7" w:rsidRDefault="135D02F5" w14:paraId="3120E0D8" w14:textId="5E2033C7">
      <w:pPr>
        <w:pStyle w:val="ListParagraph"/>
        <w:numPr>
          <w:ilvl w:val="0"/>
          <w:numId w:val="153"/>
        </w:numPr>
        <w:spacing w:after="0"/>
        <w:jc w:val="both"/>
        <w:rPr>
          <w:rFonts w:ascii="Times New Roman" w:hAnsi="Times New Roman" w:eastAsia="Times New Roman" w:cs="Times New Roman"/>
        </w:rPr>
      </w:pPr>
      <w:r w:rsidRPr="135D02F5">
        <w:rPr>
          <w:rFonts w:ascii="Times New Roman" w:hAnsi="Times New Roman" w:eastAsia="Times New Roman" w:cs="Times New Roman"/>
        </w:rPr>
        <w:t>Sistem keamanan (fingerprint authentication, face recognition)</w:t>
      </w:r>
    </w:p>
    <w:p w:rsidR="135D02F5" w:rsidP="00210EC7" w:rsidRDefault="135D02F5" w14:paraId="454E62D1" w14:textId="3BBA48E8">
      <w:pPr>
        <w:pStyle w:val="ListParagraph"/>
        <w:numPr>
          <w:ilvl w:val="0"/>
          <w:numId w:val="153"/>
        </w:numPr>
        <w:spacing w:after="0"/>
        <w:jc w:val="both"/>
        <w:rPr>
          <w:rFonts w:ascii="Times New Roman" w:hAnsi="Times New Roman" w:eastAsia="Times New Roman" w:cs="Times New Roman"/>
        </w:rPr>
      </w:pPr>
      <w:r w:rsidRPr="135D02F5">
        <w:rPr>
          <w:rFonts w:ascii="Times New Roman" w:hAnsi="Times New Roman" w:eastAsia="Times New Roman" w:cs="Times New Roman"/>
        </w:rPr>
        <w:t>Social media platforms (Facebook, Instagram)</w:t>
      </w:r>
    </w:p>
    <w:p w:rsidR="135D02F5" w:rsidP="00210EC7" w:rsidRDefault="135D02F5" w14:paraId="53F1ED0A" w14:textId="3CE99812">
      <w:pPr>
        <w:pStyle w:val="ListParagraph"/>
        <w:numPr>
          <w:ilvl w:val="0"/>
          <w:numId w:val="153"/>
        </w:numPr>
        <w:spacing w:after="0"/>
        <w:jc w:val="both"/>
        <w:rPr>
          <w:rFonts w:ascii="Times New Roman" w:hAnsi="Times New Roman" w:eastAsia="Times New Roman" w:cs="Times New Roman"/>
        </w:rPr>
      </w:pPr>
      <w:r w:rsidRPr="135D02F5">
        <w:rPr>
          <w:rFonts w:ascii="Times New Roman" w:hAnsi="Times New Roman" w:eastAsia="Times New Roman" w:cs="Times New Roman"/>
        </w:rPr>
        <w:t>Robotika, remote sensing, dan inspeksi industri</w:t>
      </w:r>
    </w:p>
    <w:p w:rsidR="135D02F5" w:rsidP="135D02F5" w:rsidRDefault="5190EF0B" w14:paraId="7A6C4E0D" w14:textId="0D3AB400">
      <w:pPr>
        <w:pStyle w:val="Heading3"/>
        <w:jc w:val="both"/>
      </w:pPr>
      <w:bookmarkStart w:name="_Toc213102615" w:id="5"/>
      <w:r w:rsidRPr="5190EF0B">
        <w:t>1.1.2 Representasi Digital Image</w:t>
      </w:r>
      <w:bookmarkEnd w:id="5"/>
    </w:p>
    <w:p w:rsidR="135D02F5" w:rsidP="135D02F5" w:rsidRDefault="135D02F5" w14:paraId="7A07F177" w14:textId="213DD9A5">
      <w:pPr>
        <w:spacing w:before="240" w:after="240"/>
        <w:jc w:val="both"/>
      </w:pPr>
      <w:r w:rsidRPr="135D02F5">
        <w:rPr>
          <w:rFonts w:ascii="Times New Roman" w:hAnsi="Times New Roman" w:eastAsia="Times New Roman" w:cs="Times New Roman"/>
        </w:rPr>
        <w:t>Secara konseptual, gambar dapat dipahami sebagai fungsi dua dimensi f(x,y) yang memetakan koordinat spasial ke nilai intensitas atau warna. Dalam konteks digital:</w:t>
      </w:r>
    </w:p>
    <w:p w:rsidR="135D02F5" w:rsidP="00210EC7" w:rsidRDefault="135D02F5" w14:paraId="144D6A42" w14:textId="0BB7CD36">
      <w:pPr>
        <w:pStyle w:val="ListParagraph"/>
        <w:numPr>
          <w:ilvl w:val="0"/>
          <w:numId w:val="152"/>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Single-channel images:</w:t>
      </w:r>
      <w:r w:rsidRPr="135D02F5">
        <w:rPr>
          <w:rFonts w:ascii="Times New Roman" w:hAnsi="Times New Roman" w:eastAsia="Times New Roman" w:cs="Times New Roman"/>
        </w:rPr>
        <w:t xml:space="preserve"> Setiap pixel direpresentasikan oleh satu nilai </w:t>
      </w:r>
    </w:p>
    <w:p w:rsidR="135D02F5" w:rsidP="00210EC7" w:rsidRDefault="135D02F5" w14:paraId="1C96C65F" w14:textId="3942983D">
      <w:pPr>
        <w:pStyle w:val="ListParagraph"/>
        <w:numPr>
          <w:ilvl w:val="1"/>
          <w:numId w:val="152"/>
        </w:numPr>
        <w:spacing w:after="0"/>
        <w:jc w:val="both"/>
        <w:rPr>
          <w:rFonts w:ascii="Times New Roman" w:hAnsi="Times New Roman" w:eastAsia="Times New Roman" w:cs="Times New Roman"/>
        </w:rPr>
      </w:pPr>
      <w:r w:rsidRPr="135D02F5">
        <w:rPr>
          <w:rFonts w:ascii="Times New Roman" w:hAnsi="Times New Roman" w:eastAsia="Times New Roman" w:cs="Times New Roman"/>
        </w:rPr>
        <w:t>Binary/monochrome images: pixel bernilai 0 atau 1</w:t>
      </w:r>
    </w:p>
    <w:p w:rsidR="135D02F5" w:rsidP="00210EC7" w:rsidRDefault="135D02F5" w14:paraId="05CF21BB" w14:textId="39332528">
      <w:pPr>
        <w:pStyle w:val="ListParagraph"/>
        <w:numPr>
          <w:ilvl w:val="1"/>
          <w:numId w:val="152"/>
        </w:numPr>
        <w:spacing w:after="0"/>
        <w:jc w:val="both"/>
        <w:rPr>
          <w:rFonts w:ascii="Times New Roman" w:hAnsi="Times New Roman" w:eastAsia="Times New Roman" w:cs="Times New Roman"/>
        </w:rPr>
      </w:pPr>
      <w:r w:rsidRPr="135D02F5">
        <w:rPr>
          <w:rFonts w:ascii="Times New Roman" w:hAnsi="Times New Roman" w:eastAsia="Times New Roman" w:cs="Times New Roman"/>
        </w:rPr>
        <w:t>Grayscale images: pixel bernilai 0-255 (8-bit)</w:t>
      </w:r>
    </w:p>
    <w:p w:rsidR="135D02F5" w:rsidP="00210EC7" w:rsidRDefault="135D02F5" w14:paraId="26A54145" w14:textId="1006146C">
      <w:pPr>
        <w:pStyle w:val="ListParagraph"/>
        <w:numPr>
          <w:ilvl w:val="0"/>
          <w:numId w:val="152"/>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Multi-channel images:</w:t>
      </w:r>
      <w:r w:rsidRPr="135D02F5">
        <w:rPr>
          <w:rFonts w:ascii="Times New Roman" w:hAnsi="Times New Roman" w:eastAsia="Times New Roman" w:cs="Times New Roman"/>
        </w:rPr>
        <w:t xml:space="preserve"> Setiap pixel direpresentasikan oleh tuple nilai </w:t>
      </w:r>
    </w:p>
    <w:p w:rsidR="135D02F5" w:rsidP="00210EC7" w:rsidRDefault="135D02F5" w14:paraId="56CCC445" w14:textId="54F07D7E">
      <w:pPr>
        <w:pStyle w:val="ListParagraph"/>
        <w:numPr>
          <w:ilvl w:val="1"/>
          <w:numId w:val="152"/>
        </w:numPr>
        <w:spacing w:after="0"/>
        <w:jc w:val="both"/>
        <w:rPr>
          <w:rFonts w:ascii="Times New Roman" w:hAnsi="Times New Roman" w:eastAsia="Times New Roman" w:cs="Times New Roman"/>
        </w:rPr>
      </w:pPr>
      <w:r w:rsidRPr="135D02F5">
        <w:rPr>
          <w:rFonts w:ascii="Times New Roman" w:hAnsi="Times New Roman" w:eastAsia="Times New Roman" w:cs="Times New Roman"/>
        </w:rPr>
        <w:t>RGB images: setiap pixel memiliki nilai (r, g, b) untuk channel merah, hijau, dan biru</w:t>
      </w:r>
    </w:p>
    <w:p w:rsidR="135D02F5" w:rsidP="00210EC7" w:rsidRDefault="135D02F5" w14:paraId="31990550" w14:textId="2C4CFFFB">
      <w:pPr>
        <w:pStyle w:val="ListParagraph"/>
        <w:numPr>
          <w:ilvl w:val="1"/>
          <w:numId w:val="152"/>
        </w:numPr>
        <w:spacing w:after="0"/>
        <w:jc w:val="both"/>
        <w:rPr>
          <w:rFonts w:ascii="Times New Roman" w:hAnsi="Times New Roman" w:eastAsia="Times New Roman" w:cs="Times New Roman"/>
        </w:rPr>
      </w:pPr>
      <w:r w:rsidRPr="135D02F5">
        <w:rPr>
          <w:rFonts w:ascii="Times New Roman" w:hAnsi="Times New Roman" w:eastAsia="Times New Roman" w:cs="Times New Roman"/>
        </w:rPr>
        <w:t>HSV images: setiap pixel memiliki nilai (h, s, v) untuk hue, saturation, dan value</w:t>
      </w:r>
    </w:p>
    <w:p w:rsidR="135D02F5" w:rsidP="00210EC7" w:rsidRDefault="135D02F5" w14:paraId="42C26285" w14:textId="0218FF0A">
      <w:pPr>
        <w:pStyle w:val="ListParagraph"/>
        <w:numPr>
          <w:ilvl w:val="1"/>
          <w:numId w:val="152"/>
        </w:numPr>
        <w:spacing w:after="0"/>
        <w:jc w:val="both"/>
        <w:rPr>
          <w:rFonts w:ascii="Times New Roman" w:hAnsi="Times New Roman" w:eastAsia="Times New Roman" w:cs="Times New Roman"/>
        </w:rPr>
      </w:pPr>
      <w:r w:rsidRPr="135D02F5">
        <w:rPr>
          <w:rFonts w:ascii="Times New Roman" w:hAnsi="Times New Roman" w:eastAsia="Times New Roman" w:cs="Times New Roman"/>
        </w:rPr>
        <w:t>RGBA images: RGB dengan tambahan channel alpha (α) untuk transparansi</w:t>
      </w:r>
    </w:p>
    <w:p w:rsidR="135D02F5" w:rsidP="135D02F5" w:rsidRDefault="135D02F5" w14:paraId="5FEEAC1A" w14:textId="61BE21DB">
      <w:pPr>
        <w:spacing w:before="240" w:after="240"/>
        <w:jc w:val="both"/>
      </w:pPr>
      <w:r w:rsidRPr="135D02F5">
        <w:rPr>
          <w:rFonts w:ascii="Times New Roman" w:hAnsi="Times New Roman" w:eastAsia="Times New Roman" w:cs="Times New Roman"/>
        </w:rPr>
        <w:t>Untuk dapat diproses komputer, gambar harus mengalami digitalisasi melalui dua proses:</w:t>
      </w:r>
    </w:p>
    <w:p w:rsidR="135D02F5" w:rsidP="00210EC7" w:rsidRDefault="135D02F5" w14:paraId="2820B4FB" w14:textId="112244A1">
      <w:pPr>
        <w:pStyle w:val="ListParagraph"/>
        <w:numPr>
          <w:ilvl w:val="0"/>
          <w:numId w:val="151"/>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Sampling:</w:t>
      </w:r>
      <w:r w:rsidRPr="135D02F5">
        <w:rPr>
          <w:rFonts w:ascii="Times New Roman" w:hAnsi="Times New Roman" w:eastAsia="Times New Roman" w:cs="Times New Roman"/>
        </w:rPr>
        <w:t xml:space="preserve"> Digitalisasi koordinat spasial (x,y)</w:t>
      </w:r>
    </w:p>
    <w:p w:rsidR="135D02F5" w:rsidP="00210EC7" w:rsidRDefault="135D02F5" w14:paraId="55B7E84C" w14:textId="289DD768">
      <w:pPr>
        <w:pStyle w:val="ListParagraph"/>
        <w:numPr>
          <w:ilvl w:val="0"/>
          <w:numId w:val="151"/>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Quantization:</w:t>
      </w:r>
      <w:r w:rsidRPr="135D02F5">
        <w:rPr>
          <w:rFonts w:ascii="Times New Roman" w:hAnsi="Times New Roman" w:eastAsia="Times New Roman" w:cs="Times New Roman"/>
        </w:rPr>
        <w:t xml:space="preserve"> Digitalisasi amplitude/intensitas pixel</w:t>
      </w:r>
    </w:p>
    <w:p w:rsidR="135D02F5" w:rsidP="135D02F5" w:rsidRDefault="5190EF0B" w14:paraId="39F7D9D4" w14:textId="633478ED">
      <w:pPr>
        <w:pStyle w:val="Heading3"/>
        <w:jc w:val="both"/>
      </w:pPr>
      <w:bookmarkStart w:name="_Toc213102616" w:id="6"/>
      <w:r w:rsidRPr="5190EF0B">
        <w:t>1.1.3 Image Processing Pipeline</w:t>
      </w:r>
      <w:bookmarkEnd w:id="6"/>
    </w:p>
    <w:p w:rsidR="135D02F5" w:rsidP="135D02F5" w:rsidRDefault="135D02F5" w14:paraId="7EFB9CB0" w14:textId="35B04B4B">
      <w:pPr>
        <w:spacing w:before="240" w:after="240"/>
        <w:jc w:val="both"/>
      </w:pPr>
      <w:r w:rsidRPr="135D02F5">
        <w:rPr>
          <w:rFonts w:ascii="Times New Roman" w:hAnsi="Times New Roman" w:eastAsia="Times New Roman" w:cs="Times New Roman"/>
        </w:rPr>
        <w:t>Pipeline image processing merupakan tahapan sistematis yang harus dilalui dalam pengolahan citra:</w:t>
      </w:r>
    </w:p>
    <w:p w:rsidR="135D02F5" w:rsidP="00210EC7" w:rsidRDefault="135D02F5" w14:paraId="2D786C31" w14:textId="5F71FF8E">
      <w:pPr>
        <w:pStyle w:val="ListParagraph"/>
        <w:numPr>
          <w:ilvl w:val="0"/>
          <w:numId w:val="150"/>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Acquisition dan Storage:</w:t>
      </w:r>
      <w:r w:rsidRPr="135D02F5">
        <w:rPr>
          <w:rFonts w:ascii="Times New Roman" w:hAnsi="Times New Roman" w:eastAsia="Times New Roman" w:cs="Times New Roman"/>
        </w:rPr>
        <w:t xml:space="preserve"> Pengambilan gambar menggunakan kamera dan penyimpanan dalam format file (JPEG, PNG, dll.)</w:t>
      </w:r>
    </w:p>
    <w:p w:rsidR="135D02F5" w:rsidP="00210EC7" w:rsidRDefault="135D02F5" w14:paraId="4F580472" w14:textId="5237846B">
      <w:pPr>
        <w:pStyle w:val="ListParagraph"/>
        <w:numPr>
          <w:ilvl w:val="0"/>
          <w:numId w:val="150"/>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Load into Memory dan Save to Disk:</w:t>
      </w:r>
      <w:r w:rsidRPr="135D02F5">
        <w:rPr>
          <w:rFonts w:ascii="Times New Roman" w:hAnsi="Times New Roman" w:eastAsia="Times New Roman" w:cs="Times New Roman"/>
        </w:rPr>
        <w:t xml:space="preserve"> Pembacaan gambar dari disk ke memory menggunakan struktur data tertentu (numpy ndarray) dan penyimpanan kembali setelah proses</w:t>
      </w:r>
    </w:p>
    <w:p w:rsidR="135D02F5" w:rsidP="00210EC7" w:rsidRDefault="135D02F5" w14:paraId="5D1D4B63" w14:textId="7ABFFDF4">
      <w:pPr>
        <w:pStyle w:val="ListParagraph"/>
        <w:numPr>
          <w:ilvl w:val="0"/>
          <w:numId w:val="150"/>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Manipulation, Enhancement, dan Restoration:</w:t>
      </w:r>
      <w:r w:rsidRPr="135D02F5">
        <w:rPr>
          <w:rFonts w:ascii="Times New Roman" w:hAnsi="Times New Roman" w:eastAsia="Times New Roman" w:cs="Times New Roman"/>
        </w:rPr>
        <w:t xml:space="preserve"> </w:t>
      </w:r>
    </w:p>
    <w:p w:rsidR="135D02F5" w:rsidP="00210EC7" w:rsidRDefault="135D02F5" w14:paraId="6E107242" w14:textId="788CF536">
      <w:pPr>
        <w:pStyle w:val="ListParagraph"/>
        <w:numPr>
          <w:ilvl w:val="1"/>
          <w:numId w:val="150"/>
        </w:numPr>
        <w:spacing w:after="0"/>
        <w:jc w:val="both"/>
        <w:rPr>
          <w:rFonts w:ascii="Times New Roman" w:hAnsi="Times New Roman" w:eastAsia="Times New Roman" w:cs="Times New Roman"/>
        </w:rPr>
      </w:pPr>
      <w:r w:rsidRPr="135D02F5">
        <w:rPr>
          <w:rFonts w:ascii="Times New Roman" w:hAnsi="Times New Roman" w:eastAsia="Times New Roman" w:cs="Times New Roman"/>
        </w:rPr>
        <w:t>Transformasi gambar (sampling, manipulasi, konversi grayscale)</w:t>
      </w:r>
    </w:p>
    <w:p w:rsidR="135D02F5" w:rsidP="00210EC7" w:rsidRDefault="135D02F5" w14:paraId="0B587F14" w14:textId="77421CD5">
      <w:pPr>
        <w:pStyle w:val="ListParagraph"/>
        <w:numPr>
          <w:ilvl w:val="1"/>
          <w:numId w:val="150"/>
        </w:numPr>
        <w:spacing w:after="0"/>
        <w:jc w:val="both"/>
        <w:rPr>
          <w:rFonts w:ascii="Times New Roman" w:hAnsi="Times New Roman" w:eastAsia="Times New Roman" w:cs="Times New Roman"/>
        </w:rPr>
      </w:pPr>
      <w:r w:rsidRPr="135D02F5">
        <w:rPr>
          <w:rFonts w:ascii="Times New Roman" w:hAnsi="Times New Roman" w:eastAsia="Times New Roman" w:cs="Times New Roman"/>
        </w:rPr>
        <w:t>Peningkatan kualitas (filtering, deblurring)</w:t>
      </w:r>
    </w:p>
    <w:p w:rsidR="135D02F5" w:rsidP="00210EC7" w:rsidRDefault="135D02F5" w14:paraId="74EEF434" w14:textId="34811F2F">
      <w:pPr>
        <w:pStyle w:val="ListParagraph"/>
        <w:numPr>
          <w:ilvl w:val="1"/>
          <w:numId w:val="150"/>
        </w:numPr>
        <w:spacing w:after="0"/>
        <w:jc w:val="both"/>
        <w:rPr>
          <w:rFonts w:ascii="Times New Roman" w:hAnsi="Times New Roman" w:eastAsia="Times New Roman" w:cs="Times New Roman"/>
        </w:rPr>
      </w:pPr>
      <w:r w:rsidRPr="135D02F5">
        <w:rPr>
          <w:rFonts w:ascii="Times New Roman" w:hAnsi="Times New Roman" w:eastAsia="Times New Roman" w:cs="Times New Roman"/>
        </w:rPr>
        <w:t>Restorasi dari noise degradation</w:t>
      </w:r>
    </w:p>
    <w:p w:rsidR="135D02F5" w:rsidP="00210EC7" w:rsidRDefault="135D02F5" w14:paraId="797B70B2" w14:textId="6267B112">
      <w:pPr>
        <w:pStyle w:val="ListParagraph"/>
        <w:numPr>
          <w:ilvl w:val="0"/>
          <w:numId w:val="150"/>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Segmentation:</w:t>
      </w:r>
      <w:r w:rsidRPr="135D02F5">
        <w:rPr>
          <w:rFonts w:ascii="Times New Roman" w:hAnsi="Times New Roman" w:eastAsia="Times New Roman" w:cs="Times New Roman"/>
        </w:rPr>
        <w:t xml:space="preserve"> Pemisahan objek-objek yang menarik dari gambar</w:t>
      </w:r>
    </w:p>
    <w:p w:rsidR="135D02F5" w:rsidP="00210EC7" w:rsidRDefault="135D02F5" w14:paraId="2302C749" w14:textId="31C20BF7">
      <w:pPr>
        <w:pStyle w:val="ListParagraph"/>
        <w:numPr>
          <w:ilvl w:val="0"/>
          <w:numId w:val="150"/>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Information Extraction/Representation:</w:t>
      </w:r>
      <w:r w:rsidRPr="135D02F5">
        <w:rPr>
          <w:rFonts w:ascii="Times New Roman" w:hAnsi="Times New Roman" w:eastAsia="Times New Roman" w:cs="Times New Roman"/>
        </w:rPr>
        <w:t xml:space="preserve"> </w:t>
      </w:r>
    </w:p>
    <w:p w:rsidR="135D02F5" w:rsidP="00210EC7" w:rsidRDefault="135D02F5" w14:paraId="557437C7" w14:textId="648807C5">
      <w:pPr>
        <w:pStyle w:val="ListParagraph"/>
        <w:numPr>
          <w:ilvl w:val="1"/>
          <w:numId w:val="150"/>
        </w:numPr>
        <w:spacing w:after="0"/>
        <w:jc w:val="both"/>
        <w:rPr>
          <w:rFonts w:ascii="Times New Roman" w:hAnsi="Times New Roman" w:eastAsia="Times New Roman" w:cs="Times New Roman"/>
        </w:rPr>
      </w:pPr>
      <w:r w:rsidRPr="135D02F5">
        <w:rPr>
          <w:rFonts w:ascii="Times New Roman" w:hAnsi="Times New Roman" w:eastAsia="Times New Roman" w:cs="Times New Roman"/>
        </w:rPr>
        <w:t>Ekstraksi fitur manual (hand-crafted feature descriptors seperti HOG)</w:t>
      </w:r>
    </w:p>
    <w:p w:rsidR="135D02F5" w:rsidP="00210EC7" w:rsidRDefault="135D02F5" w14:paraId="20F2E416" w14:textId="5E457B03">
      <w:pPr>
        <w:pStyle w:val="ListParagraph"/>
        <w:numPr>
          <w:ilvl w:val="1"/>
          <w:numId w:val="150"/>
        </w:numPr>
        <w:spacing w:after="0"/>
        <w:jc w:val="both"/>
        <w:rPr>
          <w:rFonts w:ascii="Times New Roman" w:hAnsi="Times New Roman" w:eastAsia="Times New Roman" w:cs="Times New Roman"/>
        </w:rPr>
      </w:pPr>
      <w:r w:rsidRPr="135D02F5">
        <w:rPr>
          <w:rFonts w:ascii="Times New Roman" w:hAnsi="Times New Roman" w:eastAsia="Times New Roman" w:cs="Times New Roman"/>
        </w:rPr>
        <w:t>Pembelajaran fitur otomatis (automatic feature learning dengan deep learning)</w:t>
      </w:r>
    </w:p>
    <w:p w:rsidR="135D02F5" w:rsidP="00210EC7" w:rsidRDefault="135D02F5" w14:paraId="4259F146" w14:textId="535AE5DC">
      <w:pPr>
        <w:pStyle w:val="ListParagraph"/>
        <w:numPr>
          <w:ilvl w:val="0"/>
          <w:numId w:val="150"/>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Image Understanding/Interpretation:</w:t>
      </w:r>
      <w:r w:rsidRPr="135D02F5">
        <w:rPr>
          <w:rFonts w:ascii="Times New Roman" w:hAnsi="Times New Roman" w:eastAsia="Times New Roman" w:cs="Times New Roman"/>
        </w:rPr>
        <w:t xml:space="preserve"> </w:t>
      </w:r>
    </w:p>
    <w:p w:rsidR="135D02F5" w:rsidP="00210EC7" w:rsidRDefault="135D02F5" w14:paraId="38A7BE87" w14:textId="5961D6FB">
      <w:pPr>
        <w:pStyle w:val="ListParagraph"/>
        <w:numPr>
          <w:ilvl w:val="1"/>
          <w:numId w:val="150"/>
        </w:numPr>
        <w:spacing w:after="0"/>
        <w:jc w:val="both"/>
        <w:rPr>
          <w:rFonts w:ascii="Times New Roman" w:hAnsi="Times New Roman" w:eastAsia="Times New Roman" w:cs="Times New Roman"/>
        </w:rPr>
      </w:pPr>
      <w:r w:rsidRPr="135D02F5">
        <w:rPr>
          <w:rFonts w:ascii="Times New Roman" w:hAnsi="Times New Roman" w:eastAsia="Times New Roman" w:cs="Times New Roman"/>
        </w:rPr>
        <w:t>Image classification (klasifikasi objek dalam gambar)</w:t>
      </w:r>
    </w:p>
    <w:p w:rsidR="135D02F5" w:rsidP="00210EC7" w:rsidRDefault="135D02F5" w14:paraId="33B68139" w14:textId="6ECA5F12">
      <w:pPr>
        <w:pStyle w:val="ListParagraph"/>
        <w:numPr>
          <w:ilvl w:val="1"/>
          <w:numId w:val="150"/>
        </w:numPr>
        <w:spacing w:after="0"/>
        <w:jc w:val="both"/>
        <w:rPr>
          <w:rFonts w:ascii="Times New Roman" w:hAnsi="Times New Roman" w:eastAsia="Times New Roman" w:cs="Times New Roman"/>
        </w:rPr>
      </w:pPr>
      <w:r w:rsidRPr="135D02F5">
        <w:rPr>
          <w:rFonts w:ascii="Times New Roman" w:hAnsi="Times New Roman" w:eastAsia="Times New Roman" w:cs="Times New Roman"/>
        </w:rPr>
        <w:t>Object recognition (deteksi lokasi objek dengan bounding box)</w:t>
      </w:r>
    </w:p>
    <w:p w:rsidR="135D02F5" w:rsidP="135D02F5" w:rsidRDefault="5190EF0B" w14:paraId="40BBC219" w14:textId="658C7A9C">
      <w:pPr>
        <w:pStyle w:val="Heading3"/>
        <w:jc w:val="both"/>
      </w:pPr>
      <w:bookmarkStart w:name="_Toc213102617" w:id="7"/>
      <w:r w:rsidRPr="5190EF0B">
        <w:t>1.1.4 Python Libraries untuk Image Processing</w:t>
      </w:r>
      <w:bookmarkEnd w:id="7"/>
    </w:p>
    <w:p w:rsidR="135D02F5" w:rsidP="135D02F5" w:rsidRDefault="135D02F5" w14:paraId="73A8DD3A" w14:textId="77E18877">
      <w:pPr>
        <w:spacing w:before="240" w:after="240"/>
        <w:jc w:val="both"/>
      </w:pPr>
      <w:r w:rsidRPr="135D02F5">
        <w:rPr>
          <w:rFonts w:ascii="Times New Roman" w:hAnsi="Times New Roman" w:eastAsia="Times New Roman" w:cs="Times New Roman"/>
        </w:rPr>
        <w:t>Buku ini menggunakan Python 3 dengan berbagai libraries utama:</w:t>
      </w:r>
    </w:p>
    <w:p w:rsidR="135D02F5" w:rsidP="135D02F5" w:rsidRDefault="135D02F5" w14:paraId="495D8F47" w14:textId="34CCED44">
      <w:pPr>
        <w:spacing w:before="240" w:after="240"/>
        <w:jc w:val="both"/>
      </w:pPr>
      <w:r w:rsidRPr="135D02F5">
        <w:rPr>
          <w:rFonts w:ascii="Times New Roman" w:hAnsi="Times New Roman" w:eastAsia="Times New Roman" w:cs="Times New Roman"/>
          <w:b/>
          <w:bCs/>
        </w:rPr>
        <w:t>Libraries untuk Image Processing:</w:t>
      </w:r>
    </w:p>
    <w:p w:rsidR="135D02F5" w:rsidP="00210EC7" w:rsidRDefault="135D02F5" w14:paraId="62F6BCF4" w14:textId="0D07AAEE">
      <w:pPr>
        <w:pStyle w:val="ListParagraph"/>
        <w:numPr>
          <w:ilvl w:val="0"/>
          <w:numId w:val="149"/>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NumPy:</w:t>
      </w:r>
      <w:r w:rsidRPr="135D02F5">
        <w:rPr>
          <w:rFonts w:ascii="Times New Roman" w:hAnsi="Times New Roman" w:eastAsia="Times New Roman" w:cs="Times New Roman"/>
        </w:rPr>
        <w:t xml:space="preserve"> Struktur data array untuk menyimpan gambar</w:t>
      </w:r>
    </w:p>
    <w:p w:rsidR="135D02F5" w:rsidP="00210EC7" w:rsidRDefault="135D02F5" w14:paraId="7ABDEC54" w14:textId="178F87EF">
      <w:pPr>
        <w:pStyle w:val="ListParagraph"/>
        <w:numPr>
          <w:ilvl w:val="0"/>
          <w:numId w:val="149"/>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PIL (Pillow):</w:t>
      </w:r>
      <w:r w:rsidRPr="135D02F5">
        <w:rPr>
          <w:rFonts w:ascii="Times New Roman" w:hAnsi="Times New Roman" w:eastAsia="Times New Roman" w:cs="Times New Roman"/>
        </w:rPr>
        <w:t xml:space="preserve"> Image I/O dan manipulasi dasar</w:t>
      </w:r>
    </w:p>
    <w:p w:rsidR="135D02F5" w:rsidP="00210EC7" w:rsidRDefault="135D02F5" w14:paraId="210151B6" w14:textId="078B65A0">
      <w:pPr>
        <w:pStyle w:val="ListParagraph"/>
        <w:numPr>
          <w:ilvl w:val="0"/>
          <w:numId w:val="149"/>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scikit-image:</w:t>
      </w:r>
      <w:r w:rsidRPr="135D02F5">
        <w:rPr>
          <w:rFonts w:ascii="Times New Roman" w:hAnsi="Times New Roman" w:eastAsia="Times New Roman" w:cs="Times New Roman"/>
        </w:rPr>
        <w:t xml:space="preserve"> Algoritma image processing tingkat lanjut</w:t>
      </w:r>
    </w:p>
    <w:p w:rsidR="135D02F5" w:rsidP="00210EC7" w:rsidRDefault="135D02F5" w14:paraId="72CEE88E" w14:textId="296A4EDC">
      <w:pPr>
        <w:pStyle w:val="ListParagraph"/>
        <w:numPr>
          <w:ilvl w:val="0"/>
          <w:numId w:val="149"/>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OpenCV (opencv-python):</w:t>
      </w:r>
      <w:r w:rsidRPr="135D02F5">
        <w:rPr>
          <w:rFonts w:ascii="Times New Roman" w:hAnsi="Times New Roman" w:eastAsia="Times New Roman" w:cs="Times New Roman"/>
        </w:rPr>
        <w:t xml:space="preserve"> Computer vision dan real-time processing</w:t>
      </w:r>
    </w:p>
    <w:p w:rsidR="135D02F5" w:rsidP="00210EC7" w:rsidRDefault="135D02F5" w14:paraId="612B6AF0" w14:textId="1172C528">
      <w:pPr>
        <w:pStyle w:val="ListParagraph"/>
        <w:numPr>
          <w:ilvl w:val="0"/>
          <w:numId w:val="149"/>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SciPy (scipy.ndimage, scipy.misc):</w:t>
      </w:r>
      <w:r w:rsidRPr="135D02F5">
        <w:rPr>
          <w:rFonts w:ascii="Times New Roman" w:hAnsi="Times New Roman" w:eastAsia="Times New Roman" w:cs="Times New Roman"/>
        </w:rPr>
        <w:t xml:space="preserve"> Scientific computing dan image enhancement</w:t>
      </w:r>
    </w:p>
    <w:p w:rsidR="135D02F5" w:rsidP="00210EC7" w:rsidRDefault="135D02F5" w14:paraId="445FA9A6" w14:textId="49F0741C">
      <w:pPr>
        <w:pStyle w:val="ListParagraph"/>
        <w:numPr>
          <w:ilvl w:val="0"/>
          <w:numId w:val="149"/>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SimpleITK:</w:t>
      </w:r>
      <w:r w:rsidRPr="135D02F5">
        <w:rPr>
          <w:rFonts w:ascii="Times New Roman" w:hAnsi="Times New Roman" w:eastAsia="Times New Roman" w:cs="Times New Roman"/>
        </w:rPr>
        <w:t xml:space="preserve"> Medical image processing</w:t>
      </w:r>
    </w:p>
    <w:p w:rsidR="135D02F5" w:rsidP="135D02F5" w:rsidRDefault="135D02F5" w14:paraId="1E466812" w14:textId="12EEA73F">
      <w:pPr>
        <w:spacing w:before="240" w:after="240"/>
        <w:jc w:val="both"/>
      </w:pPr>
      <w:r w:rsidRPr="135D02F5">
        <w:rPr>
          <w:rFonts w:ascii="Times New Roman" w:hAnsi="Times New Roman" w:eastAsia="Times New Roman" w:cs="Times New Roman"/>
          <w:b/>
          <w:bCs/>
        </w:rPr>
        <w:t>Libraries Pendukung:</w:t>
      </w:r>
    </w:p>
    <w:p w:rsidR="135D02F5" w:rsidP="00210EC7" w:rsidRDefault="135D02F5" w14:paraId="673F3440" w14:textId="29D77CD9">
      <w:pPr>
        <w:pStyle w:val="ListParagraph"/>
        <w:numPr>
          <w:ilvl w:val="0"/>
          <w:numId w:val="148"/>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Matplotlib:</w:t>
      </w:r>
      <w:r w:rsidRPr="135D02F5">
        <w:rPr>
          <w:rFonts w:ascii="Times New Roman" w:hAnsi="Times New Roman" w:eastAsia="Times New Roman" w:cs="Times New Roman"/>
        </w:rPr>
        <w:t xml:space="preserve"> Visualisasi dan display gambar</w:t>
      </w:r>
    </w:p>
    <w:p w:rsidR="135D02F5" w:rsidP="00210EC7" w:rsidRDefault="135D02F5" w14:paraId="200B7992" w14:textId="22B71F22">
      <w:pPr>
        <w:pStyle w:val="ListParagraph"/>
        <w:numPr>
          <w:ilvl w:val="0"/>
          <w:numId w:val="148"/>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scikit-learn:</w:t>
      </w:r>
      <w:r w:rsidRPr="135D02F5">
        <w:rPr>
          <w:rFonts w:ascii="Times New Roman" w:hAnsi="Times New Roman" w:eastAsia="Times New Roman" w:cs="Times New Roman"/>
        </w:rPr>
        <w:t xml:space="preserve"> Machine learning klasik untuk image processing</w:t>
      </w:r>
    </w:p>
    <w:p w:rsidR="135D02F5" w:rsidP="00210EC7" w:rsidRDefault="135D02F5" w14:paraId="618621A6" w14:textId="5027B665">
      <w:pPr>
        <w:pStyle w:val="ListParagraph"/>
        <w:numPr>
          <w:ilvl w:val="0"/>
          <w:numId w:val="148"/>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TensorFlow dan Keras:</w:t>
      </w:r>
      <w:r w:rsidRPr="135D02F5">
        <w:rPr>
          <w:rFonts w:ascii="Times New Roman" w:hAnsi="Times New Roman" w:eastAsia="Times New Roman" w:cs="Times New Roman"/>
        </w:rPr>
        <w:t xml:space="preserve"> Deep learning untuk image processing</w:t>
      </w:r>
    </w:p>
    <w:p w:rsidR="135D02F5" w:rsidP="135D02F5" w:rsidRDefault="135D02F5" w14:paraId="6A1DF6E3" w14:textId="5B3E36A8">
      <w:pPr>
        <w:spacing w:before="240" w:after="240"/>
        <w:jc w:val="both"/>
      </w:pPr>
      <w:r w:rsidRPr="135D02F5">
        <w:rPr>
          <w:rFonts w:ascii="Times New Roman" w:hAnsi="Times New Roman" w:eastAsia="Times New Roman" w:cs="Times New Roman"/>
          <w:b/>
          <w:bCs/>
        </w:rPr>
        <w:t>Instalasi Libraries:</w:t>
      </w:r>
      <w:r w:rsidRPr="135D02F5">
        <w:rPr>
          <w:rFonts w:ascii="Times New Roman" w:hAnsi="Times New Roman" w:eastAsia="Times New Roman" w:cs="Times New Roman"/>
        </w:rPr>
        <w:t xml:space="preserve"> Instalasi dapat dilakukan menggunakan pip dari Python prompt:</w:t>
      </w:r>
    </w:p>
    <w:p w:rsidR="135D02F5" w:rsidP="135D02F5" w:rsidRDefault="135D02F5" w14:paraId="0ADCCFCE" w14:textId="0DACEC5A">
      <w:pPr>
        <w:spacing w:after="0"/>
      </w:pPr>
      <w:r w:rsidRPr="135D02F5">
        <w:rPr>
          <w:rFonts w:ascii="Consolas" w:hAnsi="Consolas" w:eastAsia="Consolas" w:cs="Consolas"/>
          <w:color w:val="383A42"/>
        </w:rPr>
        <w:t>pip install numpy scipy scikit-image pillow opencv-python matplotlib scikit-learn SimpleITK</w:t>
      </w:r>
    </w:p>
    <w:p w:rsidR="135D02F5" w:rsidP="135D02F5" w:rsidRDefault="135D02F5" w14:paraId="51C22D1C" w14:textId="4D958233">
      <w:pPr>
        <w:spacing w:before="240" w:after="240"/>
      </w:pPr>
      <w:r w:rsidRPr="135D02F5">
        <w:rPr>
          <w:rFonts w:ascii="Times New Roman" w:hAnsi="Times New Roman" w:eastAsia="Times New Roman" w:cs="Times New Roman"/>
        </w:rPr>
        <w:t>Alternatif instalasi dapat menggunakan Anaconda distribution yang sudah menyertakan sebagian besar package yang diperlukan.</w:t>
      </w:r>
    </w:p>
    <w:p w:rsidR="135D02F5" w:rsidP="135D02F5" w:rsidRDefault="5190EF0B" w14:paraId="5F4E9E48" w14:textId="0948867B">
      <w:pPr>
        <w:pStyle w:val="Heading3"/>
      </w:pPr>
      <w:bookmarkStart w:name="_Toc213102618" w:id="8"/>
      <w:r w:rsidRPr="5190EF0B">
        <w:t>1.1.5 Image I/O dan Display</w:t>
      </w:r>
      <w:bookmarkEnd w:id="8"/>
    </w:p>
    <w:p w:rsidR="135D02F5" w:rsidP="135D02F5" w:rsidRDefault="135D02F5" w14:paraId="252F3B0E" w14:textId="1825590B">
      <w:pPr>
        <w:spacing w:before="240" w:after="240"/>
      </w:pPr>
      <w:r w:rsidRPr="135D02F5">
        <w:rPr>
          <w:rFonts w:ascii="Times New Roman" w:hAnsi="Times New Roman" w:eastAsia="Times New Roman" w:cs="Times New Roman"/>
        </w:rPr>
        <w:t>Setiap library memiliki cara tersendiri untuk membaca, menyimpan, dan menampilkan gambar:</w:t>
      </w:r>
    </w:p>
    <w:p w:rsidR="135D02F5" w:rsidP="135D02F5" w:rsidRDefault="135D02F5" w14:paraId="143F40E0" w14:textId="131FF20A">
      <w:pPr>
        <w:spacing w:before="240" w:after="240"/>
      </w:pPr>
      <w:r w:rsidRPr="135D02F5">
        <w:rPr>
          <w:rFonts w:ascii="Times New Roman" w:hAnsi="Times New Roman" w:eastAsia="Times New Roman" w:cs="Times New Roman"/>
          <w:b/>
          <w:bCs/>
        </w:rPr>
        <w:t>Menggunakan PIL:</w:t>
      </w:r>
    </w:p>
    <w:p w:rsidR="135D02F5" w:rsidP="135D02F5" w:rsidRDefault="135D02F5" w14:paraId="320745DA" w14:textId="66623B81">
      <w:pPr>
        <w:spacing w:after="0"/>
      </w:pPr>
      <w:r w:rsidRPr="135D02F5">
        <w:rPr>
          <w:rFonts w:ascii="Times New Roman" w:hAnsi="Times New Roman" w:eastAsia="Times New Roman" w:cs="Times New Roman"/>
        </w:rPr>
        <w:t>python</w:t>
      </w:r>
    </w:p>
    <w:p w:rsidR="135D02F5" w:rsidP="135D02F5" w:rsidRDefault="135D02F5" w14:paraId="076791FD" w14:textId="051E7202">
      <w:pPr>
        <w:spacing w:after="0"/>
      </w:pPr>
      <w:r w:rsidRPr="135D02F5">
        <w:rPr>
          <w:rFonts w:ascii="Consolas" w:hAnsi="Consolas" w:eastAsia="Consolas" w:cs="Consolas"/>
          <w:color w:val="A626A4"/>
        </w:rPr>
        <w:t>from</w:t>
      </w:r>
      <w:r w:rsidRPr="135D02F5">
        <w:rPr>
          <w:rFonts w:ascii="Consolas" w:hAnsi="Consolas" w:eastAsia="Consolas" w:cs="Consolas"/>
          <w:color w:val="383A42"/>
        </w:rPr>
        <w:t xml:space="preserve"> PIL </w:t>
      </w:r>
      <w:r w:rsidRPr="135D02F5">
        <w:rPr>
          <w:rFonts w:ascii="Consolas" w:hAnsi="Consolas" w:eastAsia="Consolas" w:cs="Consolas"/>
          <w:color w:val="A626A4"/>
        </w:rPr>
        <w:t>import</w:t>
      </w:r>
      <w:r w:rsidRPr="135D02F5">
        <w:rPr>
          <w:rFonts w:ascii="Consolas" w:hAnsi="Consolas" w:eastAsia="Consolas" w:cs="Consolas"/>
          <w:color w:val="383A42"/>
        </w:rPr>
        <w:t xml:space="preserve"> Image</w:t>
      </w:r>
      <w:r>
        <w:br/>
      </w:r>
      <w:r w:rsidRPr="135D02F5">
        <w:rPr>
          <w:rFonts w:ascii="Consolas" w:hAnsi="Consolas" w:eastAsia="Consolas" w:cs="Consolas"/>
          <w:color w:val="383A42"/>
        </w:rPr>
        <w:t xml:space="preserve">im </w:t>
      </w:r>
      <w:r w:rsidRPr="135D02F5">
        <w:rPr>
          <w:rFonts w:ascii="Consolas" w:hAnsi="Consolas" w:eastAsia="Consolas" w:cs="Consolas"/>
          <w:color w:val="4078F2"/>
        </w:rPr>
        <w:t>=</w:t>
      </w:r>
      <w:r w:rsidRPr="135D02F5">
        <w:rPr>
          <w:rFonts w:ascii="Consolas" w:hAnsi="Consolas" w:eastAsia="Consolas" w:cs="Consolas"/>
          <w:color w:val="383A42"/>
        </w:rPr>
        <w:t xml:space="preserve"> Image.</w:t>
      </w:r>
      <w:r w:rsidRPr="135D02F5">
        <w:rPr>
          <w:rFonts w:ascii="Consolas" w:hAnsi="Consolas" w:eastAsia="Consolas" w:cs="Consolas"/>
          <w:color w:val="50A14F"/>
        </w:rPr>
        <w:t>open</w:t>
      </w:r>
      <w:r w:rsidRPr="135D02F5">
        <w:rPr>
          <w:rFonts w:ascii="Consolas" w:hAnsi="Consolas" w:eastAsia="Consolas" w:cs="Consolas"/>
          <w:color w:val="383A42"/>
        </w:rPr>
        <w:t>(</w:t>
      </w:r>
      <w:r w:rsidRPr="135D02F5">
        <w:rPr>
          <w:rFonts w:ascii="Consolas" w:hAnsi="Consolas" w:eastAsia="Consolas" w:cs="Consolas"/>
          <w:color w:val="50A14F"/>
        </w:rPr>
        <w:t>"path/to/image.png"</w:t>
      </w:r>
      <w:r w:rsidRPr="135D02F5">
        <w:rPr>
          <w:rFonts w:ascii="Consolas" w:hAnsi="Consolas" w:eastAsia="Consolas" w:cs="Consolas"/>
          <w:color w:val="383A42"/>
        </w:rPr>
        <w:t xml:space="preserve">)  </w:t>
      </w:r>
      <w:r w:rsidRPr="135D02F5">
        <w:rPr>
          <w:rFonts w:ascii="Consolas" w:hAnsi="Consolas" w:eastAsia="Consolas" w:cs="Consolas"/>
          <w:i/>
          <w:iCs/>
          <w:color w:val="A0A1A7"/>
        </w:rPr>
        <w:t># Membaca sebagai PIL Image object</w:t>
      </w:r>
      <w:r>
        <w:br/>
      </w:r>
      <w:r w:rsidRPr="135D02F5">
        <w:rPr>
          <w:rFonts w:ascii="Consolas" w:hAnsi="Consolas" w:eastAsia="Consolas" w:cs="Consolas"/>
          <w:color w:val="383A42"/>
        </w:rPr>
        <w:t xml:space="preserve">im.show()  </w:t>
      </w:r>
      <w:r w:rsidRPr="135D02F5">
        <w:rPr>
          <w:rFonts w:ascii="Consolas" w:hAnsi="Consolas" w:eastAsia="Consolas" w:cs="Consolas"/>
          <w:i/>
          <w:iCs/>
          <w:color w:val="A0A1A7"/>
        </w:rPr>
        <w:t># Menampilkan gambar</w:t>
      </w:r>
      <w:r>
        <w:br/>
      </w:r>
      <w:r w:rsidRPr="135D02F5">
        <w:rPr>
          <w:rFonts w:ascii="Consolas" w:hAnsi="Consolas" w:eastAsia="Consolas" w:cs="Consolas"/>
          <w:color w:val="383A42"/>
        </w:rPr>
        <w:t>im.save(</w:t>
      </w:r>
      <w:r w:rsidRPr="135D02F5">
        <w:rPr>
          <w:rFonts w:ascii="Consolas" w:hAnsi="Consolas" w:eastAsia="Consolas" w:cs="Consolas"/>
          <w:color w:val="50A14F"/>
        </w:rPr>
        <w:t>"path/to/output.jpg"</w:t>
      </w:r>
      <w:r w:rsidRPr="135D02F5">
        <w:rPr>
          <w:rFonts w:ascii="Consolas" w:hAnsi="Consolas" w:eastAsia="Consolas" w:cs="Consolas"/>
          <w:color w:val="383A42"/>
        </w:rPr>
        <w:t xml:space="preserve">)  </w:t>
      </w:r>
      <w:r w:rsidRPr="135D02F5">
        <w:rPr>
          <w:rFonts w:ascii="Consolas" w:hAnsi="Consolas" w:eastAsia="Consolas" w:cs="Consolas"/>
          <w:i/>
          <w:iCs/>
          <w:color w:val="A0A1A7"/>
        </w:rPr>
        <w:t># Menyimpan gambar</w:t>
      </w:r>
    </w:p>
    <w:p w:rsidR="135D02F5" w:rsidP="135D02F5" w:rsidRDefault="135D02F5" w14:paraId="6A20EBA7" w14:textId="401B3A45">
      <w:pPr>
        <w:spacing w:before="240" w:after="240"/>
      </w:pPr>
      <w:r w:rsidRPr="135D02F5">
        <w:rPr>
          <w:rFonts w:ascii="Times New Roman" w:hAnsi="Times New Roman" w:eastAsia="Times New Roman" w:cs="Times New Roman"/>
          <w:b/>
          <w:bCs/>
        </w:rPr>
        <w:t>Menggunakan Matplotlib:</w:t>
      </w:r>
    </w:p>
    <w:p w:rsidR="135D02F5" w:rsidP="135D02F5" w:rsidRDefault="135D02F5" w14:paraId="3CCE5640" w14:textId="32FDF1CF">
      <w:pPr>
        <w:spacing w:after="0"/>
      </w:pPr>
      <w:r w:rsidRPr="135D02F5">
        <w:rPr>
          <w:rFonts w:ascii="Times New Roman" w:hAnsi="Times New Roman" w:eastAsia="Times New Roman" w:cs="Times New Roman"/>
        </w:rPr>
        <w:t>python</w:t>
      </w:r>
    </w:p>
    <w:p w:rsidR="135D02F5" w:rsidP="135D02F5" w:rsidRDefault="135D02F5" w14:paraId="77CC4399" w14:textId="79660DE1">
      <w:pPr>
        <w:spacing w:after="0"/>
      </w:pPr>
      <w:r w:rsidRPr="135D02F5">
        <w:rPr>
          <w:rFonts w:ascii="Consolas" w:hAnsi="Consolas" w:eastAsia="Consolas" w:cs="Consolas"/>
          <w:color w:val="A626A4"/>
        </w:rPr>
        <w:t>import</w:t>
      </w:r>
      <w:r w:rsidRPr="135D02F5">
        <w:rPr>
          <w:rFonts w:ascii="Consolas" w:hAnsi="Consolas" w:eastAsia="Consolas" w:cs="Consolas"/>
          <w:color w:val="383A42"/>
        </w:rPr>
        <w:t xml:space="preserve"> matplotlib.image </w:t>
      </w:r>
      <w:r w:rsidRPr="135D02F5">
        <w:rPr>
          <w:rFonts w:ascii="Consolas" w:hAnsi="Consolas" w:eastAsia="Consolas" w:cs="Consolas"/>
          <w:color w:val="A626A4"/>
        </w:rPr>
        <w:t>as</w:t>
      </w:r>
      <w:r w:rsidRPr="135D02F5">
        <w:rPr>
          <w:rFonts w:ascii="Consolas" w:hAnsi="Consolas" w:eastAsia="Consolas" w:cs="Consolas"/>
          <w:color w:val="383A42"/>
        </w:rPr>
        <w:t xml:space="preserve"> mpimg</w:t>
      </w:r>
      <w:r>
        <w:br/>
      </w:r>
      <w:r w:rsidRPr="135D02F5">
        <w:rPr>
          <w:rFonts w:ascii="Consolas" w:hAnsi="Consolas" w:eastAsia="Consolas" w:cs="Consolas"/>
          <w:color w:val="A626A4"/>
        </w:rPr>
        <w:t>import</w:t>
      </w:r>
      <w:r w:rsidRPr="135D02F5">
        <w:rPr>
          <w:rFonts w:ascii="Consolas" w:hAnsi="Consolas" w:eastAsia="Consolas" w:cs="Consolas"/>
          <w:color w:val="383A42"/>
        </w:rPr>
        <w:t xml:space="preserve"> matplotlib.pylab </w:t>
      </w:r>
      <w:r w:rsidRPr="135D02F5">
        <w:rPr>
          <w:rFonts w:ascii="Consolas" w:hAnsi="Consolas" w:eastAsia="Consolas" w:cs="Consolas"/>
          <w:color w:val="A626A4"/>
        </w:rPr>
        <w:t>as</w:t>
      </w:r>
      <w:r w:rsidRPr="135D02F5">
        <w:rPr>
          <w:rFonts w:ascii="Consolas" w:hAnsi="Consolas" w:eastAsia="Consolas" w:cs="Consolas"/>
          <w:color w:val="383A42"/>
        </w:rPr>
        <w:t xml:space="preserve"> plt</w:t>
      </w:r>
      <w:r>
        <w:br/>
      </w:r>
      <w:r w:rsidRPr="135D02F5">
        <w:rPr>
          <w:rFonts w:ascii="Consolas" w:hAnsi="Consolas" w:eastAsia="Consolas" w:cs="Consolas"/>
          <w:color w:val="383A42"/>
        </w:rPr>
        <w:t xml:space="preserve">im </w:t>
      </w:r>
      <w:r w:rsidRPr="135D02F5">
        <w:rPr>
          <w:rFonts w:ascii="Consolas" w:hAnsi="Consolas" w:eastAsia="Consolas" w:cs="Consolas"/>
          <w:color w:val="4078F2"/>
        </w:rPr>
        <w:t>=</w:t>
      </w:r>
      <w:r w:rsidRPr="135D02F5">
        <w:rPr>
          <w:rFonts w:ascii="Consolas" w:hAnsi="Consolas" w:eastAsia="Consolas" w:cs="Consolas"/>
          <w:color w:val="383A42"/>
        </w:rPr>
        <w:t xml:space="preserve"> mpimg.imread(</w:t>
      </w:r>
      <w:r w:rsidRPr="135D02F5">
        <w:rPr>
          <w:rFonts w:ascii="Consolas" w:hAnsi="Consolas" w:eastAsia="Consolas" w:cs="Consolas"/>
          <w:color w:val="50A14F"/>
        </w:rPr>
        <w:t>"path/to/image.png"</w:t>
      </w:r>
      <w:r w:rsidRPr="135D02F5">
        <w:rPr>
          <w:rFonts w:ascii="Consolas" w:hAnsi="Consolas" w:eastAsia="Consolas" w:cs="Consolas"/>
          <w:color w:val="383A42"/>
        </w:rPr>
        <w:t xml:space="preserve">)  </w:t>
      </w:r>
      <w:r w:rsidRPr="135D02F5">
        <w:rPr>
          <w:rFonts w:ascii="Consolas" w:hAnsi="Consolas" w:eastAsia="Consolas" w:cs="Consolas"/>
          <w:i/>
          <w:iCs/>
          <w:color w:val="A0A1A7"/>
        </w:rPr>
        <w:t># Membaca sebagai numpy array (float 0-1)</w:t>
      </w:r>
      <w:r>
        <w:br/>
      </w:r>
      <w:r w:rsidRPr="135D02F5">
        <w:rPr>
          <w:rFonts w:ascii="Consolas" w:hAnsi="Consolas" w:eastAsia="Consolas" w:cs="Consolas"/>
          <w:color w:val="383A42"/>
        </w:rPr>
        <w:t>plt.imshow(im)</w:t>
      </w:r>
      <w:r>
        <w:br/>
      </w:r>
      <w:r w:rsidRPr="135D02F5">
        <w:rPr>
          <w:rFonts w:ascii="Consolas" w:hAnsi="Consolas" w:eastAsia="Consolas" w:cs="Consolas"/>
          <w:color w:val="383A42"/>
        </w:rPr>
        <w:t>plt.show()</w:t>
      </w:r>
    </w:p>
    <w:p w:rsidR="135D02F5" w:rsidP="135D02F5" w:rsidRDefault="135D02F5" w14:paraId="128D9245" w14:textId="44B4E36E">
      <w:pPr>
        <w:spacing w:before="240" w:after="240"/>
      </w:pPr>
      <w:r w:rsidRPr="135D02F5">
        <w:rPr>
          <w:rFonts w:ascii="Times New Roman" w:hAnsi="Times New Roman" w:eastAsia="Times New Roman" w:cs="Times New Roman"/>
          <w:b/>
          <w:bCs/>
        </w:rPr>
        <w:t>Menggunakan scikit-image:</w:t>
      </w:r>
    </w:p>
    <w:p w:rsidR="135D02F5" w:rsidP="135D02F5" w:rsidRDefault="135D02F5" w14:paraId="603B03F2" w14:textId="3C769F7D">
      <w:pPr>
        <w:spacing w:after="0"/>
      </w:pPr>
      <w:r w:rsidRPr="135D02F5">
        <w:rPr>
          <w:rFonts w:ascii="Times New Roman" w:hAnsi="Times New Roman" w:eastAsia="Times New Roman" w:cs="Times New Roman"/>
        </w:rPr>
        <w:t>python</w:t>
      </w:r>
    </w:p>
    <w:p w:rsidR="135D02F5" w:rsidP="135D02F5" w:rsidRDefault="135D02F5" w14:paraId="4D17F0D5" w14:textId="0BD3D927">
      <w:pPr>
        <w:spacing w:after="0"/>
      </w:pPr>
      <w:r w:rsidRPr="135D02F5">
        <w:rPr>
          <w:rFonts w:ascii="Consolas" w:hAnsi="Consolas" w:eastAsia="Consolas" w:cs="Consolas"/>
          <w:color w:val="A626A4"/>
        </w:rPr>
        <w:t>from</w:t>
      </w:r>
      <w:r w:rsidRPr="135D02F5">
        <w:rPr>
          <w:rFonts w:ascii="Consolas" w:hAnsi="Consolas" w:eastAsia="Consolas" w:cs="Consolas"/>
          <w:color w:val="383A42"/>
        </w:rPr>
        <w:t xml:space="preserve"> skimage.io </w:t>
      </w:r>
      <w:r w:rsidRPr="135D02F5">
        <w:rPr>
          <w:rFonts w:ascii="Consolas" w:hAnsi="Consolas" w:eastAsia="Consolas" w:cs="Consolas"/>
          <w:color w:val="A626A4"/>
        </w:rPr>
        <w:t>import</w:t>
      </w:r>
      <w:r w:rsidRPr="135D02F5">
        <w:rPr>
          <w:rFonts w:ascii="Consolas" w:hAnsi="Consolas" w:eastAsia="Consolas" w:cs="Consolas"/>
          <w:color w:val="383A42"/>
        </w:rPr>
        <w:t xml:space="preserve"> imread, imsave, imshow, show</w:t>
      </w:r>
      <w:r>
        <w:br/>
      </w:r>
      <w:r w:rsidRPr="135D02F5">
        <w:rPr>
          <w:rFonts w:ascii="Consolas" w:hAnsi="Consolas" w:eastAsia="Consolas" w:cs="Consolas"/>
          <w:color w:val="383A42"/>
        </w:rPr>
        <w:t xml:space="preserve">im </w:t>
      </w:r>
      <w:r w:rsidRPr="135D02F5">
        <w:rPr>
          <w:rFonts w:ascii="Consolas" w:hAnsi="Consolas" w:eastAsia="Consolas" w:cs="Consolas"/>
          <w:color w:val="4078F2"/>
        </w:rPr>
        <w:t>=</w:t>
      </w:r>
      <w:r w:rsidRPr="135D02F5">
        <w:rPr>
          <w:rFonts w:ascii="Consolas" w:hAnsi="Consolas" w:eastAsia="Consolas" w:cs="Consolas"/>
          <w:color w:val="383A42"/>
        </w:rPr>
        <w:t xml:space="preserve"> imread(</w:t>
      </w:r>
      <w:r w:rsidRPr="135D02F5">
        <w:rPr>
          <w:rFonts w:ascii="Consolas" w:hAnsi="Consolas" w:eastAsia="Consolas" w:cs="Consolas"/>
          <w:color w:val="50A14F"/>
        </w:rPr>
        <w:t>"path/to/image.png"</w:t>
      </w:r>
      <w:r w:rsidRPr="135D02F5">
        <w:rPr>
          <w:rFonts w:ascii="Consolas" w:hAnsi="Consolas" w:eastAsia="Consolas" w:cs="Consolas"/>
          <w:color w:val="383A42"/>
        </w:rPr>
        <w:t xml:space="preserve">)  </w:t>
      </w:r>
      <w:r w:rsidRPr="135D02F5">
        <w:rPr>
          <w:rFonts w:ascii="Consolas" w:hAnsi="Consolas" w:eastAsia="Consolas" w:cs="Consolas"/>
          <w:i/>
          <w:iCs/>
          <w:color w:val="A0A1A7"/>
        </w:rPr>
        <w:t># Membaca sebagai numpy array (uint8 0-255)</w:t>
      </w:r>
      <w:r>
        <w:br/>
      </w:r>
      <w:r w:rsidRPr="135D02F5">
        <w:rPr>
          <w:rFonts w:ascii="Consolas" w:hAnsi="Consolas" w:eastAsia="Consolas" w:cs="Consolas"/>
          <w:color w:val="383A42"/>
        </w:rPr>
        <w:t>imshow(im)</w:t>
      </w:r>
      <w:r>
        <w:br/>
      </w:r>
      <w:r w:rsidRPr="135D02F5">
        <w:rPr>
          <w:rFonts w:ascii="Consolas" w:hAnsi="Consolas" w:eastAsia="Consolas" w:cs="Consolas"/>
          <w:color w:val="383A42"/>
        </w:rPr>
        <w:t>show()</w:t>
      </w:r>
    </w:p>
    <w:p w:rsidR="135D02F5" w:rsidP="135D02F5" w:rsidRDefault="5190EF0B" w14:paraId="370E7390" w14:textId="3D877752">
      <w:pPr>
        <w:pStyle w:val="Heading3"/>
      </w:pPr>
      <w:bookmarkStart w:name="_Toc213102619" w:id="9"/>
      <w:r w:rsidRPr="5190EF0B">
        <w:t>1.1.6 Image Types dan File Formats</w:t>
      </w:r>
      <w:bookmarkEnd w:id="9"/>
    </w:p>
    <w:p w:rsidR="135D02F5" w:rsidP="135D02F5" w:rsidRDefault="135D02F5" w14:paraId="558F1E2D" w14:textId="5AED6E89">
      <w:pPr>
        <w:spacing w:before="240" w:after="240"/>
      </w:pPr>
      <w:r w:rsidRPr="135D02F5">
        <w:rPr>
          <w:rFonts w:ascii="Times New Roman" w:hAnsi="Times New Roman" w:eastAsia="Times New Roman" w:cs="Times New Roman"/>
          <w:b/>
          <w:bCs/>
        </w:rPr>
        <w:t>File Formats:</w:t>
      </w:r>
      <w:r w:rsidRPr="135D02F5">
        <w:rPr>
          <w:rFonts w:ascii="Times New Roman" w:hAnsi="Times New Roman" w:eastAsia="Times New Roman" w:cs="Times New Roman"/>
        </w:rPr>
        <w:t xml:space="preserve"> Format file gambar yang umum digunakan antara lain BMP, PNG, JPG (JPEG), GIF, PPM, PNM, dan TIFF. Konversi antar format dapat dilakukan dengan mudah:</w:t>
      </w:r>
    </w:p>
    <w:p w:rsidR="135D02F5" w:rsidP="135D02F5" w:rsidRDefault="135D02F5" w14:paraId="0547759C" w14:textId="63BB877E">
      <w:pPr>
        <w:spacing w:after="0"/>
      </w:pPr>
      <w:r w:rsidRPr="135D02F5">
        <w:rPr>
          <w:rFonts w:ascii="Times New Roman" w:hAnsi="Times New Roman" w:eastAsia="Times New Roman" w:cs="Times New Roman"/>
        </w:rPr>
        <w:t>python</w:t>
      </w:r>
    </w:p>
    <w:p w:rsidR="135D02F5" w:rsidP="135D02F5" w:rsidRDefault="135D02F5" w14:paraId="0F4A83EB" w14:textId="267BB39B">
      <w:pPr>
        <w:spacing w:after="0"/>
      </w:pPr>
      <w:r w:rsidRPr="135D02F5">
        <w:rPr>
          <w:rFonts w:ascii="Consolas" w:hAnsi="Consolas" w:eastAsia="Consolas" w:cs="Consolas"/>
          <w:color w:val="383A42"/>
        </w:rPr>
        <w:t xml:space="preserve">im </w:t>
      </w:r>
      <w:r w:rsidRPr="135D02F5">
        <w:rPr>
          <w:rFonts w:ascii="Consolas" w:hAnsi="Consolas" w:eastAsia="Consolas" w:cs="Consolas"/>
          <w:color w:val="4078F2"/>
        </w:rPr>
        <w:t>=</w:t>
      </w:r>
      <w:r w:rsidRPr="135D02F5">
        <w:rPr>
          <w:rFonts w:ascii="Consolas" w:hAnsi="Consolas" w:eastAsia="Consolas" w:cs="Consolas"/>
          <w:color w:val="383A42"/>
        </w:rPr>
        <w:t xml:space="preserve"> Image.</w:t>
      </w:r>
      <w:r w:rsidRPr="135D02F5">
        <w:rPr>
          <w:rFonts w:ascii="Consolas" w:hAnsi="Consolas" w:eastAsia="Consolas" w:cs="Consolas"/>
          <w:color w:val="50A14F"/>
        </w:rPr>
        <w:t>open</w:t>
      </w:r>
      <w:r w:rsidRPr="135D02F5">
        <w:rPr>
          <w:rFonts w:ascii="Consolas" w:hAnsi="Consolas" w:eastAsia="Consolas" w:cs="Consolas"/>
          <w:color w:val="383A42"/>
        </w:rPr>
        <w:t>(</w:t>
      </w:r>
      <w:r w:rsidRPr="135D02F5">
        <w:rPr>
          <w:rFonts w:ascii="Consolas" w:hAnsi="Consolas" w:eastAsia="Consolas" w:cs="Consolas"/>
          <w:color w:val="50A14F"/>
        </w:rPr>
        <w:t>"image.png"</w:t>
      </w:r>
      <w:r w:rsidRPr="135D02F5">
        <w:rPr>
          <w:rFonts w:ascii="Consolas" w:hAnsi="Consolas" w:eastAsia="Consolas" w:cs="Consolas"/>
          <w:color w:val="383A42"/>
        </w:rPr>
        <w:t>)</w:t>
      </w:r>
      <w:r>
        <w:br/>
      </w:r>
      <w:r w:rsidRPr="135D02F5">
        <w:rPr>
          <w:rFonts w:ascii="Consolas" w:hAnsi="Consolas" w:eastAsia="Consolas" w:cs="Consolas"/>
          <w:color w:val="383A42"/>
        </w:rPr>
        <w:t>im.save(</w:t>
      </w:r>
      <w:r w:rsidRPr="135D02F5">
        <w:rPr>
          <w:rFonts w:ascii="Consolas" w:hAnsi="Consolas" w:eastAsia="Consolas" w:cs="Consolas"/>
          <w:color w:val="50A14F"/>
        </w:rPr>
        <w:t>"image.jpg"</w:t>
      </w:r>
      <w:r w:rsidRPr="135D02F5">
        <w:rPr>
          <w:rFonts w:ascii="Consolas" w:hAnsi="Consolas" w:eastAsia="Consolas" w:cs="Consolas"/>
          <w:color w:val="383A42"/>
        </w:rPr>
        <w:t xml:space="preserve">)  </w:t>
      </w:r>
      <w:r w:rsidRPr="135D02F5">
        <w:rPr>
          <w:rFonts w:ascii="Consolas" w:hAnsi="Consolas" w:eastAsia="Consolas" w:cs="Consolas"/>
          <w:i/>
          <w:iCs/>
          <w:color w:val="A0A1A7"/>
        </w:rPr>
        <w:t># Konversi PNG ke JPG</w:t>
      </w:r>
    </w:p>
    <w:p w:rsidR="135D02F5" w:rsidP="135D02F5" w:rsidRDefault="135D02F5" w14:paraId="45B6CA23" w14:textId="2F360264">
      <w:pPr>
        <w:spacing w:before="240" w:after="240"/>
      </w:pPr>
      <w:r w:rsidRPr="135D02F5">
        <w:rPr>
          <w:rFonts w:ascii="Times New Roman" w:hAnsi="Times New Roman" w:eastAsia="Times New Roman" w:cs="Times New Roman"/>
          <w:b/>
          <w:bCs/>
        </w:rPr>
        <w:t>Image Modes/Types:</w:t>
      </w:r>
      <w:r w:rsidRPr="135D02F5">
        <w:rPr>
          <w:rFonts w:ascii="Times New Roman" w:hAnsi="Times New Roman" w:eastAsia="Times New Roman" w:cs="Times New Roman"/>
        </w:rPr>
        <w:t xml:space="preserve"> PIL mendefinisikan berbagai mode gambar seperti:</w:t>
      </w:r>
    </w:p>
    <w:p w:rsidR="135D02F5" w:rsidP="00210EC7" w:rsidRDefault="135D02F5" w14:paraId="18590D8E" w14:textId="5A42E6FC">
      <w:pPr>
        <w:pStyle w:val="ListParagraph"/>
        <w:numPr>
          <w:ilvl w:val="0"/>
          <w:numId w:val="147"/>
        </w:numPr>
        <w:spacing w:after="0"/>
        <w:rPr>
          <w:rFonts w:ascii="Times New Roman" w:hAnsi="Times New Roman" w:eastAsia="Times New Roman" w:cs="Times New Roman"/>
        </w:rPr>
      </w:pPr>
      <w:r w:rsidRPr="135D02F5">
        <w:rPr>
          <w:rFonts w:ascii="Times New Roman" w:hAnsi="Times New Roman" w:eastAsia="Times New Roman" w:cs="Times New Roman"/>
        </w:rPr>
        <w:t>Mode 'L': Grayscale (8-bit)</w:t>
      </w:r>
    </w:p>
    <w:p w:rsidR="135D02F5" w:rsidP="00210EC7" w:rsidRDefault="135D02F5" w14:paraId="04BCC00A" w14:textId="7CB5D960">
      <w:pPr>
        <w:pStyle w:val="ListParagraph"/>
        <w:numPr>
          <w:ilvl w:val="0"/>
          <w:numId w:val="147"/>
        </w:numPr>
        <w:spacing w:after="0"/>
        <w:rPr>
          <w:rFonts w:ascii="Times New Roman" w:hAnsi="Times New Roman" w:eastAsia="Times New Roman" w:cs="Times New Roman"/>
        </w:rPr>
      </w:pPr>
      <w:r w:rsidRPr="135D02F5">
        <w:rPr>
          <w:rFonts w:ascii="Times New Roman" w:hAnsi="Times New Roman" w:eastAsia="Times New Roman" w:cs="Times New Roman"/>
        </w:rPr>
        <w:t>Mode 'RGB': True color (3 channel)</w:t>
      </w:r>
    </w:p>
    <w:p w:rsidR="135D02F5" w:rsidP="00210EC7" w:rsidRDefault="135D02F5" w14:paraId="29E2C9AA" w14:textId="4E902BBD">
      <w:pPr>
        <w:pStyle w:val="ListParagraph"/>
        <w:numPr>
          <w:ilvl w:val="0"/>
          <w:numId w:val="147"/>
        </w:numPr>
        <w:spacing w:after="0"/>
        <w:rPr>
          <w:rFonts w:ascii="Times New Roman" w:hAnsi="Times New Roman" w:eastAsia="Times New Roman" w:cs="Times New Roman"/>
        </w:rPr>
      </w:pPr>
      <w:r w:rsidRPr="135D02F5">
        <w:rPr>
          <w:rFonts w:ascii="Times New Roman" w:hAnsi="Times New Roman" w:eastAsia="Times New Roman" w:cs="Times New Roman"/>
        </w:rPr>
        <w:t>Mode 'RGBA': True color dengan transparency</w:t>
      </w:r>
    </w:p>
    <w:p w:rsidR="135D02F5" w:rsidP="00210EC7" w:rsidRDefault="135D02F5" w14:paraId="34E98460" w14:textId="5FC62E18">
      <w:pPr>
        <w:pStyle w:val="ListParagraph"/>
        <w:numPr>
          <w:ilvl w:val="0"/>
          <w:numId w:val="147"/>
        </w:numPr>
        <w:spacing w:after="0"/>
        <w:rPr>
          <w:rFonts w:ascii="Times New Roman" w:hAnsi="Times New Roman" w:eastAsia="Times New Roman" w:cs="Times New Roman"/>
        </w:rPr>
      </w:pPr>
      <w:r w:rsidRPr="135D02F5">
        <w:rPr>
          <w:rFonts w:ascii="Times New Roman" w:hAnsi="Times New Roman" w:eastAsia="Times New Roman" w:cs="Times New Roman"/>
        </w:rPr>
        <w:t>Mode 'P': Palette mode</w:t>
      </w:r>
    </w:p>
    <w:p w:rsidR="135D02F5" w:rsidP="135D02F5" w:rsidRDefault="135D02F5" w14:paraId="343F7EDC" w14:textId="47A06144">
      <w:pPr>
        <w:spacing w:before="240" w:after="240"/>
      </w:pPr>
      <w:r w:rsidRPr="135D02F5">
        <w:rPr>
          <w:rFonts w:ascii="Times New Roman" w:hAnsi="Times New Roman" w:eastAsia="Times New Roman" w:cs="Times New Roman"/>
        </w:rPr>
        <w:t>Konversi antar mode:</w:t>
      </w:r>
    </w:p>
    <w:p w:rsidR="135D02F5" w:rsidP="135D02F5" w:rsidRDefault="135D02F5" w14:paraId="2302633D" w14:textId="426C856E">
      <w:pPr>
        <w:spacing w:after="0"/>
      </w:pPr>
      <w:r w:rsidRPr="135D02F5">
        <w:rPr>
          <w:rFonts w:ascii="Times New Roman" w:hAnsi="Times New Roman" w:eastAsia="Times New Roman" w:cs="Times New Roman"/>
        </w:rPr>
        <w:t>python</w:t>
      </w:r>
    </w:p>
    <w:p w:rsidR="135D02F5" w:rsidP="135D02F5" w:rsidRDefault="135D02F5" w14:paraId="7294D1F8" w14:textId="13BE6106">
      <w:pPr>
        <w:spacing w:after="0"/>
      </w:pPr>
      <w:r w:rsidRPr="135D02F5">
        <w:rPr>
          <w:rFonts w:ascii="Consolas" w:hAnsi="Consolas" w:eastAsia="Consolas" w:cs="Consolas"/>
          <w:color w:val="383A42"/>
        </w:rPr>
        <w:t xml:space="preserve">im_rgb </w:t>
      </w:r>
      <w:r w:rsidRPr="135D02F5">
        <w:rPr>
          <w:rFonts w:ascii="Consolas" w:hAnsi="Consolas" w:eastAsia="Consolas" w:cs="Consolas"/>
          <w:color w:val="4078F2"/>
        </w:rPr>
        <w:t>=</w:t>
      </w:r>
      <w:r w:rsidRPr="135D02F5">
        <w:rPr>
          <w:rFonts w:ascii="Consolas" w:hAnsi="Consolas" w:eastAsia="Consolas" w:cs="Consolas"/>
          <w:color w:val="383A42"/>
        </w:rPr>
        <w:t xml:space="preserve"> Image.</w:t>
      </w:r>
      <w:r w:rsidRPr="135D02F5">
        <w:rPr>
          <w:rFonts w:ascii="Consolas" w:hAnsi="Consolas" w:eastAsia="Consolas" w:cs="Consolas"/>
          <w:color w:val="50A14F"/>
        </w:rPr>
        <w:t>open</w:t>
      </w:r>
      <w:r w:rsidRPr="135D02F5">
        <w:rPr>
          <w:rFonts w:ascii="Consolas" w:hAnsi="Consolas" w:eastAsia="Consolas" w:cs="Consolas"/>
          <w:color w:val="383A42"/>
        </w:rPr>
        <w:t>(</w:t>
      </w:r>
      <w:r w:rsidRPr="135D02F5">
        <w:rPr>
          <w:rFonts w:ascii="Consolas" w:hAnsi="Consolas" w:eastAsia="Consolas" w:cs="Consolas"/>
          <w:color w:val="50A14F"/>
        </w:rPr>
        <w:t>"image.png"</w:t>
      </w:r>
      <w:r w:rsidRPr="135D02F5">
        <w:rPr>
          <w:rFonts w:ascii="Consolas" w:hAnsi="Consolas" w:eastAsia="Consolas" w:cs="Consolas"/>
          <w:color w:val="383A42"/>
        </w:rPr>
        <w:t>)</w:t>
      </w:r>
      <w:r>
        <w:br/>
      </w:r>
      <w:r w:rsidRPr="135D02F5">
        <w:rPr>
          <w:rFonts w:ascii="Consolas" w:hAnsi="Consolas" w:eastAsia="Consolas" w:cs="Consolas"/>
          <w:color w:val="383A42"/>
        </w:rPr>
        <w:t xml:space="preserve">im_gray </w:t>
      </w:r>
      <w:r w:rsidRPr="135D02F5">
        <w:rPr>
          <w:rFonts w:ascii="Consolas" w:hAnsi="Consolas" w:eastAsia="Consolas" w:cs="Consolas"/>
          <w:color w:val="4078F2"/>
        </w:rPr>
        <w:t>=</w:t>
      </w:r>
      <w:r w:rsidRPr="135D02F5">
        <w:rPr>
          <w:rFonts w:ascii="Consolas" w:hAnsi="Consolas" w:eastAsia="Consolas" w:cs="Consolas"/>
          <w:color w:val="383A42"/>
        </w:rPr>
        <w:t xml:space="preserve"> im_rgb.convert(</w:t>
      </w:r>
      <w:r w:rsidRPr="135D02F5">
        <w:rPr>
          <w:rFonts w:ascii="Consolas" w:hAnsi="Consolas" w:eastAsia="Consolas" w:cs="Consolas"/>
          <w:color w:val="50A14F"/>
        </w:rPr>
        <w:t>'L'</w:t>
      </w:r>
      <w:r w:rsidRPr="135D02F5">
        <w:rPr>
          <w:rFonts w:ascii="Consolas" w:hAnsi="Consolas" w:eastAsia="Consolas" w:cs="Consolas"/>
          <w:color w:val="383A42"/>
        </w:rPr>
        <w:t xml:space="preserve">)  </w:t>
      </w:r>
      <w:r w:rsidRPr="135D02F5">
        <w:rPr>
          <w:rFonts w:ascii="Consolas" w:hAnsi="Consolas" w:eastAsia="Consolas" w:cs="Consolas"/>
          <w:i/>
          <w:iCs/>
          <w:color w:val="A0A1A7"/>
        </w:rPr>
        <w:t># RGB ke grayscale</w:t>
      </w:r>
    </w:p>
    <w:p w:rsidR="135D02F5" w:rsidP="135D02F5" w:rsidRDefault="135D02F5" w14:paraId="0EEB68CE" w14:textId="07168BC3">
      <w:pPr>
        <w:spacing w:before="240" w:after="240"/>
      </w:pPr>
      <w:r w:rsidRPr="135D02F5">
        <w:rPr>
          <w:rFonts w:ascii="Times New Roman" w:hAnsi="Times New Roman" w:eastAsia="Times New Roman" w:cs="Times New Roman"/>
          <w:b/>
          <w:bCs/>
        </w:rPr>
        <w:t>Color Spaces:</w:t>
      </w:r>
      <w:r w:rsidRPr="135D02F5">
        <w:rPr>
          <w:rFonts w:ascii="Times New Roman" w:hAnsi="Times New Roman" w:eastAsia="Times New Roman" w:cs="Times New Roman"/>
        </w:rPr>
        <w:t xml:space="preserve"> Selain RGB, terdapat berbagai color spaces lain seperti HSV, XYZ, YUV, YIQ, YCbCr yang dapat dikonversi menggunakan library functions:</w:t>
      </w:r>
    </w:p>
    <w:p w:rsidR="135D02F5" w:rsidP="135D02F5" w:rsidRDefault="135D02F5" w14:paraId="209DAF8C" w14:textId="4B0A6DED">
      <w:pPr>
        <w:spacing w:after="0"/>
      </w:pPr>
      <w:r w:rsidRPr="135D02F5">
        <w:rPr>
          <w:rFonts w:ascii="Times New Roman" w:hAnsi="Times New Roman" w:eastAsia="Times New Roman" w:cs="Times New Roman"/>
        </w:rPr>
        <w:t>python</w:t>
      </w:r>
    </w:p>
    <w:p w:rsidR="135D02F5" w:rsidP="135D02F5" w:rsidRDefault="135D02F5" w14:paraId="3AF0DCCD" w14:textId="7705309E">
      <w:pPr>
        <w:spacing w:after="0"/>
      </w:pPr>
      <w:r w:rsidRPr="135D02F5">
        <w:rPr>
          <w:rFonts w:ascii="Consolas" w:hAnsi="Consolas" w:eastAsia="Consolas" w:cs="Consolas"/>
          <w:color w:val="A626A4"/>
        </w:rPr>
        <w:t>from</w:t>
      </w:r>
      <w:r w:rsidRPr="135D02F5">
        <w:rPr>
          <w:rFonts w:ascii="Consolas" w:hAnsi="Consolas" w:eastAsia="Consolas" w:cs="Consolas"/>
          <w:color w:val="383A42"/>
        </w:rPr>
        <w:t xml:space="preserve"> skimage </w:t>
      </w:r>
      <w:r w:rsidRPr="135D02F5">
        <w:rPr>
          <w:rFonts w:ascii="Consolas" w:hAnsi="Consolas" w:eastAsia="Consolas" w:cs="Consolas"/>
          <w:color w:val="A626A4"/>
        </w:rPr>
        <w:t>import</w:t>
      </w:r>
      <w:r w:rsidRPr="135D02F5">
        <w:rPr>
          <w:rFonts w:ascii="Consolas" w:hAnsi="Consolas" w:eastAsia="Consolas" w:cs="Consolas"/>
          <w:color w:val="383A42"/>
        </w:rPr>
        <w:t xml:space="preserve"> color</w:t>
      </w:r>
      <w:r>
        <w:br/>
      </w:r>
      <w:r w:rsidRPr="135D02F5">
        <w:rPr>
          <w:rFonts w:ascii="Consolas" w:hAnsi="Consolas" w:eastAsia="Consolas" w:cs="Consolas"/>
          <w:color w:val="383A42"/>
        </w:rPr>
        <w:t xml:space="preserve">im_hsv </w:t>
      </w:r>
      <w:r w:rsidRPr="135D02F5">
        <w:rPr>
          <w:rFonts w:ascii="Consolas" w:hAnsi="Consolas" w:eastAsia="Consolas" w:cs="Consolas"/>
          <w:color w:val="4078F2"/>
        </w:rPr>
        <w:t>=</w:t>
      </w:r>
      <w:r w:rsidRPr="135D02F5">
        <w:rPr>
          <w:rFonts w:ascii="Consolas" w:hAnsi="Consolas" w:eastAsia="Consolas" w:cs="Consolas"/>
          <w:color w:val="383A42"/>
        </w:rPr>
        <w:t xml:space="preserve"> color.rgb2hsv(im_rgb)</w:t>
      </w:r>
    </w:p>
    <w:p w:rsidR="135D02F5" w:rsidP="135D02F5" w:rsidRDefault="5190EF0B" w14:paraId="1A48C4D9" w14:textId="0C4FDA79">
      <w:pPr>
        <w:pStyle w:val="Heading3"/>
      </w:pPr>
      <w:bookmarkStart w:name="_Toc213102620" w:id="10"/>
      <w:r w:rsidRPr="5190EF0B">
        <w:t>1.1.7 Data Structures untuk Menyimpan Image</w:t>
      </w:r>
      <w:bookmarkEnd w:id="10"/>
    </w:p>
    <w:p w:rsidR="135D02F5" w:rsidP="135D02F5" w:rsidRDefault="135D02F5" w14:paraId="6B511A7D" w14:textId="1A1DF9FD">
      <w:pPr>
        <w:spacing w:before="240" w:after="240"/>
      </w:pPr>
      <w:r w:rsidRPr="135D02F5">
        <w:rPr>
          <w:rFonts w:ascii="Times New Roman" w:hAnsi="Times New Roman" w:eastAsia="Times New Roman" w:cs="Times New Roman"/>
        </w:rPr>
        <w:t>Python libraries menggunakan struktur data berbeda:</w:t>
      </w:r>
    </w:p>
    <w:p w:rsidR="135D02F5" w:rsidP="135D02F5" w:rsidRDefault="135D02F5" w14:paraId="1EE57E56" w14:textId="115AE974">
      <w:pPr>
        <w:spacing w:before="240" w:after="240"/>
      </w:pPr>
      <w:r w:rsidRPr="135D02F5">
        <w:rPr>
          <w:rFonts w:ascii="Times New Roman" w:hAnsi="Times New Roman" w:eastAsia="Times New Roman" w:cs="Times New Roman"/>
          <w:b/>
          <w:bCs/>
        </w:rPr>
        <w:t>PIL:</w:t>
      </w:r>
      <w:r w:rsidRPr="135D02F5">
        <w:rPr>
          <w:rFonts w:ascii="Times New Roman" w:hAnsi="Times New Roman" w:eastAsia="Times New Roman" w:cs="Times New Roman"/>
        </w:rPr>
        <w:t xml:space="preserve"> Menggunakan </w:t>
      </w:r>
      <w:r w:rsidRPr="135D02F5">
        <w:rPr>
          <w:rFonts w:ascii="Consolas" w:hAnsi="Consolas" w:eastAsia="Consolas" w:cs="Consolas"/>
        </w:rPr>
        <w:t>PIL.Image</w:t>
      </w:r>
      <w:r w:rsidRPr="135D02F5">
        <w:rPr>
          <w:rFonts w:ascii="Times New Roman" w:hAnsi="Times New Roman" w:eastAsia="Times New Roman" w:cs="Times New Roman"/>
        </w:rPr>
        <w:t xml:space="preserve"> object </w:t>
      </w:r>
      <w:r w:rsidRPr="135D02F5">
        <w:rPr>
          <w:rFonts w:ascii="Times New Roman" w:hAnsi="Times New Roman" w:eastAsia="Times New Roman" w:cs="Times New Roman"/>
          <w:b/>
          <w:bCs/>
        </w:rPr>
        <w:t>scikit-image &amp; OpenCV:</w:t>
      </w:r>
      <w:r w:rsidRPr="135D02F5">
        <w:rPr>
          <w:rFonts w:ascii="Times New Roman" w:hAnsi="Times New Roman" w:eastAsia="Times New Roman" w:cs="Times New Roman"/>
        </w:rPr>
        <w:t xml:space="preserve"> Menggunakan </w:t>
      </w:r>
      <w:r w:rsidRPr="135D02F5">
        <w:rPr>
          <w:rFonts w:ascii="Consolas" w:hAnsi="Consolas" w:eastAsia="Consolas" w:cs="Consolas"/>
        </w:rPr>
        <w:t>numpy.ndarray</w:t>
      </w:r>
    </w:p>
    <w:p w:rsidR="135D02F5" w:rsidP="135D02F5" w:rsidRDefault="135D02F5" w14:paraId="115F1837" w14:textId="6F165951">
      <w:pPr>
        <w:spacing w:before="240" w:after="240"/>
      </w:pPr>
      <w:r w:rsidRPr="135D02F5">
        <w:rPr>
          <w:rFonts w:ascii="Times New Roman" w:hAnsi="Times New Roman" w:eastAsia="Times New Roman" w:cs="Times New Roman"/>
        </w:rPr>
        <w:t>Konversi antar struktur data:</w:t>
      </w:r>
    </w:p>
    <w:p w:rsidR="135D02F5" w:rsidP="135D02F5" w:rsidRDefault="135D02F5" w14:paraId="28835C9C" w14:textId="7299991A">
      <w:pPr>
        <w:spacing w:after="0"/>
      </w:pPr>
      <w:r w:rsidRPr="135D02F5">
        <w:rPr>
          <w:rFonts w:ascii="Times New Roman" w:hAnsi="Times New Roman" w:eastAsia="Times New Roman" w:cs="Times New Roman"/>
        </w:rPr>
        <w:t>python</w:t>
      </w:r>
    </w:p>
    <w:p w:rsidR="135D02F5" w:rsidP="135D02F5" w:rsidRDefault="135D02F5" w14:paraId="6DFCD028" w14:textId="1BD59BD2">
      <w:pPr>
        <w:spacing w:after="0"/>
      </w:pPr>
      <w:r w:rsidRPr="135D02F5">
        <w:rPr>
          <w:rFonts w:ascii="Consolas" w:hAnsi="Consolas" w:eastAsia="Consolas" w:cs="Consolas"/>
          <w:i/>
          <w:iCs/>
          <w:color w:val="A0A1A7"/>
        </w:rPr>
        <w:t># PIL Image ke numpy array</w:t>
      </w:r>
      <w:r>
        <w:br/>
      </w:r>
      <w:r w:rsidRPr="135D02F5">
        <w:rPr>
          <w:rFonts w:ascii="Consolas" w:hAnsi="Consolas" w:eastAsia="Consolas" w:cs="Consolas"/>
          <w:color w:val="383A42"/>
        </w:rPr>
        <w:t xml:space="preserve">im_pil </w:t>
      </w:r>
      <w:r w:rsidRPr="135D02F5">
        <w:rPr>
          <w:rFonts w:ascii="Consolas" w:hAnsi="Consolas" w:eastAsia="Consolas" w:cs="Consolas"/>
          <w:color w:val="4078F2"/>
        </w:rPr>
        <w:t>=</w:t>
      </w:r>
      <w:r w:rsidRPr="135D02F5">
        <w:rPr>
          <w:rFonts w:ascii="Consolas" w:hAnsi="Consolas" w:eastAsia="Consolas" w:cs="Consolas"/>
          <w:color w:val="383A42"/>
        </w:rPr>
        <w:t xml:space="preserve"> Image.</w:t>
      </w:r>
      <w:r w:rsidRPr="135D02F5">
        <w:rPr>
          <w:rFonts w:ascii="Consolas" w:hAnsi="Consolas" w:eastAsia="Consolas" w:cs="Consolas"/>
          <w:color w:val="50A14F"/>
        </w:rPr>
        <w:t>open</w:t>
      </w:r>
      <w:r w:rsidRPr="135D02F5">
        <w:rPr>
          <w:rFonts w:ascii="Consolas" w:hAnsi="Consolas" w:eastAsia="Consolas" w:cs="Consolas"/>
          <w:color w:val="383A42"/>
        </w:rPr>
        <w:t>(</w:t>
      </w:r>
      <w:r w:rsidRPr="135D02F5">
        <w:rPr>
          <w:rFonts w:ascii="Consolas" w:hAnsi="Consolas" w:eastAsia="Consolas" w:cs="Consolas"/>
          <w:color w:val="50A14F"/>
        </w:rPr>
        <w:t>"image.jpg"</w:t>
      </w:r>
      <w:r w:rsidRPr="135D02F5">
        <w:rPr>
          <w:rFonts w:ascii="Consolas" w:hAnsi="Consolas" w:eastAsia="Consolas" w:cs="Consolas"/>
          <w:color w:val="383A42"/>
        </w:rPr>
        <w:t>)</w:t>
      </w:r>
      <w:r>
        <w:br/>
      </w:r>
      <w:r w:rsidRPr="135D02F5">
        <w:rPr>
          <w:rFonts w:ascii="Consolas" w:hAnsi="Consolas" w:eastAsia="Consolas" w:cs="Consolas"/>
          <w:color w:val="383A42"/>
        </w:rPr>
        <w:t xml:space="preserve">im_array </w:t>
      </w:r>
      <w:r w:rsidRPr="135D02F5">
        <w:rPr>
          <w:rFonts w:ascii="Consolas" w:hAnsi="Consolas" w:eastAsia="Consolas" w:cs="Consolas"/>
          <w:color w:val="4078F2"/>
        </w:rPr>
        <w:t>=</w:t>
      </w:r>
      <w:r w:rsidRPr="135D02F5">
        <w:rPr>
          <w:rFonts w:ascii="Consolas" w:hAnsi="Consolas" w:eastAsia="Consolas" w:cs="Consolas"/>
          <w:color w:val="383A42"/>
        </w:rPr>
        <w:t xml:space="preserve"> np.array(im_pil)</w:t>
      </w:r>
      <w:r>
        <w:br/>
      </w:r>
      <w:r>
        <w:br/>
      </w:r>
      <w:r w:rsidRPr="135D02F5">
        <w:rPr>
          <w:rFonts w:ascii="Consolas" w:hAnsi="Consolas" w:eastAsia="Consolas" w:cs="Consolas"/>
          <w:i/>
          <w:iCs/>
          <w:color w:val="A0A1A7"/>
        </w:rPr>
        <w:t># numpy array ke PIL Image</w:t>
      </w:r>
      <w:r>
        <w:br/>
      </w:r>
      <w:r w:rsidRPr="135D02F5">
        <w:rPr>
          <w:rFonts w:ascii="Consolas" w:hAnsi="Consolas" w:eastAsia="Consolas" w:cs="Consolas"/>
          <w:color w:val="383A42"/>
        </w:rPr>
        <w:t xml:space="preserve">im_pil </w:t>
      </w:r>
      <w:r w:rsidRPr="135D02F5">
        <w:rPr>
          <w:rFonts w:ascii="Consolas" w:hAnsi="Consolas" w:eastAsia="Consolas" w:cs="Consolas"/>
          <w:color w:val="4078F2"/>
        </w:rPr>
        <w:t>=</w:t>
      </w:r>
      <w:r w:rsidRPr="135D02F5">
        <w:rPr>
          <w:rFonts w:ascii="Consolas" w:hAnsi="Consolas" w:eastAsia="Consolas" w:cs="Consolas"/>
          <w:color w:val="383A42"/>
        </w:rPr>
        <w:t xml:space="preserve"> Image.fromarray(im_array)</w:t>
      </w:r>
    </w:p>
    <w:p w:rsidR="135D02F5" w:rsidP="135D02F5" w:rsidRDefault="5190EF0B" w14:paraId="7267B54A" w14:textId="2E216855">
      <w:pPr>
        <w:pStyle w:val="Heading3"/>
      </w:pPr>
      <w:bookmarkStart w:name="_Toc213102621" w:id="11"/>
      <w:r w:rsidRPr="5190EF0B">
        <w:t>1.1.8 Basic Image Manipulations</w:t>
      </w:r>
      <w:bookmarkEnd w:id="11"/>
    </w:p>
    <w:p w:rsidR="135D02F5" w:rsidP="135D02F5" w:rsidRDefault="135D02F5" w14:paraId="58245F56" w14:textId="5B901420">
      <w:pPr>
        <w:spacing w:before="240" w:after="240"/>
      </w:pPr>
      <w:r w:rsidRPr="135D02F5">
        <w:rPr>
          <w:rFonts w:ascii="Times New Roman" w:hAnsi="Times New Roman" w:eastAsia="Times New Roman" w:cs="Times New Roman"/>
          <w:b/>
          <w:bCs/>
        </w:rPr>
        <w:t>Manipulasi dengan NumPy Array Slicing:</w:t>
      </w:r>
    </w:p>
    <w:p w:rsidR="135D02F5" w:rsidP="00210EC7" w:rsidRDefault="135D02F5" w14:paraId="3E3CC745" w14:textId="58C698AA">
      <w:pPr>
        <w:pStyle w:val="ListParagraph"/>
        <w:numPr>
          <w:ilvl w:val="0"/>
          <w:numId w:val="146"/>
        </w:numPr>
        <w:spacing w:after="0"/>
        <w:rPr>
          <w:rFonts w:ascii="Consolas" w:hAnsi="Consolas" w:eastAsia="Consolas" w:cs="Consolas"/>
        </w:rPr>
      </w:pPr>
      <w:r w:rsidRPr="135D02F5">
        <w:rPr>
          <w:rFonts w:ascii="Times New Roman" w:hAnsi="Times New Roman" w:eastAsia="Times New Roman" w:cs="Times New Roman"/>
        </w:rPr>
        <w:t xml:space="preserve">Cropping menggunakan slicing: </w:t>
      </w:r>
      <w:r w:rsidRPr="135D02F5">
        <w:rPr>
          <w:rFonts w:ascii="Consolas" w:hAnsi="Consolas" w:eastAsia="Consolas" w:cs="Consolas"/>
        </w:rPr>
        <w:t>im[y1:y2, x1:x2]</w:t>
      </w:r>
    </w:p>
    <w:p w:rsidR="135D02F5" w:rsidP="00210EC7" w:rsidRDefault="135D02F5" w14:paraId="7ED5220E" w14:textId="4D3486B8">
      <w:pPr>
        <w:pStyle w:val="ListParagraph"/>
        <w:numPr>
          <w:ilvl w:val="0"/>
          <w:numId w:val="146"/>
        </w:numPr>
        <w:spacing w:after="0"/>
        <w:rPr>
          <w:rFonts w:ascii="Times New Roman" w:hAnsi="Times New Roman" w:eastAsia="Times New Roman" w:cs="Times New Roman"/>
        </w:rPr>
      </w:pPr>
      <w:r w:rsidRPr="135D02F5">
        <w:rPr>
          <w:rFonts w:ascii="Times New Roman" w:hAnsi="Times New Roman" w:eastAsia="Times New Roman" w:cs="Times New Roman"/>
        </w:rPr>
        <w:t>Masking untuk membuat efek tertentu (circular mask, dll.)</w:t>
      </w:r>
    </w:p>
    <w:p w:rsidR="135D02F5" w:rsidP="00210EC7" w:rsidRDefault="135D02F5" w14:paraId="4EDE5710" w14:textId="080CA0B7">
      <w:pPr>
        <w:pStyle w:val="ListParagraph"/>
        <w:numPr>
          <w:ilvl w:val="0"/>
          <w:numId w:val="146"/>
        </w:numPr>
        <w:spacing w:after="0"/>
        <w:rPr>
          <w:rFonts w:ascii="Consolas" w:hAnsi="Consolas" w:eastAsia="Consolas" w:cs="Consolas"/>
        </w:rPr>
      </w:pPr>
      <w:r w:rsidRPr="135D02F5">
        <w:rPr>
          <w:rFonts w:ascii="Times New Roman" w:hAnsi="Times New Roman" w:eastAsia="Times New Roman" w:cs="Times New Roman"/>
        </w:rPr>
        <w:t xml:space="preserve">Alpha-blending dua gambar: </w:t>
      </w:r>
      <w:r w:rsidRPr="135D02F5">
        <w:rPr>
          <w:rFonts w:ascii="Consolas" w:hAnsi="Consolas" w:eastAsia="Consolas" w:cs="Consolas"/>
        </w:rPr>
        <w:t>(1-α)*im1 + α*im2</w:t>
      </w:r>
    </w:p>
    <w:p w:rsidR="135D02F5" w:rsidP="135D02F5" w:rsidRDefault="135D02F5" w14:paraId="1DFCA251" w14:textId="6DDC142A">
      <w:pPr>
        <w:spacing w:before="240" w:after="240"/>
      </w:pPr>
      <w:r w:rsidRPr="135D02F5">
        <w:rPr>
          <w:rFonts w:ascii="Times New Roman" w:hAnsi="Times New Roman" w:eastAsia="Times New Roman" w:cs="Times New Roman"/>
          <w:b/>
          <w:bCs/>
        </w:rPr>
        <w:t>Manipulasi dengan PIL:</w:t>
      </w:r>
    </w:p>
    <w:p w:rsidR="135D02F5" w:rsidP="00210EC7" w:rsidRDefault="135D02F5" w14:paraId="6A6F7D2E" w14:textId="0924256D">
      <w:pPr>
        <w:pStyle w:val="ListParagraph"/>
        <w:numPr>
          <w:ilvl w:val="0"/>
          <w:numId w:val="145"/>
        </w:numPr>
        <w:spacing w:after="0"/>
        <w:rPr>
          <w:rFonts w:ascii="Times New Roman" w:hAnsi="Times New Roman" w:eastAsia="Times New Roman" w:cs="Times New Roman"/>
          <w:b/>
          <w:bCs/>
        </w:rPr>
      </w:pPr>
      <w:r w:rsidRPr="135D02F5">
        <w:rPr>
          <w:rFonts w:ascii="Times New Roman" w:hAnsi="Times New Roman" w:eastAsia="Times New Roman" w:cs="Times New Roman"/>
          <w:b/>
          <w:bCs/>
        </w:rPr>
        <w:t>Cropping:</w:t>
      </w:r>
    </w:p>
    <w:p w:rsidR="135D02F5" w:rsidP="135D02F5" w:rsidRDefault="135D02F5" w14:paraId="15645670" w14:textId="2E297B3D">
      <w:pPr>
        <w:spacing w:after="0"/>
      </w:pPr>
      <w:r w:rsidRPr="135D02F5">
        <w:rPr>
          <w:rFonts w:ascii="Times New Roman" w:hAnsi="Times New Roman" w:eastAsia="Times New Roman" w:cs="Times New Roman"/>
        </w:rPr>
        <w:t>python</w:t>
      </w:r>
    </w:p>
    <w:p w:rsidR="135D02F5" w:rsidP="135D02F5" w:rsidRDefault="135D02F5" w14:paraId="3D1D98C3" w14:textId="576D3DB0">
      <w:pPr>
        <w:spacing w:after="0"/>
      </w:pPr>
      <w:r w:rsidRPr="135D02F5">
        <w:rPr>
          <w:rFonts w:ascii="Consolas" w:hAnsi="Consolas" w:eastAsia="Consolas" w:cs="Consolas"/>
          <w:color w:val="383A42"/>
        </w:rPr>
        <w:t xml:space="preserve">im_cropped </w:t>
      </w:r>
      <w:r w:rsidRPr="135D02F5">
        <w:rPr>
          <w:rFonts w:ascii="Consolas" w:hAnsi="Consolas" w:eastAsia="Consolas" w:cs="Consolas"/>
          <w:color w:val="4078F2"/>
        </w:rPr>
        <w:t>=</w:t>
      </w:r>
      <w:r w:rsidRPr="135D02F5">
        <w:rPr>
          <w:rFonts w:ascii="Consolas" w:hAnsi="Consolas" w:eastAsia="Consolas" w:cs="Consolas"/>
          <w:color w:val="383A42"/>
        </w:rPr>
        <w:t xml:space="preserve"> im.crop((left, top, right, bottom))</w:t>
      </w:r>
    </w:p>
    <w:p w:rsidR="135D02F5" w:rsidP="00210EC7" w:rsidRDefault="135D02F5" w14:paraId="6901BEA6" w14:textId="1525E174">
      <w:pPr>
        <w:pStyle w:val="ListParagraph"/>
        <w:numPr>
          <w:ilvl w:val="0"/>
          <w:numId w:val="144"/>
        </w:numPr>
        <w:spacing w:after="0"/>
        <w:rPr>
          <w:rFonts w:ascii="Times New Roman" w:hAnsi="Times New Roman" w:eastAsia="Times New Roman" w:cs="Times New Roman"/>
          <w:b/>
          <w:bCs/>
        </w:rPr>
      </w:pPr>
      <w:r w:rsidRPr="135D02F5">
        <w:rPr>
          <w:rFonts w:ascii="Times New Roman" w:hAnsi="Times New Roman" w:eastAsia="Times New Roman" w:cs="Times New Roman"/>
          <w:b/>
          <w:bCs/>
        </w:rPr>
        <w:t>Resizing:</w:t>
      </w:r>
    </w:p>
    <w:p w:rsidR="135D02F5" w:rsidP="135D02F5" w:rsidRDefault="135D02F5" w14:paraId="55E90B6C" w14:textId="73CB9000">
      <w:pPr>
        <w:spacing w:after="0"/>
      </w:pPr>
      <w:r w:rsidRPr="135D02F5">
        <w:rPr>
          <w:rFonts w:ascii="Times New Roman" w:hAnsi="Times New Roman" w:eastAsia="Times New Roman" w:cs="Times New Roman"/>
        </w:rPr>
        <w:t>python</w:t>
      </w:r>
    </w:p>
    <w:p w:rsidR="135D02F5" w:rsidP="135D02F5" w:rsidRDefault="135D02F5" w14:paraId="0E2EC8AD" w14:textId="52B40768">
      <w:pPr>
        <w:spacing w:after="0"/>
      </w:pPr>
      <w:r w:rsidRPr="135D02F5">
        <w:rPr>
          <w:rFonts w:ascii="Consolas" w:hAnsi="Consolas" w:eastAsia="Consolas" w:cs="Consolas"/>
          <w:color w:val="383A42"/>
        </w:rPr>
        <w:t xml:space="preserve">im_large </w:t>
      </w:r>
      <w:r w:rsidRPr="135D02F5">
        <w:rPr>
          <w:rFonts w:ascii="Consolas" w:hAnsi="Consolas" w:eastAsia="Consolas" w:cs="Consolas"/>
          <w:color w:val="4078F2"/>
        </w:rPr>
        <w:t>=</w:t>
      </w:r>
      <w:r w:rsidRPr="135D02F5">
        <w:rPr>
          <w:rFonts w:ascii="Consolas" w:hAnsi="Consolas" w:eastAsia="Consolas" w:cs="Consolas"/>
          <w:color w:val="383A42"/>
        </w:rPr>
        <w:t xml:space="preserve"> im.resize((width</w:t>
      </w:r>
      <w:r w:rsidRPr="135D02F5">
        <w:rPr>
          <w:rFonts w:ascii="Consolas" w:hAnsi="Consolas" w:eastAsia="Consolas" w:cs="Consolas"/>
          <w:color w:val="4078F2"/>
        </w:rPr>
        <w:t>*</w:t>
      </w:r>
      <w:r w:rsidRPr="135D02F5">
        <w:rPr>
          <w:rFonts w:ascii="Consolas" w:hAnsi="Consolas" w:eastAsia="Consolas" w:cs="Consolas"/>
          <w:color w:val="B76B01"/>
        </w:rPr>
        <w:t>5</w:t>
      </w:r>
      <w:r w:rsidRPr="135D02F5">
        <w:rPr>
          <w:rFonts w:ascii="Consolas" w:hAnsi="Consolas" w:eastAsia="Consolas" w:cs="Consolas"/>
          <w:color w:val="383A42"/>
        </w:rPr>
        <w:t>, height</w:t>
      </w:r>
      <w:r w:rsidRPr="135D02F5">
        <w:rPr>
          <w:rFonts w:ascii="Consolas" w:hAnsi="Consolas" w:eastAsia="Consolas" w:cs="Consolas"/>
          <w:color w:val="4078F2"/>
        </w:rPr>
        <w:t>*</w:t>
      </w:r>
      <w:r w:rsidRPr="135D02F5">
        <w:rPr>
          <w:rFonts w:ascii="Consolas" w:hAnsi="Consolas" w:eastAsia="Consolas" w:cs="Consolas"/>
          <w:color w:val="B76B01"/>
        </w:rPr>
        <w:t>5</w:t>
      </w:r>
      <w:r w:rsidRPr="135D02F5">
        <w:rPr>
          <w:rFonts w:ascii="Consolas" w:hAnsi="Consolas" w:eastAsia="Consolas" w:cs="Consolas"/>
          <w:color w:val="383A42"/>
        </w:rPr>
        <w:t>), Image.BILINEAR)</w:t>
      </w:r>
      <w:r>
        <w:br/>
      </w:r>
      <w:r w:rsidRPr="135D02F5">
        <w:rPr>
          <w:rFonts w:ascii="Consolas" w:hAnsi="Consolas" w:eastAsia="Consolas" w:cs="Consolas"/>
          <w:color w:val="383A42"/>
        </w:rPr>
        <w:t xml:space="preserve">im_small </w:t>
      </w:r>
      <w:r w:rsidRPr="135D02F5">
        <w:rPr>
          <w:rFonts w:ascii="Consolas" w:hAnsi="Consolas" w:eastAsia="Consolas" w:cs="Consolas"/>
          <w:color w:val="4078F2"/>
        </w:rPr>
        <w:t>=</w:t>
      </w:r>
      <w:r w:rsidRPr="135D02F5">
        <w:rPr>
          <w:rFonts w:ascii="Consolas" w:hAnsi="Consolas" w:eastAsia="Consolas" w:cs="Consolas"/>
          <w:color w:val="383A42"/>
        </w:rPr>
        <w:t xml:space="preserve"> im.resize((width</w:t>
      </w:r>
      <w:r w:rsidRPr="135D02F5">
        <w:rPr>
          <w:rFonts w:ascii="Consolas" w:hAnsi="Consolas" w:eastAsia="Consolas" w:cs="Consolas"/>
          <w:color w:val="4078F2"/>
        </w:rPr>
        <w:t>//</w:t>
      </w:r>
      <w:r w:rsidRPr="135D02F5">
        <w:rPr>
          <w:rFonts w:ascii="Consolas" w:hAnsi="Consolas" w:eastAsia="Consolas" w:cs="Consolas"/>
          <w:color w:val="B76B01"/>
        </w:rPr>
        <w:t>5</w:t>
      </w:r>
      <w:r w:rsidRPr="135D02F5">
        <w:rPr>
          <w:rFonts w:ascii="Consolas" w:hAnsi="Consolas" w:eastAsia="Consolas" w:cs="Consolas"/>
          <w:color w:val="383A42"/>
        </w:rPr>
        <w:t>, height</w:t>
      </w:r>
      <w:r w:rsidRPr="135D02F5">
        <w:rPr>
          <w:rFonts w:ascii="Consolas" w:hAnsi="Consolas" w:eastAsia="Consolas" w:cs="Consolas"/>
          <w:color w:val="4078F2"/>
        </w:rPr>
        <w:t>//</w:t>
      </w:r>
      <w:r w:rsidRPr="135D02F5">
        <w:rPr>
          <w:rFonts w:ascii="Consolas" w:hAnsi="Consolas" w:eastAsia="Consolas" w:cs="Consolas"/>
          <w:color w:val="B76B01"/>
        </w:rPr>
        <w:t>5</w:t>
      </w:r>
      <w:r w:rsidRPr="135D02F5">
        <w:rPr>
          <w:rFonts w:ascii="Consolas" w:hAnsi="Consolas" w:eastAsia="Consolas" w:cs="Consolas"/>
          <w:color w:val="383A42"/>
        </w:rPr>
        <w:t>), Image.ANTIALIAS)</w:t>
      </w:r>
    </w:p>
    <w:p w:rsidR="135D02F5" w:rsidP="00210EC7" w:rsidRDefault="135D02F5" w14:paraId="29FDD36C" w14:textId="3AA5C43E">
      <w:pPr>
        <w:pStyle w:val="ListParagraph"/>
        <w:numPr>
          <w:ilvl w:val="0"/>
          <w:numId w:val="143"/>
        </w:numPr>
        <w:spacing w:after="0"/>
        <w:rPr>
          <w:rFonts w:ascii="Times New Roman" w:hAnsi="Times New Roman" w:eastAsia="Times New Roman" w:cs="Times New Roman"/>
          <w:b/>
          <w:bCs/>
        </w:rPr>
      </w:pPr>
      <w:r w:rsidRPr="135D02F5">
        <w:rPr>
          <w:rFonts w:ascii="Times New Roman" w:hAnsi="Times New Roman" w:eastAsia="Times New Roman" w:cs="Times New Roman"/>
          <w:b/>
          <w:bCs/>
        </w:rPr>
        <w:t>Point Transformations:</w:t>
      </w:r>
    </w:p>
    <w:p w:rsidR="135D02F5" w:rsidP="135D02F5" w:rsidRDefault="135D02F5" w14:paraId="5B7E7E66" w14:textId="5C925E38">
      <w:pPr>
        <w:spacing w:after="0"/>
      </w:pPr>
      <w:r w:rsidRPr="135D02F5">
        <w:rPr>
          <w:rFonts w:ascii="Times New Roman" w:hAnsi="Times New Roman" w:eastAsia="Times New Roman" w:cs="Times New Roman"/>
        </w:rPr>
        <w:t>python</w:t>
      </w:r>
    </w:p>
    <w:p w:rsidR="135D02F5" w:rsidP="135D02F5" w:rsidRDefault="135D02F5" w14:paraId="67920D58" w14:textId="1559672B">
      <w:pPr>
        <w:spacing w:after="0"/>
      </w:pPr>
      <w:r w:rsidRPr="135D02F5">
        <w:rPr>
          <w:rFonts w:ascii="Consolas" w:hAnsi="Consolas" w:eastAsia="Consolas" w:cs="Consolas"/>
          <w:i/>
          <w:iCs/>
          <w:color w:val="A0A1A7"/>
        </w:rPr>
        <w:t># Negating image</w:t>
      </w:r>
      <w:r>
        <w:br/>
      </w:r>
      <w:r w:rsidRPr="135D02F5">
        <w:rPr>
          <w:rFonts w:ascii="Consolas" w:hAnsi="Consolas" w:eastAsia="Consolas" w:cs="Consolas"/>
          <w:color w:val="383A42"/>
        </w:rPr>
        <w:t xml:space="preserve">im_neg </w:t>
      </w:r>
      <w:r w:rsidRPr="135D02F5">
        <w:rPr>
          <w:rFonts w:ascii="Consolas" w:hAnsi="Consolas" w:eastAsia="Consolas" w:cs="Consolas"/>
          <w:color w:val="4078F2"/>
        </w:rPr>
        <w:t>=</w:t>
      </w:r>
      <w:r w:rsidRPr="135D02F5">
        <w:rPr>
          <w:rFonts w:ascii="Consolas" w:hAnsi="Consolas" w:eastAsia="Consolas" w:cs="Consolas"/>
          <w:color w:val="383A42"/>
        </w:rPr>
        <w:t xml:space="preserve"> im.point(</w:t>
      </w:r>
      <w:r w:rsidRPr="135D02F5">
        <w:rPr>
          <w:rFonts w:ascii="Consolas" w:hAnsi="Consolas" w:eastAsia="Consolas" w:cs="Consolas"/>
          <w:color w:val="A626A4"/>
        </w:rPr>
        <w:t>lambda</w:t>
      </w:r>
      <w:r w:rsidRPr="135D02F5">
        <w:rPr>
          <w:rFonts w:ascii="Consolas" w:hAnsi="Consolas" w:eastAsia="Consolas" w:cs="Consolas"/>
          <w:color w:val="383A42"/>
        </w:rPr>
        <w:t xml:space="preserve"> x: </w:t>
      </w:r>
      <w:r w:rsidRPr="135D02F5">
        <w:rPr>
          <w:rFonts w:ascii="Consolas" w:hAnsi="Consolas" w:eastAsia="Consolas" w:cs="Consolas"/>
          <w:color w:val="B76B01"/>
        </w:rPr>
        <w:t>255</w:t>
      </w:r>
      <w:r w:rsidRPr="135D02F5">
        <w:rPr>
          <w:rFonts w:ascii="Consolas" w:hAnsi="Consolas" w:eastAsia="Consolas" w:cs="Consolas"/>
          <w:color w:val="383A42"/>
        </w:rPr>
        <w:t xml:space="preserve"> </w:t>
      </w:r>
      <w:r w:rsidRPr="135D02F5">
        <w:rPr>
          <w:rFonts w:ascii="Consolas" w:hAnsi="Consolas" w:eastAsia="Consolas" w:cs="Consolas"/>
          <w:color w:val="4078F2"/>
        </w:rPr>
        <w:t>-</w:t>
      </w:r>
      <w:r w:rsidRPr="135D02F5">
        <w:rPr>
          <w:rFonts w:ascii="Consolas" w:hAnsi="Consolas" w:eastAsia="Consolas" w:cs="Consolas"/>
          <w:color w:val="383A42"/>
        </w:rPr>
        <w:t xml:space="preserve"> x)</w:t>
      </w:r>
      <w:r>
        <w:br/>
      </w:r>
      <w:r w:rsidRPr="135D02F5">
        <w:rPr>
          <w:rFonts w:ascii="Consolas" w:hAnsi="Consolas" w:eastAsia="Consolas" w:cs="Consolas"/>
          <w:i/>
          <w:iCs/>
          <w:color w:val="A0A1A7"/>
        </w:rPr>
        <w:t># Log transformation</w:t>
      </w:r>
      <w:r>
        <w:br/>
      </w:r>
      <w:r w:rsidRPr="135D02F5">
        <w:rPr>
          <w:rFonts w:ascii="Consolas" w:hAnsi="Consolas" w:eastAsia="Consolas" w:cs="Consolas"/>
          <w:color w:val="383A42"/>
        </w:rPr>
        <w:t xml:space="preserve">im_log </w:t>
      </w:r>
      <w:r w:rsidRPr="135D02F5">
        <w:rPr>
          <w:rFonts w:ascii="Consolas" w:hAnsi="Consolas" w:eastAsia="Consolas" w:cs="Consolas"/>
          <w:color w:val="4078F2"/>
        </w:rPr>
        <w:t>=</w:t>
      </w:r>
      <w:r w:rsidRPr="135D02F5">
        <w:rPr>
          <w:rFonts w:ascii="Consolas" w:hAnsi="Consolas" w:eastAsia="Consolas" w:cs="Consolas"/>
          <w:color w:val="383A42"/>
        </w:rPr>
        <w:t xml:space="preserve"> im.point(</w:t>
      </w:r>
      <w:r w:rsidRPr="135D02F5">
        <w:rPr>
          <w:rFonts w:ascii="Consolas" w:hAnsi="Consolas" w:eastAsia="Consolas" w:cs="Consolas"/>
          <w:color w:val="A626A4"/>
        </w:rPr>
        <w:t>lambda</w:t>
      </w:r>
      <w:r w:rsidRPr="135D02F5">
        <w:rPr>
          <w:rFonts w:ascii="Consolas" w:hAnsi="Consolas" w:eastAsia="Consolas" w:cs="Consolas"/>
          <w:color w:val="383A42"/>
        </w:rPr>
        <w:t xml:space="preserve"> x: </w:t>
      </w:r>
      <w:r w:rsidRPr="135D02F5">
        <w:rPr>
          <w:rFonts w:ascii="Consolas" w:hAnsi="Consolas" w:eastAsia="Consolas" w:cs="Consolas"/>
          <w:color w:val="B76B01"/>
        </w:rPr>
        <w:t>255</w:t>
      </w:r>
      <w:r w:rsidRPr="135D02F5">
        <w:rPr>
          <w:rFonts w:ascii="Consolas" w:hAnsi="Consolas" w:eastAsia="Consolas" w:cs="Consolas"/>
          <w:color w:val="4078F2"/>
        </w:rPr>
        <w:t>*</w:t>
      </w:r>
      <w:r w:rsidRPr="135D02F5">
        <w:rPr>
          <w:rFonts w:ascii="Consolas" w:hAnsi="Consolas" w:eastAsia="Consolas" w:cs="Consolas"/>
          <w:color w:val="383A42"/>
        </w:rPr>
        <w:t>np.log(</w:t>
      </w:r>
      <w:r w:rsidRPr="135D02F5">
        <w:rPr>
          <w:rFonts w:ascii="Consolas" w:hAnsi="Consolas" w:eastAsia="Consolas" w:cs="Consolas"/>
          <w:color w:val="B76B01"/>
        </w:rPr>
        <w:t>1</w:t>
      </w:r>
      <w:r w:rsidRPr="135D02F5">
        <w:rPr>
          <w:rFonts w:ascii="Consolas" w:hAnsi="Consolas" w:eastAsia="Consolas" w:cs="Consolas"/>
          <w:color w:val="4078F2"/>
        </w:rPr>
        <w:t>+</w:t>
      </w:r>
      <w:r w:rsidRPr="135D02F5">
        <w:rPr>
          <w:rFonts w:ascii="Consolas" w:hAnsi="Consolas" w:eastAsia="Consolas" w:cs="Consolas"/>
          <w:color w:val="383A42"/>
        </w:rPr>
        <w:t>x</w:t>
      </w:r>
      <w:r w:rsidRPr="135D02F5">
        <w:rPr>
          <w:rFonts w:ascii="Consolas" w:hAnsi="Consolas" w:eastAsia="Consolas" w:cs="Consolas"/>
          <w:color w:val="4078F2"/>
        </w:rPr>
        <w:t>/</w:t>
      </w:r>
      <w:r w:rsidRPr="135D02F5">
        <w:rPr>
          <w:rFonts w:ascii="Consolas" w:hAnsi="Consolas" w:eastAsia="Consolas" w:cs="Consolas"/>
          <w:color w:val="B76B01"/>
        </w:rPr>
        <w:t>255</w:t>
      </w:r>
      <w:r w:rsidRPr="135D02F5">
        <w:rPr>
          <w:rFonts w:ascii="Consolas" w:hAnsi="Consolas" w:eastAsia="Consolas" w:cs="Consolas"/>
          <w:color w:val="383A42"/>
        </w:rPr>
        <w:t>))</w:t>
      </w:r>
    </w:p>
    <w:p w:rsidR="135D02F5" w:rsidP="00210EC7" w:rsidRDefault="135D02F5" w14:paraId="0B522CB1" w14:textId="5764BEE5">
      <w:pPr>
        <w:pStyle w:val="ListParagraph"/>
        <w:numPr>
          <w:ilvl w:val="0"/>
          <w:numId w:val="142"/>
        </w:numPr>
        <w:spacing w:after="0"/>
        <w:rPr>
          <w:rFonts w:ascii="Times New Roman" w:hAnsi="Times New Roman" w:eastAsia="Times New Roman" w:cs="Times New Roman"/>
          <w:b/>
          <w:bCs/>
        </w:rPr>
      </w:pPr>
      <w:r w:rsidRPr="135D02F5">
        <w:rPr>
          <w:rFonts w:ascii="Times New Roman" w:hAnsi="Times New Roman" w:eastAsia="Times New Roman" w:cs="Times New Roman"/>
          <w:b/>
          <w:bCs/>
        </w:rPr>
        <w:t>Geometric Transformations:</w:t>
      </w:r>
    </w:p>
    <w:p w:rsidR="135D02F5" w:rsidP="135D02F5" w:rsidRDefault="135D02F5" w14:paraId="48AAF09A" w14:textId="7D929665">
      <w:pPr>
        <w:spacing w:after="0"/>
      </w:pPr>
      <w:r w:rsidRPr="135D02F5">
        <w:rPr>
          <w:rFonts w:ascii="Times New Roman" w:hAnsi="Times New Roman" w:eastAsia="Times New Roman" w:cs="Times New Roman"/>
        </w:rPr>
        <w:t>python</w:t>
      </w:r>
    </w:p>
    <w:p w:rsidR="135D02F5" w:rsidP="135D02F5" w:rsidRDefault="135D02F5" w14:paraId="54C36B75" w14:textId="13D42FFF">
      <w:pPr>
        <w:spacing w:after="0"/>
      </w:pPr>
      <w:r w:rsidRPr="135D02F5">
        <w:rPr>
          <w:rFonts w:ascii="Consolas" w:hAnsi="Consolas" w:eastAsia="Consolas" w:cs="Consolas"/>
          <w:i/>
          <w:iCs/>
          <w:color w:val="A0A1A7"/>
        </w:rPr>
        <w:t># Reflecting</w:t>
      </w:r>
      <w:r>
        <w:br/>
      </w:r>
      <w:r w:rsidRPr="135D02F5">
        <w:rPr>
          <w:rFonts w:ascii="Consolas" w:hAnsi="Consolas" w:eastAsia="Consolas" w:cs="Consolas"/>
          <w:color w:val="383A42"/>
        </w:rPr>
        <w:t xml:space="preserve">im_reflected </w:t>
      </w:r>
      <w:r w:rsidRPr="135D02F5">
        <w:rPr>
          <w:rFonts w:ascii="Consolas" w:hAnsi="Consolas" w:eastAsia="Consolas" w:cs="Consolas"/>
          <w:color w:val="4078F2"/>
        </w:rPr>
        <w:t>=</w:t>
      </w:r>
      <w:r w:rsidRPr="135D02F5">
        <w:rPr>
          <w:rFonts w:ascii="Consolas" w:hAnsi="Consolas" w:eastAsia="Consolas" w:cs="Consolas"/>
          <w:color w:val="383A42"/>
        </w:rPr>
        <w:t xml:space="preserve"> im.transpose(Image.FLIP_LEFT_RIGHT)</w:t>
      </w:r>
      <w:r>
        <w:br/>
      </w:r>
      <w:r w:rsidRPr="135D02F5">
        <w:rPr>
          <w:rFonts w:ascii="Consolas" w:hAnsi="Consolas" w:eastAsia="Consolas" w:cs="Consolas"/>
          <w:i/>
          <w:iCs/>
          <w:color w:val="A0A1A7"/>
        </w:rPr>
        <w:t># Rotating</w:t>
      </w:r>
      <w:r>
        <w:br/>
      </w:r>
      <w:r w:rsidRPr="135D02F5">
        <w:rPr>
          <w:rFonts w:ascii="Consolas" w:hAnsi="Consolas" w:eastAsia="Consolas" w:cs="Consolas"/>
          <w:color w:val="383A42"/>
        </w:rPr>
        <w:t xml:space="preserve">im_rotated </w:t>
      </w:r>
      <w:r w:rsidRPr="135D02F5">
        <w:rPr>
          <w:rFonts w:ascii="Consolas" w:hAnsi="Consolas" w:eastAsia="Consolas" w:cs="Consolas"/>
          <w:color w:val="4078F2"/>
        </w:rPr>
        <w:t>=</w:t>
      </w:r>
      <w:r w:rsidRPr="135D02F5">
        <w:rPr>
          <w:rFonts w:ascii="Consolas" w:hAnsi="Consolas" w:eastAsia="Consolas" w:cs="Consolas"/>
          <w:color w:val="383A42"/>
        </w:rPr>
        <w:t xml:space="preserve"> im.rotate(</w:t>
      </w:r>
      <w:r w:rsidRPr="135D02F5">
        <w:rPr>
          <w:rFonts w:ascii="Consolas" w:hAnsi="Consolas" w:eastAsia="Consolas" w:cs="Consolas"/>
          <w:color w:val="B76B01"/>
        </w:rPr>
        <w:t>45</w:t>
      </w:r>
      <w:r w:rsidRPr="135D02F5">
        <w:rPr>
          <w:rFonts w:ascii="Consolas" w:hAnsi="Consolas" w:eastAsia="Consolas" w:cs="Consolas"/>
          <w:color w:val="383A42"/>
        </w:rPr>
        <w:t>)</w:t>
      </w:r>
      <w:r>
        <w:br/>
      </w:r>
      <w:r w:rsidRPr="135D02F5">
        <w:rPr>
          <w:rFonts w:ascii="Consolas" w:hAnsi="Consolas" w:eastAsia="Consolas" w:cs="Consolas"/>
          <w:i/>
          <w:iCs/>
          <w:color w:val="A0A1A7"/>
        </w:rPr>
        <w:t># Affine transformation</w:t>
      </w:r>
      <w:r>
        <w:br/>
      </w:r>
      <w:r w:rsidRPr="135D02F5">
        <w:rPr>
          <w:rFonts w:ascii="Consolas" w:hAnsi="Consolas" w:eastAsia="Consolas" w:cs="Consolas"/>
          <w:color w:val="383A42"/>
        </w:rPr>
        <w:t xml:space="preserve">im_transformed </w:t>
      </w:r>
      <w:r w:rsidRPr="135D02F5">
        <w:rPr>
          <w:rFonts w:ascii="Consolas" w:hAnsi="Consolas" w:eastAsia="Consolas" w:cs="Consolas"/>
          <w:color w:val="4078F2"/>
        </w:rPr>
        <w:t>=</w:t>
      </w:r>
      <w:r w:rsidRPr="135D02F5">
        <w:rPr>
          <w:rFonts w:ascii="Consolas" w:hAnsi="Consolas" w:eastAsia="Consolas" w:cs="Consolas"/>
          <w:color w:val="383A42"/>
        </w:rPr>
        <w:t xml:space="preserve"> im.transform((width, height), Image.AFFINE, data</w:t>
      </w:r>
      <w:r w:rsidRPr="135D02F5">
        <w:rPr>
          <w:rFonts w:ascii="Consolas" w:hAnsi="Consolas" w:eastAsia="Consolas" w:cs="Consolas"/>
          <w:color w:val="4078F2"/>
        </w:rPr>
        <w:t>=</w:t>
      </w:r>
      <w:r w:rsidRPr="135D02F5">
        <w:rPr>
          <w:rFonts w:ascii="Consolas" w:hAnsi="Consolas" w:eastAsia="Consolas" w:cs="Consolas"/>
          <w:color w:val="383A42"/>
        </w:rPr>
        <w:t>(a,b,c,d,e,f))</w:t>
      </w:r>
    </w:p>
    <w:p w:rsidR="135D02F5" w:rsidP="00210EC7" w:rsidRDefault="135D02F5" w14:paraId="6C92897F" w14:textId="35DB11ED">
      <w:pPr>
        <w:pStyle w:val="ListParagraph"/>
        <w:numPr>
          <w:ilvl w:val="0"/>
          <w:numId w:val="141"/>
        </w:numPr>
        <w:spacing w:after="0"/>
        <w:rPr>
          <w:rFonts w:ascii="Times New Roman" w:hAnsi="Times New Roman" w:eastAsia="Times New Roman" w:cs="Times New Roman"/>
          <w:b/>
          <w:bCs/>
        </w:rPr>
      </w:pPr>
      <w:r w:rsidRPr="135D02F5">
        <w:rPr>
          <w:rFonts w:ascii="Times New Roman" w:hAnsi="Times New Roman" w:eastAsia="Times New Roman" w:cs="Times New Roman"/>
          <w:b/>
          <w:bCs/>
        </w:rPr>
        <w:t>Drawing dan Text:</w:t>
      </w:r>
    </w:p>
    <w:p w:rsidR="135D02F5" w:rsidP="135D02F5" w:rsidRDefault="135D02F5" w14:paraId="13C30852" w14:textId="460B3DE1">
      <w:pPr>
        <w:spacing w:after="0"/>
      </w:pPr>
      <w:r w:rsidRPr="135D02F5">
        <w:rPr>
          <w:rFonts w:ascii="Times New Roman" w:hAnsi="Times New Roman" w:eastAsia="Times New Roman" w:cs="Times New Roman"/>
        </w:rPr>
        <w:t>python</w:t>
      </w:r>
    </w:p>
    <w:p w:rsidR="135D02F5" w:rsidP="135D02F5" w:rsidRDefault="135D02F5" w14:paraId="5CF5691E" w14:textId="04617D95">
      <w:pPr>
        <w:spacing w:after="0"/>
      </w:pPr>
      <w:r w:rsidRPr="135D02F5">
        <w:rPr>
          <w:rFonts w:ascii="Consolas" w:hAnsi="Consolas" w:eastAsia="Consolas" w:cs="Consolas"/>
          <w:color w:val="A626A4"/>
        </w:rPr>
        <w:t>from</w:t>
      </w:r>
      <w:r w:rsidRPr="135D02F5">
        <w:rPr>
          <w:rFonts w:ascii="Consolas" w:hAnsi="Consolas" w:eastAsia="Consolas" w:cs="Consolas"/>
          <w:color w:val="383A42"/>
        </w:rPr>
        <w:t xml:space="preserve"> PIL </w:t>
      </w:r>
      <w:r w:rsidRPr="135D02F5">
        <w:rPr>
          <w:rFonts w:ascii="Consolas" w:hAnsi="Consolas" w:eastAsia="Consolas" w:cs="Consolas"/>
          <w:color w:val="A626A4"/>
        </w:rPr>
        <w:t>import</w:t>
      </w:r>
      <w:r w:rsidRPr="135D02F5">
        <w:rPr>
          <w:rFonts w:ascii="Consolas" w:hAnsi="Consolas" w:eastAsia="Consolas" w:cs="Consolas"/>
          <w:color w:val="383A42"/>
        </w:rPr>
        <w:t xml:space="preserve"> ImageDraw, ImageFont</w:t>
      </w:r>
      <w:r>
        <w:br/>
      </w:r>
      <w:r w:rsidRPr="135D02F5">
        <w:rPr>
          <w:rFonts w:ascii="Consolas" w:hAnsi="Consolas" w:eastAsia="Consolas" w:cs="Consolas"/>
          <w:color w:val="383A42"/>
        </w:rPr>
        <w:t xml:space="preserve">draw </w:t>
      </w:r>
      <w:r w:rsidRPr="135D02F5">
        <w:rPr>
          <w:rFonts w:ascii="Consolas" w:hAnsi="Consolas" w:eastAsia="Consolas" w:cs="Consolas"/>
          <w:color w:val="4078F2"/>
        </w:rPr>
        <w:t>=</w:t>
      </w:r>
      <w:r w:rsidRPr="135D02F5">
        <w:rPr>
          <w:rFonts w:ascii="Consolas" w:hAnsi="Consolas" w:eastAsia="Consolas" w:cs="Consolas"/>
          <w:color w:val="383A42"/>
        </w:rPr>
        <w:t xml:space="preserve"> ImageDraw.Draw(im)</w:t>
      </w:r>
      <w:r>
        <w:br/>
      </w:r>
      <w:r w:rsidRPr="135D02F5">
        <w:rPr>
          <w:rFonts w:ascii="Consolas" w:hAnsi="Consolas" w:eastAsia="Consolas" w:cs="Consolas"/>
          <w:color w:val="383A42"/>
        </w:rPr>
        <w:t>draw.ellipse((x1, y1, x2, y2), fill</w:t>
      </w:r>
      <w:r w:rsidRPr="135D02F5">
        <w:rPr>
          <w:rFonts w:ascii="Consolas" w:hAnsi="Consolas" w:eastAsia="Consolas" w:cs="Consolas"/>
          <w:color w:val="4078F2"/>
        </w:rPr>
        <w:t>=</w:t>
      </w:r>
      <w:r w:rsidRPr="135D02F5">
        <w:rPr>
          <w:rFonts w:ascii="Consolas" w:hAnsi="Consolas" w:eastAsia="Consolas" w:cs="Consolas"/>
          <w:color w:val="383A42"/>
        </w:rPr>
        <w:t>color)</w:t>
      </w:r>
      <w:r>
        <w:br/>
      </w:r>
      <w:r w:rsidRPr="135D02F5">
        <w:rPr>
          <w:rFonts w:ascii="Consolas" w:hAnsi="Consolas" w:eastAsia="Consolas" w:cs="Consolas"/>
          <w:color w:val="383A42"/>
        </w:rPr>
        <w:t xml:space="preserve">font </w:t>
      </w:r>
      <w:r w:rsidRPr="135D02F5">
        <w:rPr>
          <w:rFonts w:ascii="Consolas" w:hAnsi="Consolas" w:eastAsia="Consolas" w:cs="Consolas"/>
          <w:color w:val="4078F2"/>
        </w:rPr>
        <w:t>=</w:t>
      </w:r>
      <w:r w:rsidRPr="135D02F5">
        <w:rPr>
          <w:rFonts w:ascii="Consolas" w:hAnsi="Consolas" w:eastAsia="Consolas" w:cs="Consolas"/>
          <w:color w:val="383A42"/>
        </w:rPr>
        <w:t xml:space="preserve"> ImageFont.truetype(</w:t>
      </w:r>
      <w:r w:rsidRPr="135D02F5">
        <w:rPr>
          <w:rFonts w:ascii="Consolas" w:hAnsi="Consolas" w:eastAsia="Consolas" w:cs="Consolas"/>
          <w:color w:val="50A14F"/>
        </w:rPr>
        <w:t>"arial.ttf"</w:t>
      </w:r>
      <w:r w:rsidRPr="135D02F5">
        <w:rPr>
          <w:rFonts w:ascii="Consolas" w:hAnsi="Consolas" w:eastAsia="Consolas" w:cs="Consolas"/>
          <w:color w:val="383A42"/>
        </w:rPr>
        <w:t xml:space="preserve">, </w:t>
      </w:r>
      <w:r w:rsidRPr="135D02F5">
        <w:rPr>
          <w:rFonts w:ascii="Consolas" w:hAnsi="Consolas" w:eastAsia="Consolas" w:cs="Consolas"/>
          <w:color w:val="B76B01"/>
        </w:rPr>
        <w:t>23</w:t>
      </w:r>
      <w:r w:rsidRPr="135D02F5">
        <w:rPr>
          <w:rFonts w:ascii="Consolas" w:hAnsi="Consolas" w:eastAsia="Consolas" w:cs="Consolas"/>
          <w:color w:val="383A42"/>
        </w:rPr>
        <w:t>)</w:t>
      </w:r>
      <w:r>
        <w:br/>
      </w:r>
      <w:r w:rsidRPr="135D02F5">
        <w:rPr>
          <w:rFonts w:ascii="Consolas" w:hAnsi="Consolas" w:eastAsia="Consolas" w:cs="Consolas"/>
          <w:color w:val="383A42"/>
        </w:rPr>
        <w:t xml:space="preserve">draw.text((x, y), </w:t>
      </w:r>
      <w:r w:rsidRPr="135D02F5">
        <w:rPr>
          <w:rFonts w:ascii="Consolas" w:hAnsi="Consolas" w:eastAsia="Consolas" w:cs="Consolas"/>
          <w:color w:val="50A14F"/>
        </w:rPr>
        <w:t>"Text"</w:t>
      </w:r>
      <w:r w:rsidRPr="135D02F5">
        <w:rPr>
          <w:rFonts w:ascii="Consolas" w:hAnsi="Consolas" w:eastAsia="Consolas" w:cs="Consolas"/>
          <w:color w:val="383A42"/>
        </w:rPr>
        <w:t>, font</w:t>
      </w:r>
      <w:r w:rsidRPr="135D02F5">
        <w:rPr>
          <w:rFonts w:ascii="Consolas" w:hAnsi="Consolas" w:eastAsia="Consolas" w:cs="Consolas"/>
          <w:color w:val="4078F2"/>
        </w:rPr>
        <w:t>=</w:t>
      </w:r>
      <w:r w:rsidRPr="135D02F5">
        <w:rPr>
          <w:rFonts w:ascii="Consolas" w:hAnsi="Consolas" w:eastAsia="Consolas" w:cs="Consolas"/>
          <w:color w:val="383A42"/>
        </w:rPr>
        <w:t>font)</w:t>
      </w:r>
    </w:p>
    <w:p w:rsidR="135D02F5" w:rsidP="00210EC7" w:rsidRDefault="135D02F5" w14:paraId="1EE503F6" w14:textId="59F2CF0A">
      <w:pPr>
        <w:pStyle w:val="ListParagraph"/>
        <w:numPr>
          <w:ilvl w:val="0"/>
          <w:numId w:val="140"/>
        </w:numPr>
        <w:spacing w:after="0"/>
        <w:rPr>
          <w:rFonts w:ascii="Times New Roman" w:hAnsi="Times New Roman" w:eastAsia="Times New Roman" w:cs="Times New Roman"/>
          <w:b/>
          <w:bCs/>
        </w:rPr>
      </w:pPr>
      <w:r w:rsidRPr="135D02F5">
        <w:rPr>
          <w:rFonts w:ascii="Times New Roman" w:hAnsi="Times New Roman" w:eastAsia="Times New Roman" w:cs="Times New Roman"/>
          <w:b/>
          <w:bCs/>
        </w:rPr>
        <w:t>Image Statistics:</w:t>
      </w:r>
    </w:p>
    <w:p w:rsidR="135D02F5" w:rsidP="135D02F5" w:rsidRDefault="135D02F5" w14:paraId="205EDF94" w14:textId="6B83DB6B">
      <w:pPr>
        <w:spacing w:after="0"/>
      </w:pPr>
      <w:r w:rsidRPr="135D02F5">
        <w:rPr>
          <w:rFonts w:ascii="Times New Roman" w:hAnsi="Times New Roman" w:eastAsia="Times New Roman" w:cs="Times New Roman"/>
        </w:rPr>
        <w:t>python</w:t>
      </w:r>
    </w:p>
    <w:p w:rsidR="135D02F5" w:rsidP="135D02F5" w:rsidRDefault="135D02F5" w14:paraId="05CAD885" w14:textId="1A40252F">
      <w:pPr>
        <w:spacing w:after="0"/>
      </w:pPr>
      <w:r w:rsidRPr="135D02F5">
        <w:rPr>
          <w:rFonts w:ascii="Consolas" w:hAnsi="Consolas" w:eastAsia="Consolas" w:cs="Consolas"/>
          <w:color w:val="A626A4"/>
        </w:rPr>
        <w:t>import</w:t>
      </w:r>
      <w:r w:rsidRPr="135D02F5">
        <w:rPr>
          <w:rFonts w:ascii="Consolas" w:hAnsi="Consolas" w:eastAsia="Consolas" w:cs="Consolas"/>
          <w:color w:val="383A42"/>
        </w:rPr>
        <w:t xml:space="preserve"> PIL.ImageStat </w:t>
      </w:r>
      <w:r w:rsidRPr="135D02F5">
        <w:rPr>
          <w:rFonts w:ascii="Consolas" w:hAnsi="Consolas" w:eastAsia="Consolas" w:cs="Consolas"/>
          <w:color w:val="A626A4"/>
        </w:rPr>
        <w:t>as</w:t>
      </w:r>
      <w:r w:rsidRPr="135D02F5">
        <w:rPr>
          <w:rFonts w:ascii="Consolas" w:hAnsi="Consolas" w:eastAsia="Consolas" w:cs="Consolas"/>
          <w:color w:val="383A42"/>
        </w:rPr>
        <w:t xml:space="preserve"> stat</w:t>
      </w:r>
      <w:r>
        <w:br/>
      </w:r>
      <w:r w:rsidRPr="135D02F5">
        <w:rPr>
          <w:rFonts w:ascii="Consolas" w:hAnsi="Consolas" w:eastAsia="Consolas" w:cs="Consolas"/>
          <w:color w:val="383A42"/>
        </w:rPr>
        <w:t xml:space="preserve">s </w:t>
      </w:r>
      <w:r w:rsidRPr="135D02F5">
        <w:rPr>
          <w:rFonts w:ascii="Consolas" w:hAnsi="Consolas" w:eastAsia="Consolas" w:cs="Consolas"/>
          <w:color w:val="4078F2"/>
        </w:rPr>
        <w:t>=</w:t>
      </w:r>
      <w:r w:rsidRPr="135D02F5">
        <w:rPr>
          <w:rFonts w:ascii="Consolas" w:hAnsi="Consolas" w:eastAsia="Consolas" w:cs="Consolas"/>
          <w:color w:val="383A42"/>
        </w:rPr>
        <w:t xml:space="preserve"> stat.Stat(im)</w:t>
      </w:r>
      <w:r>
        <w:br/>
      </w:r>
      <w:r w:rsidRPr="135D02F5">
        <w:rPr>
          <w:rFonts w:ascii="Consolas" w:hAnsi="Consolas" w:eastAsia="Consolas" w:cs="Consolas"/>
          <w:color w:val="A626A4"/>
        </w:rPr>
        <w:t>print</w:t>
      </w:r>
      <w:r w:rsidRPr="135D02F5">
        <w:rPr>
          <w:rFonts w:ascii="Consolas" w:hAnsi="Consolas" w:eastAsia="Consolas" w:cs="Consolas"/>
          <w:color w:val="383A42"/>
        </w:rPr>
        <w:t xml:space="preserve">(s.mean)      </w:t>
      </w:r>
      <w:r w:rsidRPr="135D02F5">
        <w:rPr>
          <w:rFonts w:ascii="Consolas" w:hAnsi="Consolas" w:eastAsia="Consolas" w:cs="Consolas"/>
          <w:i/>
          <w:iCs/>
          <w:color w:val="A0A1A7"/>
        </w:rPr>
        <w:t># Mean pixel values</w:t>
      </w:r>
      <w:r>
        <w:br/>
      </w:r>
      <w:r w:rsidRPr="135D02F5">
        <w:rPr>
          <w:rFonts w:ascii="Consolas" w:hAnsi="Consolas" w:eastAsia="Consolas" w:cs="Consolas"/>
          <w:color w:val="A626A4"/>
        </w:rPr>
        <w:t>print</w:t>
      </w:r>
      <w:r w:rsidRPr="135D02F5">
        <w:rPr>
          <w:rFonts w:ascii="Consolas" w:hAnsi="Consolas" w:eastAsia="Consolas" w:cs="Consolas"/>
          <w:color w:val="383A42"/>
        </w:rPr>
        <w:t xml:space="preserve">(s.median)    </w:t>
      </w:r>
      <w:r w:rsidRPr="135D02F5">
        <w:rPr>
          <w:rFonts w:ascii="Consolas" w:hAnsi="Consolas" w:eastAsia="Consolas" w:cs="Consolas"/>
          <w:i/>
          <w:iCs/>
          <w:color w:val="A0A1A7"/>
        </w:rPr>
        <w:t># Median pixel values</w:t>
      </w:r>
      <w:r>
        <w:br/>
      </w:r>
      <w:r w:rsidRPr="135D02F5">
        <w:rPr>
          <w:rFonts w:ascii="Consolas" w:hAnsi="Consolas" w:eastAsia="Consolas" w:cs="Consolas"/>
          <w:color w:val="A626A4"/>
        </w:rPr>
        <w:t>print</w:t>
      </w:r>
      <w:r w:rsidRPr="135D02F5">
        <w:rPr>
          <w:rFonts w:ascii="Consolas" w:hAnsi="Consolas" w:eastAsia="Consolas" w:cs="Consolas"/>
          <w:color w:val="383A42"/>
        </w:rPr>
        <w:t xml:space="preserve">(s.stddev)    </w:t>
      </w:r>
      <w:r w:rsidRPr="135D02F5">
        <w:rPr>
          <w:rFonts w:ascii="Consolas" w:hAnsi="Consolas" w:eastAsia="Consolas" w:cs="Consolas"/>
          <w:i/>
          <w:iCs/>
          <w:color w:val="A0A1A7"/>
        </w:rPr>
        <w:t># Standard deviation</w:t>
      </w:r>
    </w:p>
    <w:p w:rsidR="135D02F5" w:rsidP="00210EC7" w:rsidRDefault="135D02F5" w14:paraId="4EC34BAC" w14:textId="2CD538D7">
      <w:pPr>
        <w:pStyle w:val="ListParagraph"/>
        <w:numPr>
          <w:ilvl w:val="0"/>
          <w:numId w:val="139"/>
        </w:numPr>
        <w:spacing w:after="0"/>
        <w:rPr>
          <w:rFonts w:ascii="Times New Roman" w:hAnsi="Times New Roman" w:eastAsia="Times New Roman" w:cs="Times New Roman"/>
          <w:b/>
          <w:bCs/>
        </w:rPr>
      </w:pPr>
      <w:r w:rsidRPr="135D02F5">
        <w:rPr>
          <w:rFonts w:ascii="Times New Roman" w:hAnsi="Times New Roman" w:eastAsia="Times New Roman" w:cs="Times New Roman"/>
          <w:b/>
          <w:bCs/>
        </w:rPr>
        <w:t>Channel Operations:</w:t>
      </w:r>
    </w:p>
    <w:p w:rsidR="135D02F5" w:rsidP="135D02F5" w:rsidRDefault="135D02F5" w14:paraId="4465981D" w14:textId="7AE189FE">
      <w:pPr>
        <w:spacing w:after="0"/>
      </w:pPr>
      <w:r w:rsidRPr="135D02F5">
        <w:rPr>
          <w:rFonts w:ascii="Times New Roman" w:hAnsi="Times New Roman" w:eastAsia="Times New Roman" w:cs="Times New Roman"/>
        </w:rPr>
        <w:t>python</w:t>
      </w:r>
    </w:p>
    <w:p w:rsidR="135D02F5" w:rsidP="135D02F5" w:rsidRDefault="135D02F5" w14:paraId="1089FCCA" w14:textId="455C4383">
      <w:pPr>
        <w:spacing w:after="0"/>
      </w:pPr>
      <w:r w:rsidRPr="135D02F5">
        <w:rPr>
          <w:rFonts w:ascii="Consolas" w:hAnsi="Consolas" w:eastAsia="Consolas" w:cs="Consolas"/>
          <w:color w:val="383A42"/>
        </w:rPr>
        <w:t xml:space="preserve">ch_r, ch_g, ch_b </w:t>
      </w:r>
      <w:r w:rsidRPr="135D02F5">
        <w:rPr>
          <w:rFonts w:ascii="Consolas" w:hAnsi="Consolas" w:eastAsia="Consolas" w:cs="Consolas"/>
          <w:color w:val="4078F2"/>
        </w:rPr>
        <w:t>=</w:t>
      </w:r>
      <w:r w:rsidRPr="135D02F5">
        <w:rPr>
          <w:rFonts w:ascii="Consolas" w:hAnsi="Consolas" w:eastAsia="Consolas" w:cs="Consolas"/>
          <w:color w:val="383A42"/>
        </w:rPr>
        <w:t xml:space="preserve"> im.split()  </w:t>
      </w:r>
      <w:r w:rsidRPr="135D02F5">
        <w:rPr>
          <w:rFonts w:ascii="Consolas" w:hAnsi="Consolas" w:eastAsia="Consolas" w:cs="Consolas"/>
          <w:i/>
          <w:iCs/>
          <w:color w:val="A0A1A7"/>
        </w:rPr>
        <w:t># Split channels</w:t>
      </w:r>
      <w:r>
        <w:br/>
      </w:r>
      <w:r w:rsidRPr="135D02F5">
        <w:rPr>
          <w:rFonts w:ascii="Consolas" w:hAnsi="Consolas" w:eastAsia="Consolas" w:cs="Consolas"/>
          <w:color w:val="383A42"/>
        </w:rPr>
        <w:t xml:space="preserve">im_merged </w:t>
      </w:r>
      <w:r w:rsidRPr="135D02F5">
        <w:rPr>
          <w:rFonts w:ascii="Consolas" w:hAnsi="Consolas" w:eastAsia="Consolas" w:cs="Consolas"/>
          <w:color w:val="4078F2"/>
        </w:rPr>
        <w:t>=</w:t>
      </w:r>
      <w:r w:rsidRPr="135D02F5">
        <w:rPr>
          <w:rFonts w:ascii="Consolas" w:hAnsi="Consolas" w:eastAsia="Consolas" w:cs="Consolas"/>
          <w:color w:val="383A42"/>
        </w:rPr>
        <w:t xml:space="preserve"> Image.merge(</w:t>
      </w:r>
      <w:r w:rsidRPr="135D02F5">
        <w:rPr>
          <w:rFonts w:ascii="Consolas" w:hAnsi="Consolas" w:eastAsia="Consolas" w:cs="Consolas"/>
          <w:color w:val="50A14F"/>
        </w:rPr>
        <w:t>'RGB'</w:t>
      </w:r>
      <w:r w:rsidRPr="135D02F5">
        <w:rPr>
          <w:rFonts w:ascii="Consolas" w:hAnsi="Consolas" w:eastAsia="Consolas" w:cs="Consolas"/>
          <w:color w:val="383A42"/>
        </w:rPr>
        <w:t xml:space="preserve">, (ch_b, ch_g, ch_r))  </w:t>
      </w:r>
      <w:r w:rsidRPr="135D02F5">
        <w:rPr>
          <w:rFonts w:ascii="Consolas" w:hAnsi="Consolas" w:eastAsia="Consolas" w:cs="Consolas"/>
          <w:i/>
          <w:iCs/>
          <w:color w:val="A0A1A7"/>
        </w:rPr>
        <w:t># Merge channels</w:t>
      </w:r>
    </w:p>
    <w:p w:rsidR="135D02F5" w:rsidP="00210EC7" w:rsidRDefault="135D02F5" w14:paraId="59D0CA7F" w14:textId="439AC4EF">
      <w:pPr>
        <w:pStyle w:val="ListParagraph"/>
        <w:numPr>
          <w:ilvl w:val="0"/>
          <w:numId w:val="138"/>
        </w:numPr>
        <w:spacing w:after="0"/>
        <w:rPr>
          <w:rFonts w:ascii="Times New Roman" w:hAnsi="Times New Roman" w:eastAsia="Times New Roman" w:cs="Times New Roman"/>
          <w:b/>
          <w:bCs/>
        </w:rPr>
      </w:pPr>
      <w:r w:rsidRPr="135D02F5">
        <w:rPr>
          <w:rFonts w:ascii="Times New Roman" w:hAnsi="Times New Roman" w:eastAsia="Times New Roman" w:cs="Times New Roman"/>
          <w:b/>
          <w:bCs/>
        </w:rPr>
        <w:t>Image Blending:</w:t>
      </w:r>
    </w:p>
    <w:p w:rsidR="135D02F5" w:rsidP="135D02F5" w:rsidRDefault="135D02F5" w14:paraId="41D03F4D" w14:textId="244901D8">
      <w:pPr>
        <w:spacing w:after="0"/>
      </w:pPr>
      <w:r w:rsidRPr="135D02F5">
        <w:rPr>
          <w:rFonts w:ascii="Times New Roman" w:hAnsi="Times New Roman" w:eastAsia="Times New Roman" w:cs="Times New Roman"/>
        </w:rPr>
        <w:t>python</w:t>
      </w:r>
    </w:p>
    <w:p w:rsidR="135D02F5" w:rsidP="135D02F5" w:rsidRDefault="135D02F5" w14:paraId="07D9018F" w14:textId="3F343A68">
      <w:pPr>
        <w:spacing w:after="0"/>
      </w:pPr>
      <w:r w:rsidRPr="135D02F5">
        <w:rPr>
          <w:rFonts w:ascii="Consolas" w:hAnsi="Consolas" w:eastAsia="Consolas" w:cs="Consolas"/>
          <w:color w:val="A626A4"/>
        </w:rPr>
        <w:t>from</w:t>
      </w:r>
      <w:r w:rsidRPr="135D02F5">
        <w:rPr>
          <w:rFonts w:ascii="Consolas" w:hAnsi="Consolas" w:eastAsia="Consolas" w:cs="Consolas"/>
          <w:color w:val="383A42"/>
        </w:rPr>
        <w:t xml:space="preserve"> PIL.ImageChops </w:t>
      </w:r>
      <w:r w:rsidRPr="135D02F5">
        <w:rPr>
          <w:rFonts w:ascii="Consolas" w:hAnsi="Consolas" w:eastAsia="Consolas" w:cs="Consolas"/>
          <w:color w:val="A626A4"/>
        </w:rPr>
        <w:t>import</w:t>
      </w:r>
      <w:r w:rsidRPr="135D02F5">
        <w:rPr>
          <w:rFonts w:ascii="Consolas" w:hAnsi="Consolas" w:eastAsia="Consolas" w:cs="Consolas"/>
          <w:color w:val="383A42"/>
        </w:rPr>
        <w:t xml:space="preserve"> add, subtract, multiply, difference, blend</w:t>
      </w:r>
      <w:r>
        <w:br/>
      </w:r>
      <w:r w:rsidRPr="135D02F5">
        <w:rPr>
          <w:rFonts w:ascii="Consolas" w:hAnsi="Consolas" w:eastAsia="Consolas" w:cs="Consolas"/>
          <w:color w:val="383A42"/>
        </w:rPr>
        <w:t xml:space="preserve">im_blended </w:t>
      </w:r>
      <w:r w:rsidRPr="135D02F5">
        <w:rPr>
          <w:rFonts w:ascii="Consolas" w:hAnsi="Consolas" w:eastAsia="Consolas" w:cs="Consolas"/>
          <w:color w:val="4078F2"/>
        </w:rPr>
        <w:t>=</w:t>
      </w:r>
      <w:r w:rsidRPr="135D02F5">
        <w:rPr>
          <w:rFonts w:ascii="Consolas" w:hAnsi="Consolas" w:eastAsia="Consolas" w:cs="Consolas"/>
          <w:color w:val="383A42"/>
        </w:rPr>
        <w:t xml:space="preserve"> blend(im1, im2, alpha</w:t>
      </w:r>
      <w:r w:rsidRPr="135D02F5">
        <w:rPr>
          <w:rFonts w:ascii="Consolas" w:hAnsi="Consolas" w:eastAsia="Consolas" w:cs="Consolas"/>
          <w:color w:val="4078F2"/>
        </w:rPr>
        <w:t>=</w:t>
      </w:r>
      <w:r w:rsidRPr="135D02F5">
        <w:rPr>
          <w:rFonts w:ascii="Consolas" w:hAnsi="Consolas" w:eastAsia="Consolas" w:cs="Consolas"/>
          <w:color w:val="B76B01"/>
        </w:rPr>
        <w:t>0.5</w:t>
      </w:r>
      <w:r w:rsidRPr="135D02F5">
        <w:rPr>
          <w:rFonts w:ascii="Consolas" w:hAnsi="Consolas" w:eastAsia="Consolas" w:cs="Consolas"/>
          <w:color w:val="383A42"/>
        </w:rPr>
        <w:t>)</w:t>
      </w:r>
      <w:r>
        <w:br/>
      </w:r>
      <w:r w:rsidRPr="135D02F5">
        <w:rPr>
          <w:rFonts w:ascii="Consolas" w:hAnsi="Consolas" w:eastAsia="Consolas" w:cs="Consolas"/>
          <w:color w:val="383A42"/>
        </w:rPr>
        <w:t xml:space="preserve">im_diff </w:t>
      </w:r>
      <w:r w:rsidRPr="135D02F5">
        <w:rPr>
          <w:rFonts w:ascii="Consolas" w:hAnsi="Consolas" w:eastAsia="Consolas" w:cs="Consolas"/>
          <w:color w:val="4078F2"/>
        </w:rPr>
        <w:t>=</w:t>
      </w:r>
      <w:r w:rsidRPr="135D02F5">
        <w:rPr>
          <w:rFonts w:ascii="Consolas" w:hAnsi="Consolas" w:eastAsia="Consolas" w:cs="Consolas"/>
          <w:color w:val="383A42"/>
        </w:rPr>
        <w:t xml:space="preserve"> difference(im1, im2)</w:t>
      </w:r>
    </w:p>
    <w:p w:rsidR="135D02F5" w:rsidP="135D02F5" w:rsidRDefault="135D02F5" w14:paraId="06BE8ABE" w14:textId="5A552F2D">
      <w:pPr>
        <w:spacing w:before="240" w:after="240"/>
      </w:pPr>
      <w:r w:rsidRPr="135D02F5">
        <w:rPr>
          <w:rFonts w:ascii="Times New Roman" w:hAnsi="Times New Roman" w:eastAsia="Times New Roman" w:cs="Times New Roman"/>
          <w:b/>
          <w:bCs/>
        </w:rPr>
        <w:t>Manipulasi dengan scikit-image:</w:t>
      </w:r>
    </w:p>
    <w:p w:rsidR="135D02F5" w:rsidP="00210EC7" w:rsidRDefault="135D02F5" w14:paraId="142AE1F2" w14:textId="075A4F29">
      <w:pPr>
        <w:pStyle w:val="ListParagraph"/>
        <w:numPr>
          <w:ilvl w:val="0"/>
          <w:numId w:val="137"/>
        </w:numPr>
        <w:spacing w:after="0"/>
        <w:rPr>
          <w:rFonts w:ascii="Times New Roman" w:hAnsi="Times New Roman" w:eastAsia="Times New Roman" w:cs="Times New Roman"/>
          <w:b/>
          <w:bCs/>
        </w:rPr>
      </w:pPr>
      <w:r w:rsidRPr="135D02F5">
        <w:rPr>
          <w:rFonts w:ascii="Times New Roman" w:hAnsi="Times New Roman" w:eastAsia="Times New Roman" w:cs="Times New Roman"/>
          <w:b/>
          <w:bCs/>
        </w:rPr>
        <w:t>Geometric Transformations:</w:t>
      </w:r>
    </w:p>
    <w:p w:rsidR="135D02F5" w:rsidP="135D02F5" w:rsidRDefault="135D02F5" w14:paraId="19DE89AF" w14:textId="746BB134">
      <w:pPr>
        <w:spacing w:after="0"/>
      </w:pPr>
      <w:r w:rsidRPr="135D02F5">
        <w:rPr>
          <w:rFonts w:ascii="Times New Roman" w:hAnsi="Times New Roman" w:eastAsia="Times New Roman" w:cs="Times New Roman"/>
        </w:rPr>
        <w:t>python</w:t>
      </w:r>
    </w:p>
    <w:p w:rsidR="135D02F5" w:rsidP="135D02F5" w:rsidRDefault="135D02F5" w14:paraId="1F581210" w14:textId="529E7191">
      <w:pPr>
        <w:spacing w:after="0"/>
      </w:pPr>
      <w:r w:rsidRPr="135D02F5">
        <w:rPr>
          <w:rFonts w:ascii="Consolas" w:hAnsi="Consolas" w:eastAsia="Consolas" w:cs="Consolas"/>
          <w:color w:val="A626A4"/>
        </w:rPr>
        <w:t>from</w:t>
      </w:r>
      <w:r w:rsidRPr="135D02F5">
        <w:rPr>
          <w:rFonts w:ascii="Consolas" w:hAnsi="Consolas" w:eastAsia="Consolas" w:cs="Consolas"/>
          <w:color w:val="383A42"/>
        </w:rPr>
        <w:t xml:space="preserve"> skimage.transform </w:t>
      </w:r>
      <w:r w:rsidRPr="135D02F5">
        <w:rPr>
          <w:rFonts w:ascii="Consolas" w:hAnsi="Consolas" w:eastAsia="Consolas" w:cs="Consolas"/>
          <w:color w:val="A626A4"/>
        </w:rPr>
        <w:t>import</w:t>
      </w:r>
      <w:r w:rsidRPr="135D02F5">
        <w:rPr>
          <w:rFonts w:ascii="Consolas" w:hAnsi="Consolas" w:eastAsia="Consolas" w:cs="Consolas"/>
          <w:color w:val="383A42"/>
        </w:rPr>
        <w:t xml:space="preserve"> SimilarityTransform, warp, swirl</w:t>
      </w:r>
      <w:r>
        <w:br/>
      </w:r>
      <w:r w:rsidRPr="135D02F5">
        <w:rPr>
          <w:rFonts w:ascii="Consolas" w:hAnsi="Consolas" w:eastAsia="Consolas" w:cs="Consolas"/>
          <w:color w:val="383A42"/>
        </w:rPr>
        <w:t xml:space="preserve">tform </w:t>
      </w:r>
      <w:r w:rsidRPr="135D02F5">
        <w:rPr>
          <w:rFonts w:ascii="Consolas" w:hAnsi="Consolas" w:eastAsia="Consolas" w:cs="Consolas"/>
          <w:color w:val="4078F2"/>
        </w:rPr>
        <w:t>=</w:t>
      </w:r>
      <w:r w:rsidRPr="135D02F5">
        <w:rPr>
          <w:rFonts w:ascii="Consolas" w:hAnsi="Consolas" w:eastAsia="Consolas" w:cs="Consolas"/>
          <w:color w:val="383A42"/>
        </w:rPr>
        <w:t xml:space="preserve"> SimilarityTransform(scale</w:t>
      </w:r>
      <w:r w:rsidRPr="135D02F5">
        <w:rPr>
          <w:rFonts w:ascii="Consolas" w:hAnsi="Consolas" w:eastAsia="Consolas" w:cs="Consolas"/>
          <w:color w:val="4078F2"/>
        </w:rPr>
        <w:t>=</w:t>
      </w:r>
      <w:r w:rsidRPr="135D02F5">
        <w:rPr>
          <w:rFonts w:ascii="Consolas" w:hAnsi="Consolas" w:eastAsia="Consolas" w:cs="Consolas"/>
          <w:color w:val="B76B01"/>
        </w:rPr>
        <w:t>0.9</w:t>
      </w:r>
      <w:r w:rsidRPr="135D02F5">
        <w:rPr>
          <w:rFonts w:ascii="Consolas" w:hAnsi="Consolas" w:eastAsia="Consolas" w:cs="Consolas"/>
          <w:color w:val="383A42"/>
        </w:rPr>
        <w:t>, rotation</w:t>
      </w:r>
      <w:r w:rsidRPr="135D02F5">
        <w:rPr>
          <w:rFonts w:ascii="Consolas" w:hAnsi="Consolas" w:eastAsia="Consolas" w:cs="Consolas"/>
          <w:color w:val="4078F2"/>
        </w:rPr>
        <w:t>=</w:t>
      </w:r>
      <w:r w:rsidRPr="135D02F5">
        <w:rPr>
          <w:rFonts w:ascii="Consolas" w:hAnsi="Consolas" w:eastAsia="Consolas" w:cs="Consolas"/>
          <w:color w:val="383A42"/>
        </w:rPr>
        <w:t>np.pi</w:t>
      </w:r>
      <w:r w:rsidRPr="135D02F5">
        <w:rPr>
          <w:rFonts w:ascii="Consolas" w:hAnsi="Consolas" w:eastAsia="Consolas" w:cs="Consolas"/>
          <w:color w:val="4078F2"/>
        </w:rPr>
        <w:t>/</w:t>
      </w:r>
      <w:r w:rsidRPr="135D02F5">
        <w:rPr>
          <w:rFonts w:ascii="Consolas" w:hAnsi="Consolas" w:eastAsia="Consolas" w:cs="Consolas"/>
          <w:color w:val="B76B01"/>
        </w:rPr>
        <w:t>4</w:t>
      </w:r>
      <w:r w:rsidRPr="135D02F5">
        <w:rPr>
          <w:rFonts w:ascii="Consolas" w:hAnsi="Consolas" w:eastAsia="Consolas" w:cs="Consolas"/>
          <w:color w:val="383A42"/>
        </w:rPr>
        <w:t>)</w:t>
      </w:r>
      <w:r>
        <w:br/>
      </w:r>
      <w:r w:rsidRPr="135D02F5">
        <w:rPr>
          <w:rFonts w:ascii="Consolas" w:hAnsi="Consolas" w:eastAsia="Consolas" w:cs="Consolas"/>
          <w:color w:val="383A42"/>
        </w:rPr>
        <w:t xml:space="preserve">warped </w:t>
      </w:r>
      <w:r w:rsidRPr="135D02F5">
        <w:rPr>
          <w:rFonts w:ascii="Consolas" w:hAnsi="Consolas" w:eastAsia="Consolas" w:cs="Consolas"/>
          <w:color w:val="4078F2"/>
        </w:rPr>
        <w:t>=</w:t>
      </w:r>
      <w:r w:rsidRPr="135D02F5">
        <w:rPr>
          <w:rFonts w:ascii="Consolas" w:hAnsi="Consolas" w:eastAsia="Consolas" w:cs="Consolas"/>
          <w:color w:val="383A42"/>
        </w:rPr>
        <w:t xml:space="preserve"> warp(im, tform)</w:t>
      </w:r>
      <w:r>
        <w:br/>
      </w:r>
      <w:r w:rsidRPr="135D02F5">
        <w:rPr>
          <w:rFonts w:ascii="Consolas" w:hAnsi="Consolas" w:eastAsia="Consolas" w:cs="Consolas"/>
          <w:color w:val="383A42"/>
        </w:rPr>
        <w:t xml:space="preserve">swirled </w:t>
      </w:r>
      <w:r w:rsidRPr="135D02F5">
        <w:rPr>
          <w:rFonts w:ascii="Consolas" w:hAnsi="Consolas" w:eastAsia="Consolas" w:cs="Consolas"/>
          <w:color w:val="4078F2"/>
        </w:rPr>
        <w:t>=</w:t>
      </w:r>
      <w:r w:rsidRPr="135D02F5">
        <w:rPr>
          <w:rFonts w:ascii="Consolas" w:hAnsi="Consolas" w:eastAsia="Consolas" w:cs="Consolas"/>
          <w:color w:val="383A42"/>
        </w:rPr>
        <w:t xml:space="preserve"> swirl(im, strength</w:t>
      </w:r>
      <w:r w:rsidRPr="135D02F5">
        <w:rPr>
          <w:rFonts w:ascii="Consolas" w:hAnsi="Consolas" w:eastAsia="Consolas" w:cs="Consolas"/>
          <w:color w:val="4078F2"/>
        </w:rPr>
        <w:t>=</w:t>
      </w:r>
      <w:r w:rsidRPr="135D02F5">
        <w:rPr>
          <w:rFonts w:ascii="Consolas" w:hAnsi="Consolas" w:eastAsia="Consolas" w:cs="Consolas"/>
          <w:color w:val="B76B01"/>
        </w:rPr>
        <w:t>15</w:t>
      </w:r>
      <w:r w:rsidRPr="135D02F5">
        <w:rPr>
          <w:rFonts w:ascii="Consolas" w:hAnsi="Consolas" w:eastAsia="Consolas" w:cs="Consolas"/>
          <w:color w:val="383A42"/>
        </w:rPr>
        <w:t>, radius</w:t>
      </w:r>
      <w:r w:rsidRPr="135D02F5">
        <w:rPr>
          <w:rFonts w:ascii="Consolas" w:hAnsi="Consolas" w:eastAsia="Consolas" w:cs="Consolas"/>
          <w:color w:val="4078F2"/>
        </w:rPr>
        <w:t>=</w:t>
      </w:r>
      <w:r w:rsidRPr="135D02F5">
        <w:rPr>
          <w:rFonts w:ascii="Consolas" w:hAnsi="Consolas" w:eastAsia="Consolas" w:cs="Consolas"/>
          <w:color w:val="B76B01"/>
        </w:rPr>
        <w:t>200</w:t>
      </w:r>
      <w:r w:rsidRPr="135D02F5">
        <w:rPr>
          <w:rFonts w:ascii="Consolas" w:hAnsi="Consolas" w:eastAsia="Consolas" w:cs="Consolas"/>
          <w:color w:val="383A42"/>
        </w:rPr>
        <w:t>)</w:t>
      </w:r>
    </w:p>
    <w:p w:rsidR="135D02F5" w:rsidP="00210EC7" w:rsidRDefault="135D02F5" w14:paraId="651EA91B" w14:textId="1639A4FA">
      <w:pPr>
        <w:pStyle w:val="ListParagraph"/>
        <w:numPr>
          <w:ilvl w:val="0"/>
          <w:numId w:val="136"/>
        </w:numPr>
        <w:spacing w:after="0"/>
        <w:rPr>
          <w:rFonts w:ascii="Times New Roman" w:hAnsi="Times New Roman" w:eastAsia="Times New Roman" w:cs="Times New Roman"/>
          <w:b/>
          <w:bCs/>
        </w:rPr>
      </w:pPr>
      <w:r w:rsidRPr="135D02F5">
        <w:rPr>
          <w:rFonts w:ascii="Times New Roman" w:hAnsi="Times New Roman" w:eastAsia="Times New Roman" w:cs="Times New Roman"/>
          <w:b/>
          <w:bCs/>
        </w:rPr>
        <w:t>Adding Noise:</w:t>
      </w:r>
    </w:p>
    <w:p w:rsidR="135D02F5" w:rsidP="135D02F5" w:rsidRDefault="135D02F5" w14:paraId="1639EFFA" w14:textId="46057D89">
      <w:pPr>
        <w:spacing w:after="0"/>
      </w:pPr>
      <w:r w:rsidRPr="135D02F5">
        <w:rPr>
          <w:rFonts w:ascii="Times New Roman" w:hAnsi="Times New Roman" w:eastAsia="Times New Roman" w:cs="Times New Roman"/>
        </w:rPr>
        <w:t>python</w:t>
      </w:r>
    </w:p>
    <w:p w:rsidR="135D02F5" w:rsidP="135D02F5" w:rsidRDefault="135D02F5" w14:paraId="55241E4D" w14:textId="65AA043D">
      <w:pPr>
        <w:spacing w:after="0"/>
      </w:pPr>
      <w:r w:rsidRPr="135D02F5">
        <w:rPr>
          <w:rFonts w:ascii="Consolas" w:hAnsi="Consolas" w:eastAsia="Consolas" w:cs="Consolas"/>
          <w:color w:val="A626A4"/>
        </w:rPr>
        <w:t>from</w:t>
      </w:r>
      <w:r w:rsidRPr="135D02F5">
        <w:rPr>
          <w:rFonts w:ascii="Consolas" w:hAnsi="Consolas" w:eastAsia="Consolas" w:cs="Consolas"/>
          <w:color w:val="383A42"/>
        </w:rPr>
        <w:t xml:space="preserve"> skimage.util </w:t>
      </w:r>
      <w:r w:rsidRPr="135D02F5">
        <w:rPr>
          <w:rFonts w:ascii="Consolas" w:hAnsi="Consolas" w:eastAsia="Consolas" w:cs="Consolas"/>
          <w:color w:val="A626A4"/>
        </w:rPr>
        <w:t>import</w:t>
      </w:r>
      <w:r w:rsidRPr="135D02F5">
        <w:rPr>
          <w:rFonts w:ascii="Consolas" w:hAnsi="Consolas" w:eastAsia="Consolas" w:cs="Consolas"/>
          <w:color w:val="383A42"/>
        </w:rPr>
        <w:t xml:space="preserve"> random_noise</w:t>
      </w:r>
      <w:r>
        <w:br/>
      </w:r>
      <w:r w:rsidRPr="135D02F5">
        <w:rPr>
          <w:rFonts w:ascii="Consolas" w:hAnsi="Consolas" w:eastAsia="Consolas" w:cs="Consolas"/>
          <w:color w:val="383A42"/>
        </w:rPr>
        <w:t xml:space="preserve">noisy </w:t>
      </w:r>
      <w:r w:rsidRPr="135D02F5">
        <w:rPr>
          <w:rFonts w:ascii="Consolas" w:hAnsi="Consolas" w:eastAsia="Consolas" w:cs="Consolas"/>
          <w:color w:val="4078F2"/>
        </w:rPr>
        <w:t>=</w:t>
      </w:r>
      <w:r w:rsidRPr="135D02F5">
        <w:rPr>
          <w:rFonts w:ascii="Consolas" w:hAnsi="Consolas" w:eastAsia="Consolas" w:cs="Consolas"/>
          <w:color w:val="383A42"/>
        </w:rPr>
        <w:t xml:space="preserve"> random_noise(im, var</w:t>
      </w:r>
      <w:r w:rsidRPr="135D02F5">
        <w:rPr>
          <w:rFonts w:ascii="Consolas" w:hAnsi="Consolas" w:eastAsia="Consolas" w:cs="Consolas"/>
          <w:color w:val="4078F2"/>
        </w:rPr>
        <w:t>=</w:t>
      </w:r>
      <w:r w:rsidRPr="135D02F5">
        <w:rPr>
          <w:rFonts w:ascii="Consolas" w:hAnsi="Consolas" w:eastAsia="Consolas" w:cs="Consolas"/>
          <w:color w:val="B76B01"/>
        </w:rPr>
        <w:t>0.1</w:t>
      </w:r>
      <w:r w:rsidRPr="135D02F5">
        <w:rPr>
          <w:rFonts w:ascii="Consolas" w:hAnsi="Consolas" w:eastAsia="Consolas" w:cs="Consolas"/>
          <w:color w:val="4078F2"/>
        </w:rPr>
        <w:t>**</w:t>
      </w:r>
      <w:r w:rsidRPr="135D02F5">
        <w:rPr>
          <w:rFonts w:ascii="Consolas" w:hAnsi="Consolas" w:eastAsia="Consolas" w:cs="Consolas"/>
          <w:color w:val="B76B01"/>
        </w:rPr>
        <w:t>2</w:t>
      </w:r>
      <w:r w:rsidRPr="135D02F5">
        <w:rPr>
          <w:rFonts w:ascii="Consolas" w:hAnsi="Consolas" w:eastAsia="Consolas" w:cs="Consolas"/>
          <w:color w:val="383A42"/>
        </w:rPr>
        <w:t xml:space="preserve">)  </w:t>
      </w:r>
      <w:r w:rsidRPr="135D02F5">
        <w:rPr>
          <w:rFonts w:ascii="Consolas" w:hAnsi="Consolas" w:eastAsia="Consolas" w:cs="Consolas"/>
          <w:i/>
          <w:iCs/>
          <w:color w:val="A0A1A7"/>
        </w:rPr>
        <w:t># Gaussian noise</w:t>
      </w:r>
    </w:p>
    <w:p w:rsidR="135D02F5" w:rsidP="135D02F5" w:rsidRDefault="135D02F5" w14:paraId="023756B4" w14:textId="2D0F9335">
      <w:pPr>
        <w:spacing w:before="240" w:after="240"/>
      </w:pPr>
      <w:r w:rsidRPr="135D02F5">
        <w:rPr>
          <w:rFonts w:ascii="Times New Roman" w:hAnsi="Times New Roman" w:eastAsia="Times New Roman" w:cs="Times New Roman"/>
          <w:b/>
          <w:bCs/>
        </w:rPr>
        <w:t>Manipulasi dengan Matplotlib:</w:t>
      </w:r>
    </w:p>
    <w:p w:rsidR="135D02F5" w:rsidP="135D02F5" w:rsidRDefault="135D02F5" w14:paraId="0B6933E7" w14:textId="5FE73900">
      <w:pPr>
        <w:spacing w:after="0"/>
      </w:pPr>
      <w:r w:rsidRPr="135D02F5">
        <w:rPr>
          <w:rFonts w:ascii="Times New Roman" w:hAnsi="Times New Roman" w:eastAsia="Times New Roman" w:cs="Times New Roman"/>
        </w:rPr>
        <w:t>python</w:t>
      </w:r>
    </w:p>
    <w:p w:rsidR="135D02F5" w:rsidP="135D02F5" w:rsidRDefault="135D02F5" w14:paraId="2B540E25" w14:textId="6F75DCD9">
      <w:pPr>
        <w:spacing w:after="0"/>
      </w:pPr>
      <w:r w:rsidRPr="135D02F5">
        <w:rPr>
          <w:rFonts w:ascii="Consolas" w:hAnsi="Consolas" w:eastAsia="Consolas" w:cs="Consolas"/>
          <w:i/>
          <w:iCs/>
          <w:color w:val="A0A1A7"/>
        </w:rPr>
        <w:t># Contour lines</w:t>
      </w:r>
      <w:r>
        <w:br/>
      </w:r>
      <w:r w:rsidRPr="135D02F5">
        <w:rPr>
          <w:rFonts w:ascii="Consolas" w:hAnsi="Consolas" w:eastAsia="Consolas" w:cs="Consolas"/>
          <w:color w:val="383A42"/>
        </w:rPr>
        <w:t>plt.contour(np.flipud(im), levels</w:t>
      </w:r>
      <w:r w:rsidRPr="135D02F5">
        <w:rPr>
          <w:rFonts w:ascii="Consolas" w:hAnsi="Consolas" w:eastAsia="Consolas" w:cs="Consolas"/>
          <w:color w:val="4078F2"/>
        </w:rPr>
        <w:t>=</w:t>
      </w:r>
      <w:r w:rsidRPr="135D02F5">
        <w:rPr>
          <w:rFonts w:ascii="Consolas" w:hAnsi="Consolas" w:eastAsia="Consolas" w:cs="Consolas"/>
          <w:color w:val="B76B01"/>
        </w:rPr>
        <w:t>100</w:t>
      </w:r>
      <w:r w:rsidRPr="135D02F5">
        <w:rPr>
          <w:rFonts w:ascii="Consolas" w:hAnsi="Consolas" w:eastAsia="Consolas" w:cs="Consolas"/>
          <w:color w:val="383A42"/>
        </w:rPr>
        <w:t>)</w:t>
      </w:r>
      <w:r>
        <w:br/>
      </w:r>
      <w:r w:rsidRPr="135D02F5">
        <w:rPr>
          <w:rFonts w:ascii="Consolas" w:hAnsi="Consolas" w:eastAsia="Consolas" w:cs="Consolas"/>
          <w:color w:val="383A42"/>
        </w:rPr>
        <w:t>plt.contourf(np.flipud(im), cmap</w:t>
      </w:r>
      <w:r w:rsidRPr="135D02F5">
        <w:rPr>
          <w:rFonts w:ascii="Consolas" w:hAnsi="Consolas" w:eastAsia="Consolas" w:cs="Consolas"/>
          <w:color w:val="4078F2"/>
        </w:rPr>
        <w:t>=</w:t>
      </w:r>
      <w:r w:rsidRPr="135D02F5">
        <w:rPr>
          <w:rFonts w:ascii="Consolas" w:hAnsi="Consolas" w:eastAsia="Consolas" w:cs="Consolas"/>
          <w:color w:val="50A14F"/>
        </w:rPr>
        <w:t>'inferno'</w:t>
      </w:r>
      <w:r w:rsidRPr="135D02F5">
        <w:rPr>
          <w:rFonts w:ascii="Consolas" w:hAnsi="Consolas" w:eastAsia="Consolas" w:cs="Consolas"/>
          <w:color w:val="383A42"/>
        </w:rPr>
        <w:t xml:space="preserve">)  </w:t>
      </w:r>
      <w:r w:rsidRPr="135D02F5">
        <w:rPr>
          <w:rFonts w:ascii="Consolas" w:hAnsi="Consolas" w:eastAsia="Consolas" w:cs="Consolas"/>
          <w:i/>
          <w:iCs/>
          <w:color w:val="A0A1A7"/>
        </w:rPr>
        <w:t># Filled contour</w:t>
      </w:r>
    </w:p>
    <w:p w:rsidR="135D02F5" w:rsidP="135D02F5" w:rsidRDefault="135D02F5" w14:paraId="682F5F02" w14:textId="19A0E31B"/>
    <w:p w:rsidR="135D02F5" w:rsidP="135D02F5" w:rsidRDefault="135D02F5" w14:paraId="265E71E1" w14:textId="5C854EB1">
      <w:pPr>
        <w:pStyle w:val="Heading2"/>
        <w:spacing w:before="299" w:after="299"/>
        <w:rPr>
          <w:rFonts w:ascii="Times New Roman" w:hAnsi="Times New Roman" w:eastAsia="Times New Roman" w:cs="Times New Roman"/>
          <w:b/>
          <w:bCs/>
          <w:color w:val="auto"/>
          <w:sz w:val="24"/>
          <w:szCs w:val="24"/>
        </w:rPr>
      </w:pPr>
      <w:bookmarkStart w:name="_Toc213102622" w:id="12"/>
      <w:r w:rsidRPr="135D02F5">
        <w:rPr>
          <w:rFonts w:ascii="Times New Roman" w:hAnsi="Times New Roman" w:eastAsia="Times New Roman" w:cs="Times New Roman"/>
          <w:b/>
          <w:bCs/>
          <w:color w:val="auto"/>
          <w:sz w:val="24"/>
          <w:szCs w:val="24"/>
        </w:rPr>
        <w:t>1.2 PEMBAHASAN BAB 1</w:t>
      </w:r>
      <w:bookmarkEnd w:id="12"/>
    </w:p>
    <w:p w:rsidR="135D02F5" w:rsidP="135D02F5" w:rsidRDefault="5190EF0B" w14:paraId="1F1627D7" w14:textId="5D6F4670">
      <w:pPr>
        <w:pStyle w:val="Heading3"/>
      </w:pPr>
      <w:bookmarkStart w:name="_Toc213102623" w:id="13"/>
      <w:r w:rsidRPr="5190EF0B">
        <w:t>1.2.1 Pentingnya Pemahaman Dasar Image Processing</w:t>
      </w:r>
      <w:bookmarkEnd w:id="13"/>
    </w:p>
    <w:p w:rsidR="135D02F5" w:rsidP="135D02F5" w:rsidRDefault="135D02F5" w14:paraId="1D854C8F" w14:textId="6F4FCCE6">
      <w:pPr>
        <w:spacing w:before="240" w:after="240"/>
        <w:jc w:val="both"/>
      </w:pPr>
      <w:r w:rsidRPr="135D02F5">
        <w:rPr>
          <w:rFonts w:ascii="Times New Roman" w:hAnsi="Times New Roman" w:eastAsia="Times New Roman" w:cs="Times New Roman"/>
        </w:rPr>
        <w:t>Bab 1 memberikan fondasi yang sangat penting bagi siapa saja yang ingin mempelajari image processing. Pemahaman tentang representasi digital image sebagai array numerik menjadi kunci untuk memahami bagaimana komputer "melihat" dan memproses gambar. Konsep bahwa gambar adalah fungsi matematis dua dimensi memungkinkan penerapan berbagai operasi matematis dan algoritma untuk memanipulasi gambar.</w:t>
      </w:r>
    </w:p>
    <w:p w:rsidR="135D02F5" w:rsidP="135D02F5" w:rsidRDefault="135D02F5" w14:paraId="533973EE" w14:textId="30808FBD">
      <w:pPr>
        <w:spacing w:before="240" w:after="240"/>
        <w:jc w:val="both"/>
      </w:pPr>
      <w:r w:rsidRPr="135D02F5">
        <w:rPr>
          <w:rFonts w:ascii="Times New Roman" w:hAnsi="Times New Roman" w:eastAsia="Times New Roman" w:cs="Times New Roman"/>
        </w:rPr>
        <w:t>Representasi gambar sebagai matrix atau array multidimensi memberikan fleksibilitas tinggi dalam pemrosesan. Setiap pixel dapat diakses, dimodifikasi, atau dianalisis secara individual maupun kolektif. Hal ini membuka peluang untuk berbagai aplikasi, mulai dari peningkatan kualitas gambar sederhana hingga aplikasi kompleks seperti computer vision dan deep learning.</w:t>
      </w:r>
    </w:p>
    <w:p w:rsidR="135D02F5" w:rsidP="5190EF0B" w:rsidRDefault="5190EF0B" w14:paraId="365C6CE7" w14:textId="100E89B6">
      <w:pPr>
        <w:pStyle w:val="Heading3"/>
      </w:pPr>
      <w:bookmarkStart w:name="_Toc213102624" w:id="14"/>
      <w:r w:rsidRPr="5190EF0B">
        <w:t>1.2.2 Signifikansi Image Processing Pipeline</w:t>
      </w:r>
      <w:bookmarkEnd w:id="14"/>
    </w:p>
    <w:p w:rsidR="135D02F5" w:rsidP="135D02F5" w:rsidRDefault="135D02F5" w14:paraId="1F7E680D" w14:textId="20923C9E">
      <w:pPr>
        <w:spacing w:before="240" w:after="240"/>
        <w:jc w:val="both"/>
      </w:pPr>
      <w:r w:rsidRPr="135D02F5">
        <w:rPr>
          <w:rFonts w:ascii="Times New Roman" w:hAnsi="Times New Roman" w:eastAsia="Times New Roman" w:cs="Times New Roman"/>
        </w:rPr>
        <w:t>Pipeline image processing yang dijelaskan dalam bab ini bukan sekadar urutan langkah teknis, tetapi merepresentasikan alur berpikir sistematis dalam menyelesaikan masalah image processing. Pipeline ini mengajarkan pendekatan terstruktur:</w:t>
      </w:r>
    </w:p>
    <w:p w:rsidR="135D02F5" w:rsidP="00210EC7" w:rsidRDefault="135D02F5" w14:paraId="357F713F" w14:textId="1A5D5879">
      <w:pPr>
        <w:pStyle w:val="ListParagraph"/>
        <w:numPr>
          <w:ilvl w:val="0"/>
          <w:numId w:val="135"/>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Tahap Awal (Acquisition &amp; Loading):</w:t>
      </w:r>
      <w:r w:rsidRPr="135D02F5">
        <w:rPr>
          <w:rFonts w:ascii="Times New Roman" w:hAnsi="Times New Roman" w:eastAsia="Times New Roman" w:cs="Times New Roman"/>
        </w:rPr>
        <w:t xml:space="preserve"> Memastikan data gambar dapat diakses dengan benar</w:t>
      </w:r>
    </w:p>
    <w:p w:rsidR="135D02F5" w:rsidP="00210EC7" w:rsidRDefault="135D02F5" w14:paraId="5411A049" w14:textId="51BD6B53">
      <w:pPr>
        <w:pStyle w:val="ListParagraph"/>
        <w:numPr>
          <w:ilvl w:val="0"/>
          <w:numId w:val="135"/>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Tahap Pre-processing:</w:t>
      </w:r>
      <w:r w:rsidRPr="135D02F5">
        <w:rPr>
          <w:rFonts w:ascii="Times New Roman" w:hAnsi="Times New Roman" w:eastAsia="Times New Roman" w:cs="Times New Roman"/>
        </w:rPr>
        <w:t xml:space="preserve"> Mempersiapkan gambar agar siap untuk analisis lebih lanjut</w:t>
      </w:r>
    </w:p>
    <w:p w:rsidR="135D02F5" w:rsidP="00210EC7" w:rsidRDefault="135D02F5" w14:paraId="10ED7D4A" w14:textId="2632CB8F">
      <w:pPr>
        <w:pStyle w:val="ListParagraph"/>
        <w:numPr>
          <w:ilvl w:val="0"/>
          <w:numId w:val="135"/>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Tahap Processing:</w:t>
      </w:r>
      <w:r w:rsidRPr="135D02F5">
        <w:rPr>
          <w:rFonts w:ascii="Times New Roman" w:hAnsi="Times New Roman" w:eastAsia="Times New Roman" w:cs="Times New Roman"/>
        </w:rPr>
        <w:t xml:space="preserve"> Menerapkan algoritma untuk ekstraksi informasi</w:t>
      </w:r>
    </w:p>
    <w:p w:rsidR="135D02F5" w:rsidP="00210EC7" w:rsidRDefault="135D02F5" w14:paraId="268293AA" w14:textId="4E0F9BF0">
      <w:pPr>
        <w:pStyle w:val="ListParagraph"/>
        <w:numPr>
          <w:ilvl w:val="0"/>
          <w:numId w:val="135"/>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Tahap Interpretation:</w:t>
      </w:r>
      <w:r w:rsidRPr="135D02F5">
        <w:rPr>
          <w:rFonts w:ascii="Times New Roman" w:hAnsi="Times New Roman" w:eastAsia="Times New Roman" w:cs="Times New Roman"/>
        </w:rPr>
        <w:t xml:space="preserve"> Menghasilkan output yang bermakna</w:t>
      </w:r>
    </w:p>
    <w:p w:rsidR="135D02F5" w:rsidP="135D02F5" w:rsidRDefault="135D02F5" w14:paraId="3D0C3922" w14:textId="64078387">
      <w:pPr>
        <w:spacing w:before="240" w:after="240"/>
        <w:jc w:val="both"/>
      </w:pPr>
      <w:r w:rsidRPr="135D02F5">
        <w:rPr>
          <w:rFonts w:ascii="Times New Roman" w:hAnsi="Times New Roman" w:eastAsia="Times New Roman" w:cs="Times New Roman"/>
        </w:rPr>
        <w:t>Pendekatan sistematis ini sangat penting dalam proyek nyata karena:</w:t>
      </w:r>
    </w:p>
    <w:p w:rsidR="135D02F5" w:rsidP="00210EC7" w:rsidRDefault="135D02F5" w14:paraId="06CE5046" w14:textId="1779AABC">
      <w:pPr>
        <w:pStyle w:val="ListParagraph"/>
        <w:numPr>
          <w:ilvl w:val="0"/>
          <w:numId w:val="134"/>
        </w:numPr>
        <w:spacing w:after="0"/>
        <w:rPr>
          <w:rFonts w:ascii="Times New Roman" w:hAnsi="Times New Roman" w:eastAsia="Times New Roman" w:cs="Times New Roman"/>
        </w:rPr>
      </w:pPr>
      <w:r w:rsidRPr="135D02F5">
        <w:rPr>
          <w:rFonts w:ascii="Times New Roman" w:hAnsi="Times New Roman" w:eastAsia="Times New Roman" w:cs="Times New Roman"/>
        </w:rPr>
        <w:t>Memudahkan debugging dan troubleshooting</w:t>
      </w:r>
    </w:p>
    <w:p w:rsidR="135D02F5" w:rsidP="00210EC7" w:rsidRDefault="135D02F5" w14:paraId="2B42CFB0" w14:textId="1B21A146">
      <w:pPr>
        <w:pStyle w:val="ListParagraph"/>
        <w:numPr>
          <w:ilvl w:val="0"/>
          <w:numId w:val="134"/>
        </w:numPr>
        <w:spacing w:after="0"/>
        <w:rPr>
          <w:rFonts w:ascii="Times New Roman" w:hAnsi="Times New Roman" w:eastAsia="Times New Roman" w:cs="Times New Roman"/>
        </w:rPr>
      </w:pPr>
      <w:r w:rsidRPr="135D02F5">
        <w:rPr>
          <w:rFonts w:ascii="Times New Roman" w:hAnsi="Times New Roman" w:eastAsia="Times New Roman" w:cs="Times New Roman"/>
        </w:rPr>
        <w:t>Memungkinkan modularisasi kode</w:t>
      </w:r>
    </w:p>
    <w:p w:rsidR="135D02F5" w:rsidP="00210EC7" w:rsidRDefault="135D02F5" w14:paraId="79E38D26" w14:textId="1B86FFEC">
      <w:pPr>
        <w:pStyle w:val="ListParagraph"/>
        <w:numPr>
          <w:ilvl w:val="0"/>
          <w:numId w:val="134"/>
        </w:numPr>
        <w:spacing w:after="0"/>
        <w:rPr>
          <w:rFonts w:ascii="Times New Roman" w:hAnsi="Times New Roman" w:eastAsia="Times New Roman" w:cs="Times New Roman"/>
        </w:rPr>
      </w:pPr>
      <w:r w:rsidRPr="135D02F5">
        <w:rPr>
          <w:rFonts w:ascii="Times New Roman" w:hAnsi="Times New Roman" w:eastAsia="Times New Roman" w:cs="Times New Roman"/>
        </w:rPr>
        <w:t>Meningkatkan reproducibility hasil</w:t>
      </w:r>
    </w:p>
    <w:p w:rsidR="135D02F5" w:rsidP="00210EC7" w:rsidRDefault="135D02F5" w14:paraId="205B146F" w14:textId="37B74C68">
      <w:pPr>
        <w:pStyle w:val="ListParagraph"/>
        <w:numPr>
          <w:ilvl w:val="0"/>
          <w:numId w:val="134"/>
        </w:numPr>
        <w:spacing w:after="0"/>
        <w:rPr>
          <w:rFonts w:ascii="Times New Roman" w:hAnsi="Times New Roman" w:eastAsia="Times New Roman" w:cs="Times New Roman"/>
        </w:rPr>
      </w:pPr>
      <w:r w:rsidRPr="135D02F5">
        <w:rPr>
          <w:rFonts w:ascii="Times New Roman" w:hAnsi="Times New Roman" w:eastAsia="Times New Roman" w:cs="Times New Roman"/>
        </w:rPr>
        <w:t>Mempermudah kolaborasi dalam tim</w:t>
      </w:r>
    </w:p>
    <w:p w:rsidR="135D02F5" w:rsidP="5190EF0B" w:rsidRDefault="5190EF0B" w14:paraId="2BEFF13E" w14:textId="7A5C108A">
      <w:pPr>
        <w:pStyle w:val="Heading3"/>
      </w:pPr>
      <w:bookmarkStart w:name="_Toc213102625" w:id="15"/>
      <w:r>
        <w:t>1.2.3 Perbandingan Python Libraries</w:t>
      </w:r>
      <w:bookmarkEnd w:id="15"/>
    </w:p>
    <w:p w:rsidR="135D02F5" w:rsidP="135D02F5" w:rsidRDefault="135D02F5" w14:paraId="6DF1FA70" w14:textId="669E09AD">
      <w:pPr>
        <w:spacing w:before="240" w:after="240"/>
        <w:rPr>
          <w:rFonts w:ascii="Times New Roman" w:hAnsi="Times New Roman" w:eastAsia="Times New Roman" w:cs="Times New Roman"/>
        </w:rPr>
      </w:pPr>
      <w:r w:rsidRPr="135D02F5">
        <w:rPr>
          <w:rFonts w:ascii="Times New Roman" w:hAnsi="Times New Roman" w:eastAsia="Times New Roman" w:cs="Times New Roman"/>
        </w:rPr>
        <w:t>Setiap library memiliki kekuatan dan use case spesifik:</w:t>
      </w:r>
    </w:p>
    <w:p w:rsidR="135D02F5" w:rsidP="135D02F5" w:rsidRDefault="135D02F5" w14:paraId="2A28C368" w14:textId="7C6F71DA">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PIL (Pillow):</w:t>
      </w:r>
    </w:p>
    <w:p w:rsidR="135D02F5" w:rsidP="00210EC7" w:rsidRDefault="135D02F5" w14:paraId="27656B0E" w14:textId="10BCEBB7">
      <w:pPr>
        <w:pStyle w:val="ListParagraph"/>
        <w:numPr>
          <w:ilvl w:val="0"/>
          <w:numId w:val="133"/>
        </w:numPr>
        <w:spacing w:after="0"/>
        <w:rPr>
          <w:rFonts w:ascii="Times New Roman" w:hAnsi="Times New Roman" w:eastAsia="Times New Roman" w:cs="Times New Roman"/>
        </w:rPr>
      </w:pPr>
      <w:r w:rsidRPr="135D02F5">
        <w:rPr>
          <w:rFonts w:ascii="Times New Roman" w:hAnsi="Times New Roman" w:eastAsia="Times New Roman" w:cs="Times New Roman"/>
        </w:rPr>
        <w:t>Kelebihan: Simple, user-friendly, baik untuk operasi dasar</w:t>
      </w:r>
    </w:p>
    <w:p w:rsidR="135D02F5" w:rsidP="00210EC7" w:rsidRDefault="135D02F5" w14:paraId="7DC4F504" w14:textId="72AA8B10">
      <w:pPr>
        <w:pStyle w:val="ListParagraph"/>
        <w:numPr>
          <w:ilvl w:val="0"/>
          <w:numId w:val="133"/>
        </w:numPr>
        <w:spacing w:after="0"/>
        <w:rPr>
          <w:rFonts w:ascii="Times New Roman" w:hAnsi="Times New Roman" w:eastAsia="Times New Roman" w:cs="Times New Roman"/>
        </w:rPr>
      </w:pPr>
      <w:r w:rsidRPr="135D02F5">
        <w:rPr>
          <w:rFonts w:ascii="Times New Roman" w:hAnsi="Times New Roman" w:eastAsia="Times New Roman" w:cs="Times New Roman"/>
        </w:rPr>
        <w:t>Use case: Konversi format, resizing, cropping, drawing</w:t>
      </w:r>
    </w:p>
    <w:p w:rsidR="135D02F5" w:rsidP="00210EC7" w:rsidRDefault="135D02F5" w14:paraId="34503856" w14:textId="60ACD112">
      <w:pPr>
        <w:pStyle w:val="ListParagraph"/>
        <w:numPr>
          <w:ilvl w:val="0"/>
          <w:numId w:val="133"/>
        </w:numPr>
        <w:spacing w:after="0"/>
        <w:rPr>
          <w:rFonts w:ascii="Times New Roman" w:hAnsi="Times New Roman" w:eastAsia="Times New Roman" w:cs="Times New Roman"/>
        </w:rPr>
      </w:pPr>
      <w:r w:rsidRPr="135D02F5">
        <w:rPr>
          <w:rFonts w:ascii="Times New Roman" w:hAnsi="Times New Roman" w:eastAsia="Times New Roman" w:cs="Times New Roman"/>
        </w:rPr>
        <w:t>Keterbatasan: Kurang optimal untuk operasi matematis kompleks</w:t>
      </w:r>
    </w:p>
    <w:p w:rsidR="135D02F5" w:rsidP="135D02F5" w:rsidRDefault="135D02F5" w14:paraId="2D125736" w14:textId="6EACF297">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NumPy:</w:t>
      </w:r>
    </w:p>
    <w:p w:rsidR="135D02F5" w:rsidP="00210EC7" w:rsidRDefault="135D02F5" w14:paraId="3FCF7775" w14:textId="4E81F745">
      <w:pPr>
        <w:pStyle w:val="ListParagraph"/>
        <w:numPr>
          <w:ilvl w:val="0"/>
          <w:numId w:val="132"/>
        </w:numPr>
        <w:spacing w:after="0"/>
        <w:rPr>
          <w:rFonts w:ascii="Times New Roman" w:hAnsi="Times New Roman" w:eastAsia="Times New Roman" w:cs="Times New Roman"/>
        </w:rPr>
      </w:pPr>
      <w:r w:rsidRPr="135D02F5">
        <w:rPr>
          <w:rFonts w:ascii="Times New Roman" w:hAnsi="Times New Roman" w:eastAsia="Times New Roman" w:cs="Times New Roman"/>
        </w:rPr>
        <w:t>Kelebihan: Fundamental untuk semua library lain, sangat cepat untuk operasi array</w:t>
      </w:r>
    </w:p>
    <w:p w:rsidR="135D02F5" w:rsidP="00210EC7" w:rsidRDefault="135D02F5" w14:paraId="5235F7E0" w14:textId="0806D38A">
      <w:pPr>
        <w:pStyle w:val="ListParagraph"/>
        <w:numPr>
          <w:ilvl w:val="0"/>
          <w:numId w:val="132"/>
        </w:numPr>
        <w:spacing w:after="0"/>
        <w:rPr>
          <w:rFonts w:ascii="Times New Roman" w:hAnsi="Times New Roman" w:eastAsia="Times New Roman" w:cs="Times New Roman"/>
        </w:rPr>
      </w:pPr>
      <w:r w:rsidRPr="135D02F5">
        <w:rPr>
          <w:rFonts w:ascii="Times New Roman" w:hAnsi="Times New Roman" w:eastAsia="Times New Roman" w:cs="Times New Roman"/>
        </w:rPr>
        <w:t>Use case: Manipulasi data gambar level rendah, operasi matematis</w:t>
      </w:r>
    </w:p>
    <w:p w:rsidR="135D02F5" w:rsidP="00210EC7" w:rsidRDefault="135D02F5" w14:paraId="1AC722A7" w14:textId="71EF5A1C">
      <w:pPr>
        <w:pStyle w:val="ListParagraph"/>
        <w:numPr>
          <w:ilvl w:val="0"/>
          <w:numId w:val="132"/>
        </w:numPr>
        <w:spacing w:after="0"/>
        <w:rPr>
          <w:rFonts w:ascii="Times New Roman" w:hAnsi="Times New Roman" w:eastAsia="Times New Roman" w:cs="Times New Roman"/>
        </w:rPr>
      </w:pPr>
      <w:r w:rsidRPr="135D02F5">
        <w:rPr>
          <w:rFonts w:ascii="Times New Roman" w:hAnsi="Times New Roman" w:eastAsia="Times New Roman" w:cs="Times New Roman"/>
        </w:rPr>
        <w:t>Keterbatasan: Tidak menyediakan fungsi image processing tingkat tinggi</w:t>
      </w:r>
    </w:p>
    <w:p w:rsidR="135D02F5" w:rsidP="135D02F5" w:rsidRDefault="135D02F5" w14:paraId="4EE1E4DC" w14:textId="1E0C70D9">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scikit-image:</w:t>
      </w:r>
    </w:p>
    <w:p w:rsidR="135D02F5" w:rsidP="00210EC7" w:rsidRDefault="135D02F5" w14:paraId="7BB4C58E" w14:textId="174069D7">
      <w:pPr>
        <w:pStyle w:val="ListParagraph"/>
        <w:numPr>
          <w:ilvl w:val="0"/>
          <w:numId w:val="131"/>
        </w:numPr>
        <w:spacing w:after="0"/>
        <w:rPr>
          <w:rFonts w:ascii="Times New Roman" w:hAnsi="Times New Roman" w:eastAsia="Times New Roman" w:cs="Times New Roman"/>
        </w:rPr>
      </w:pPr>
      <w:r w:rsidRPr="135D02F5">
        <w:rPr>
          <w:rFonts w:ascii="Times New Roman" w:hAnsi="Times New Roman" w:eastAsia="Times New Roman" w:cs="Times New Roman"/>
        </w:rPr>
        <w:t>Kelebihan: Komprehensif, well-documented, algoritma state-of-the-art</w:t>
      </w:r>
    </w:p>
    <w:p w:rsidR="135D02F5" w:rsidP="00210EC7" w:rsidRDefault="135D02F5" w14:paraId="566FD08B" w14:textId="5CECAA43">
      <w:pPr>
        <w:pStyle w:val="ListParagraph"/>
        <w:numPr>
          <w:ilvl w:val="0"/>
          <w:numId w:val="131"/>
        </w:numPr>
        <w:spacing w:after="0"/>
        <w:rPr>
          <w:rFonts w:ascii="Times New Roman" w:hAnsi="Times New Roman" w:eastAsia="Times New Roman" w:cs="Times New Roman"/>
        </w:rPr>
      </w:pPr>
      <w:r w:rsidRPr="135D02F5">
        <w:rPr>
          <w:rFonts w:ascii="Times New Roman" w:hAnsi="Times New Roman" w:eastAsia="Times New Roman" w:cs="Times New Roman"/>
        </w:rPr>
        <w:t>Use case: Segmentation, feature detection, filtering, transformations</w:t>
      </w:r>
    </w:p>
    <w:p w:rsidR="135D02F5" w:rsidP="00210EC7" w:rsidRDefault="135D02F5" w14:paraId="0F50B55D" w14:textId="3D5ED136">
      <w:pPr>
        <w:pStyle w:val="ListParagraph"/>
        <w:numPr>
          <w:ilvl w:val="0"/>
          <w:numId w:val="131"/>
        </w:numPr>
        <w:spacing w:after="0"/>
        <w:rPr>
          <w:rFonts w:ascii="Times New Roman" w:hAnsi="Times New Roman" w:eastAsia="Times New Roman" w:cs="Times New Roman"/>
        </w:rPr>
      </w:pPr>
      <w:r w:rsidRPr="135D02F5">
        <w:rPr>
          <w:rFonts w:ascii="Times New Roman" w:hAnsi="Times New Roman" w:eastAsia="Times New Roman" w:cs="Times New Roman"/>
        </w:rPr>
        <w:t>Keterbatasan: Kadang lebih lambat dibanding OpenCV</w:t>
      </w:r>
    </w:p>
    <w:p w:rsidR="135D02F5" w:rsidP="135D02F5" w:rsidRDefault="135D02F5" w14:paraId="29E4C7D4" w14:textId="68979EA9">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OpenCV:</w:t>
      </w:r>
    </w:p>
    <w:p w:rsidR="135D02F5" w:rsidP="00210EC7" w:rsidRDefault="135D02F5" w14:paraId="4C2AABE9" w14:textId="15A7B194">
      <w:pPr>
        <w:pStyle w:val="ListParagraph"/>
        <w:numPr>
          <w:ilvl w:val="0"/>
          <w:numId w:val="130"/>
        </w:numPr>
        <w:spacing w:after="0"/>
        <w:rPr>
          <w:rFonts w:ascii="Times New Roman" w:hAnsi="Times New Roman" w:eastAsia="Times New Roman" w:cs="Times New Roman"/>
        </w:rPr>
      </w:pPr>
      <w:r w:rsidRPr="135D02F5">
        <w:rPr>
          <w:rFonts w:ascii="Times New Roman" w:hAnsi="Times New Roman" w:eastAsia="Times New Roman" w:cs="Times New Roman"/>
        </w:rPr>
        <w:t>Kelebihan: Sangat cepat, optimized untuk real-time processing</w:t>
      </w:r>
    </w:p>
    <w:p w:rsidR="135D02F5" w:rsidP="00210EC7" w:rsidRDefault="135D02F5" w14:paraId="32A6D77E" w14:textId="4AD6499C">
      <w:pPr>
        <w:pStyle w:val="ListParagraph"/>
        <w:numPr>
          <w:ilvl w:val="0"/>
          <w:numId w:val="130"/>
        </w:numPr>
        <w:spacing w:after="0"/>
        <w:rPr>
          <w:rFonts w:ascii="Times New Roman" w:hAnsi="Times New Roman" w:eastAsia="Times New Roman" w:cs="Times New Roman"/>
        </w:rPr>
      </w:pPr>
      <w:r w:rsidRPr="135D02F5">
        <w:rPr>
          <w:rFonts w:ascii="Times New Roman" w:hAnsi="Times New Roman" w:eastAsia="Times New Roman" w:cs="Times New Roman"/>
        </w:rPr>
        <w:t>Use case: Video processing, real-time applications, computer vision</w:t>
      </w:r>
    </w:p>
    <w:p w:rsidR="135D02F5" w:rsidP="00210EC7" w:rsidRDefault="135D02F5" w14:paraId="7F68A13D" w14:textId="17EFA7CD">
      <w:pPr>
        <w:pStyle w:val="ListParagraph"/>
        <w:numPr>
          <w:ilvl w:val="0"/>
          <w:numId w:val="130"/>
        </w:numPr>
        <w:spacing w:after="0"/>
        <w:rPr>
          <w:rFonts w:ascii="Times New Roman" w:hAnsi="Times New Roman" w:eastAsia="Times New Roman" w:cs="Times New Roman"/>
        </w:rPr>
      </w:pPr>
      <w:r w:rsidRPr="135D02F5">
        <w:rPr>
          <w:rFonts w:ascii="Times New Roman" w:hAnsi="Times New Roman" w:eastAsia="Times New Roman" w:cs="Times New Roman"/>
        </w:rPr>
        <w:t>Keterbatasan: API kurang Pythonic, dokumentasi kadang kurang jelas</w:t>
      </w:r>
    </w:p>
    <w:p w:rsidR="135D02F5" w:rsidP="135D02F5" w:rsidRDefault="135D02F5" w14:paraId="1AB92E17" w14:textId="45E60862">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Matplotlib:</w:t>
      </w:r>
    </w:p>
    <w:p w:rsidR="135D02F5" w:rsidP="00210EC7" w:rsidRDefault="135D02F5" w14:paraId="6325BA50" w14:textId="6C5BC784">
      <w:pPr>
        <w:pStyle w:val="ListParagraph"/>
        <w:numPr>
          <w:ilvl w:val="0"/>
          <w:numId w:val="129"/>
        </w:numPr>
        <w:spacing w:after="0"/>
        <w:rPr>
          <w:rFonts w:ascii="Times New Roman" w:hAnsi="Times New Roman" w:eastAsia="Times New Roman" w:cs="Times New Roman"/>
        </w:rPr>
      </w:pPr>
      <w:r w:rsidRPr="135D02F5">
        <w:rPr>
          <w:rFonts w:ascii="Times New Roman" w:hAnsi="Times New Roman" w:eastAsia="Times New Roman" w:cs="Times New Roman"/>
        </w:rPr>
        <w:t>Kelebihan: Excellent untuk visualisasi dan exploratory analysis</w:t>
      </w:r>
    </w:p>
    <w:p w:rsidR="135D02F5" w:rsidP="00210EC7" w:rsidRDefault="135D02F5" w14:paraId="6D17D493" w14:textId="2ACEEB34">
      <w:pPr>
        <w:pStyle w:val="ListParagraph"/>
        <w:numPr>
          <w:ilvl w:val="0"/>
          <w:numId w:val="129"/>
        </w:numPr>
        <w:spacing w:after="0"/>
        <w:rPr>
          <w:rFonts w:ascii="Times New Roman" w:hAnsi="Times New Roman" w:eastAsia="Times New Roman" w:cs="Times New Roman"/>
        </w:rPr>
      </w:pPr>
      <w:r w:rsidRPr="135D02F5">
        <w:rPr>
          <w:rFonts w:ascii="Times New Roman" w:hAnsi="Times New Roman" w:eastAsia="Times New Roman" w:cs="Times New Roman"/>
        </w:rPr>
        <w:t>Use case: Plotting, displaying images, creating figures</w:t>
      </w:r>
    </w:p>
    <w:p w:rsidR="135D02F5" w:rsidP="00210EC7" w:rsidRDefault="135D02F5" w14:paraId="30C934D4" w14:textId="32A92A5A">
      <w:pPr>
        <w:pStyle w:val="ListParagraph"/>
        <w:numPr>
          <w:ilvl w:val="0"/>
          <w:numId w:val="129"/>
        </w:numPr>
        <w:spacing w:after="0"/>
        <w:rPr>
          <w:rFonts w:ascii="Times New Roman" w:hAnsi="Times New Roman" w:eastAsia="Times New Roman" w:cs="Times New Roman"/>
        </w:rPr>
      </w:pPr>
      <w:r w:rsidRPr="135D02F5">
        <w:rPr>
          <w:rFonts w:ascii="Times New Roman" w:hAnsi="Times New Roman" w:eastAsia="Times New Roman" w:cs="Times New Roman"/>
        </w:rPr>
        <w:t>Keterbatasan: Bukan library processing, lebih ke visualization</w:t>
      </w:r>
    </w:p>
    <w:p w:rsidR="135D02F5" w:rsidP="135D02F5" w:rsidRDefault="135D02F5" w14:paraId="5AABFC1F" w14:textId="24EACCEC">
      <w:pPr>
        <w:spacing w:before="240" w:after="240"/>
        <w:rPr>
          <w:rFonts w:ascii="Times New Roman" w:hAnsi="Times New Roman" w:eastAsia="Times New Roman" w:cs="Times New Roman"/>
        </w:rPr>
      </w:pPr>
      <w:r w:rsidRPr="135D02F5">
        <w:rPr>
          <w:rFonts w:ascii="Times New Roman" w:hAnsi="Times New Roman" w:eastAsia="Times New Roman" w:cs="Times New Roman"/>
        </w:rPr>
        <w:t>Pemilihan library yang tepat bergantung pada kebutuhan spesifik proyek.</w:t>
      </w:r>
    </w:p>
    <w:p w:rsidR="135D02F5" w:rsidP="135D02F5" w:rsidRDefault="5190EF0B" w14:paraId="75868139" w14:textId="3C506957">
      <w:pPr>
        <w:pStyle w:val="Heading3"/>
      </w:pPr>
      <w:bookmarkStart w:name="_Toc213102626" w:id="16"/>
      <w:r>
        <w:t>1.2.4 Pentingnya Data Structures dan Type Conversion</w:t>
      </w:r>
      <w:bookmarkEnd w:id="16"/>
    </w:p>
    <w:p w:rsidR="135D02F5" w:rsidP="135D02F5" w:rsidRDefault="135D02F5" w14:paraId="3FB31B7D" w14:textId="19200C11">
      <w:pPr>
        <w:spacing w:before="240" w:after="240"/>
        <w:rPr>
          <w:rFonts w:ascii="Times New Roman" w:hAnsi="Times New Roman" w:eastAsia="Times New Roman" w:cs="Times New Roman"/>
        </w:rPr>
      </w:pPr>
      <w:r w:rsidRPr="135D02F5">
        <w:rPr>
          <w:rFonts w:ascii="Times New Roman" w:hAnsi="Times New Roman" w:eastAsia="Times New Roman" w:cs="Times New Roman"/>
        </w:rPr>
        <w:t>Pemahaman tentang struktur data dan konversi tipe data sangat krusial:</w:t>
      </w:r>
    </w:p>
    <w:p w:rsidR="135D02F5" w:rsidP="135D02F5" w:rsidRDefault="135D02F5" w14:paraId="0BA44455" w14:textId="11DF220D">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Floating-point (0-1) vs Integer (0-255):</w:t>
      </w:r>
    </w:p>
    <w:p w:rsidR="135D02F5" w:rsidP="00210EC7" w:rsidRDefault="135D02F5" w14:paraId="1071FD00" w14:textId="247E8261">
      <w:pPr>
        <w:pStyle w:val="ListParagraph"/>
        <w:numPr>
          <w:ilvl w:val="0"/>
          <w:numId w:val="128"/>
        </w:numPr>
        <w:spacing w:after="0"/>
        <w:rPr>
          <w:rFonts w:ascii="Times New Roman" w:hAnsi="Times New Roman" w:eastAsia="Times New Roman" w:cs="Times New Roman"/>
        </w:rPr>
      </w:pPr>
      <w:r w:rsidRPr="135D02F5">
        <w:rPr>
          <w:rFonts w:ascii="Times New Roman" w:hAnsi="Times New Roman" w:eastAsia="Times New Roman" w:cs="Times New Roman"/>
        </w:rPr>
        <w:t>Floating-point memberikan presisi lebih tinggi untuk operasi matematis</w:t>
      </w:r>
    </w:p>
    <w:p w:rsidR="135D02F5" w:rsidP="00210EC7" w:rsidRDefault="135D02F5" w14:paraId="0448239C" w14:textId="0F965D1A">
      <w:pPr>
        <w:pStyle w:val="ListParagraph"/>
        <w:numPr>
          <w:ilvl w:val="0"/>
          <w:numId w:val="128"/>
        </w:numPr>
        <w:spacing w:after="0"/>
        <w:rPr>
          <w:rFonts w:ascii="Times New Roman" w:hAnsi="Times New Roman" w:eastAsia="Times New Roman" w:cs="Times New Roman"/>
        </w:rPr>
      </w:pPr>
      <w:r w:rsidRPr="135D02F5">
        <w:rPr>
          <w:rFonts w:ascii="Times New Roman" w:hAnsi="Times New Roman" w:eastAsia="Times New Roman" w:cs="Times New Roman"/>
        </w:rPr>
        <w:t>Integer lebih efisien untuk storage dan display</w:t>
      </w:r>
    </w:p>
    <w:p w:rsidR="135D02F5" w:rsidP="00210EC7" w:rsidRDefault="135D02F5" w14:paraId="47471434" w14:textId="7AA3EE9E">
      <w:pPr>
        <w:pStyle w:val="ListParagraph"/>
        <w:numPr>
          <w:ilvl w:val="0"/>
          <w:numId w:val="128"/>
        </w:numPr>
        <w:spacing w:after="0"/>
        <w:rPr>
          <w:rFonts w:ascii="Times New Roman" w:hAnsi="Times New Roman" w:eastAsia="Times New Roman" w:cs="Times New Roman"/>
        </w:rPr>
      </w:pPr>
      <w:r w:rsidRPr="135D02F5">
        <w:rPr>
          <w:rFonts w:ascii="Times New Roman" w:hAnsi="Times New Roman" w:eastAsia="Times New Roman" w:cs="Times New Roman"/>
        </w:rPr>
        <w:t>Konversi yang salah dapat menyebabkan clipping atau overflow</w:t>
      </w:r>
    </w:p>
    <w:p w:rsidR="135D02F5" w:rsidP="135D02F5" w:rsidRDefault="135D02F5" w14:paraId="4AA8B5BE" w14:textId="2A35D833">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PIL Image vs NumPy Array:</w:t>
      </w:r>
    </w:p>
    <w:p w:rsidR="135D02F5" w:rsidP="00210EC7" w:rsidRDefault="135D02F5" w14:paraId="78BEF556" w14:textId="08A38729">
      <w:pPr>
        <w:pStyle w:val="ListParagraph"/>
        <w:numPr>
          <w:ilvl w:val="0"/>
          <w:numId w:val="127"/>
        </w:numPr>
        <w:spacing w:after="0"/>
        <w:rPr>
          <w:rFonts w:ascii="Times New Roman" w:hAnsi="Times New Roman" w:eastAsia="Times New Roman" w:cs="Times New Roman"/>
        </w:rPr>
      </w:pPr>
      <w:r w:rsidRPr="135D02F5">
        <w:rPr>
          <w:rFonts w:ascii="Times New Roman" w:hAnsi="Times New Roman" w:eastAsia="Times New Roman" w:cs="Times New Roman"/>
        </w:rPr>
        <w:t>PIL Image: Object-oriented, method-based operations</w:t>
      </w:r>
    </w:p>
    <w:p w:rsidR="135D02F5" w:rsidP="00210EC7" w:rsidRDefault="135D02F5" w14:paraId="24044896" w14:textId="76EB4101">
      <w:pPr>
        <w:pStyle w:val="ListParagraph"/>
        <w:numPr>
          <w:ilvl w:val="0"/>
          <w:numId w:val="127"/>
        </w:numPr>
        <w:spacing w:after="0"/>
        <w:rPr>
          <w:rFonts w:ascii="Times New Roman" w:hAnsi="Times New Roman" w:eastAsia="Times New Roman" w:cs="Times New Roman"/>
        </w:rPr>
      </w:pPr>
      <w:r w:rsidRPr="135D02F5">
        <w:rPr>
          <w:rFonts w:ascii="Times New Roman" w:hAnsi="Times New Roman" w:eastAsia="Times New Roman" w:cs="Times New Roman"/>
        </w:rPr>
        <w:t>NumPy Array: Memungkinkan vectorized operations, lebih cepat untuk batch processing</w:t>
      </w:r>
    </w:p>
    <w:p w:rsidR="135D02F5" w:rsidP="00210EC7" w:rsidRDefault="135D02F5" w14:paraId="1B0B0E06" w14:textId="62244D36">
      <w:pPr>
        <w:pStyle w:val="ListParagraph"/>
        <w:numPr>
          <w:ilvl w:val="0"/>
          <w:numId w:val="127"/>
        </w:numPr>
        <w:spacing w:after="0"/>
        <w:rPr>
          <w:rFonts w:ascii="Times New Roman" w:hAnsi="Times New Roman" w:eastAsia="Times New Roman" w:cs="Times New Roman"/>
        </w:rPr>
      </w:pPr>
      <w:r w:rsidRPr="135D02F5">
        <w:rPr>
          <w:rFonts w:ascii="Times New Roman" w:hAnsi="Times New Roman" w:eastAsia="Times New Roman" w:cs="Times New Roman"/>
        </w:rPr>
        <w:t>Kemampuan konversi antar keduanya memberikan fleksibilitas maksimal</w:t>
      </w:r>
    </w:p>
    <w:p w:rsidR="135D02F5" w:rsidP="135D02F5" w:rsidRDefault="5190EF0B" w14:paraId="70D8ED19" w14:textId="147FF2A0">
      <w:pPr>
        <w:pStyle w:val="Heading3"/>
      </w:pPr>
      <w:bookmarkStart w:name="_Toc213102627" w:id="17"/>
      <w:r>
        <w:t>1.2.5 Aplikasi Praktis Basic Manipulations</w:t>
      </w:r>
      <w:bookmarkEnd w:id="17"/>
    </w:p>
    <w:p w:rsidR="135D02F5" w:rsidP="135D02F5" w:rsidRDefault="135D02F5" w14:paraId="2950DCCD" w14:textId="2EDC9246">
      <w:pPr>
        <w:spacing w:before="240" w:after="240"/>
        <w:rPr>
          <w:rFonts w:ascii="Times New Roman" w:hAnsi="Times New Roman" w:eastAsia="Times New Roman" w:cs="Times New Roman"/>
        </w:rPr>
      </w:pPr>
      <w:r w:rsidRPr="135D02F5">
        <w:rPr>
          <w:rFonts w:ascii="Times New Roman" w:hAnsi="Times New Roman" w:eastAsia="Times New Roman" w:cs="Times New Roman"/>
        </w:rPr>
        <w:t>Operasi dasar yang dijelaskan memiliki aplikasi praktis sangat luas:</w:t>
      </w:r>
    </w:p>
    <w:p w:rsidR="135D02F5" w:rsidP="135D02F5" w:rsidRDefault="135D02F5" w14:paraId="0B8E6F61" w14:textId="602599F1">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Image Resizing:</w:t>
      </w:r>
    </w:p>
    <w:p w:rsidR="135D02F5" w:rsidP="00210EC7" w:rsidRDefault="135D02F5" w14:paraId="6BE25664" w14:textId="31590073">
      <w:pPr>
        <w:pStyle w:val="ListParagraph"/>
        <w:numPr>
          <w:ilvl w:val="0"/>
          <w:numId w:val="126"/>
        </w:numPr>
        <w:spacing w:after="0"/>
        <w:rPr>
          <w:rFonts w:ascii="Times New Roman" w:hAnsi="Times New Roman" w:eastAsia="Times New Roman" w:cs="Times New Roman"/>
        </w:rPr>
      </w:pPr>
      <w:r w:rsidRPr="135D02F5">
        <w:rPr>
          <w:rFonts w:ascii="Times New Roman" w:hAnsi="Times New Roman" w:eastAsia="Times New Roman" w:cs="Times New Roman"/>
        </w:rPr>
        <w:t>Aplikasi: Thumbnail generation, responsive web design, data augmentation untuk machine learning</w:t>
      </w:r>
    </w:p>
    <w:p w:rsidR="135D02F5" w:rsidP="00210EC7" w:rsidRDefault="135D02F5" w14:paraId="69D98B3D" w14:textId="727B1F76">
      <w:pPr>
        <w:pStyle w:val="ListParagraph"/>
        <w:numPr>
          <w:ilvl w:val="0"/>
          <w:numId w:val="126"/>
        </w:numPr>
        <w:spacing w:after="0"/>
        <w:rPr>
          <w:rFonts w:ascii="Times New Roman" w:hAnsi="Times New Roman" w:eastAsia="Times New Roman" w:cs="Times New Roman"/>
        </w:rPr>
      </w:pPr>
      <w:r w:rsidRPr="135D02F5">
        <w:rPr>
          <w:rFonts w:ascii="Times New Roman" w:hAnsi="Times New Roman" w:eastAsia="Times New Roman" w:cs="Times New Roman"/>
        </w:rPr>
        <w:t>Consideration: Trade-off antara kualitas dan ukuran file</w:t>
      </w:r>
    </w:p>
    <w:p w:rsidR="135D02F5" w:rsidP="135D02F5" w:rsidRDefault="135D02F5" w14:paraId="6E492FA2" w14:textId="4D500C1B">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Color Space Conversion:</w:t>
      </w:r>
    </w:p>
    <w:p w:rsidR="135D02F5" w:rsidP="00210EC7" w:rsidRDefault="135D02F5" w14:paraId="1954CC9D" w14:textId="7F5D69AA">
      <w:pPr>
        <w:pStyle w:val="ListParagraph"/>
        <w:numPr>
          <w:ilvl w:val="0"/>
          <w:numId w:val="125"/>
        </w:numPr>
        <w:spacing w:after="0"/>
        <w:rPr>
          <w:rFonts w:ascii="Times New Roman" w:hAnsi="Times New Roman" w:eastAsia="Times New Roman" w:cs="Times New Roman"/>
        </w:rPr>
      </w:pPr>
      <w:r w:rsidRPr="135D02F5">
        <w:rPr>
          <w:rFonts w:ascii="Times New Roman" w:hAnsi="Times New Roman" w:eastAsia="Times New Roman" w:cs="Times New Roman"/>
        </w:rPr>
        <w:t>RGB ke Grayscale: Mengurangi kompleksitas komputasi, fokus pada struktur</w:t>
      </w:r>
    </w:p>
    <w:p w:rsidR="135D02F5" w:rsidP="00210EC7" w:rsidRDefault="135D02F5" w14:paraId="07A3D6B8" w14:textId="7623ABEF">
      <w:pPr>
        <w:pStyle w:val="ListParagraph"/>
        <w:numPr>
          <w:ilvl w:val="0"/>
          <w:numId w:val="125"/>
        </w:numPr>
        <w:spacing w:after="0"/>
        <w:rPr>
          <w:rFonts w:ascii="Times New Roman" w:hAnsi="Times New Roman" w:eastAsia="Times New Roman" w:cs="Times New Roman"/>
        </w:rPr>
      </w:pPr>
      <w:r w:rsidRPr="135D02F5">
        <w:rPr>
          <w:rFonts w:ascii="Times New Roman" w:hAnsi="Times New Roman" w:eastAsia="Times New Roman" w:cs="Times New Roman"/>
        </w:rPr>
        <w:t>RGB ke HSV: Memudahkan color-based segmentation, lebih intuitif untuk color manipulation</w:t>
      </w:r>
    </w:p>
    <w:p w:rsidR="135D02F5" w:rsidP="135D02F5" w:rsidRDefault="135D02F5" w14:paraId="052CF744" w14:textId="2A1AE1E4">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Image Blending:</w:t>
      </w:r>
    </w:p>
    <w:p w:rsidR="135D02F5" w:rsidP="00210EC7" w:rsidRDefault="135D02F5" w14:paraId="129D3DC2" w14:textId="33140E31">
      <w:pPr>
        <w:pStyle w:val="ListParagraph"/>
        <w:numPr>
          <w:ilvl w:val="0"/>
          <w:numId w:val="124"/>
        </w:numPr>
        <w:spacing w:after="0"/>
        <w:rPr>
          <w:rFonts w:ascii="Times New Roman" w:hAnsi="Times New Roman" w:eastAsia="Times New Roman" w:cs="Times New Roman"/>
        </w:rPr>
      </w:pPr>
      <w:r w:rsidRPr="135D02F5">
        <w:rPr>
          <w:rFonts w:ascii="Times New Roman" w:hAnsi="Times New Roman" w:eastAsia="Times New Roman" w:cs="Times New Roman"/>
        </w:rPr>
        <w:t>Aplikasi: Watermarking, special effects, image morphing, HDR imaging</w:t>
      </w:r>
    </w:p>
    <w:p w:rsidR="135D02F5" w:rsidP="00210EC7" w:rsidRDefault="135D02F5" w14:paraId="5F6EE2F6" w14:textId="7D0B282F">
      <w:pPr>
        <w:pStyle w:val="ListParagraph"/>
        <w:numPr>
          <w:ilvl w:val="0"/>
          <w:numId w:val="124"/>
        </w:numPr>
        <w:spacing w:after="0"/>
        <w:rPr>
          <w:rFonts w:ascii="Times New Roman" w:hAnsi="Times New Roman" w:eastAsia="Times New Roman" w:cs="Times New Roman"/>
        </w:rPr>
      </w:pPr>
      <w:r w:rsidRPr="135D02F5">
        <w:rPr>
          <w:rFonts w:ascii="Times New Roman" w:hAnsi="Times New Roman" w:eastAsia="Times New Roman" w:cs="Times New Roman"/>
        </w:rPr>
        <w:t>Alpha-blending memungkinkan transisi smooth antar gambar</w:t>
      </w:r>
    </w:p>
    <w:p w:rsidR="135D02F5" w:rsidP="135D02F5" w:rsidRDefault="135D02F5" w14:paraId="2CF9A42C" w14:textId="40AEF53D">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Geometric Transformations:</w:t>
      </w:r>
    </w:p>
    <w:p w:rsidR="135D02F5" w:rsidP="00210EC7" w:rsidRDefault="135D02F5" w14:paraId="5E830B7F" w14:textId="3C687AB6">
      <w:pPr>
        <w:pStyle w:val="ListParagraph"/>
        <w:numPr>
          <w:ilvl w:val="0"/>
          <w:numId w:val="123"/>
        </w:numPr>
        <w:spacing w:after="0"/>
        <w:rPr>
          <w:rFonts w:ascii="Times New Roman" w:hAnsi="Times New Roman" w:eastAsia="Times New Roman" w:cs="Times New Roman"/>
        </w:rPr>
      </w:pPr>
      <w:r w:rsidRPr="135D02F5">
        <w:rPr>
          <w:rFonts w:ascii="Times New Roman" w:hAnsi="Times New Roman" w:eastAsia="Times New Roman" w:cs="Times New Roman"/>
        </w:rPr>
        <w:t>Aplikasi: Image alignment, data augmentation, perspective correction</w:t>
      </w:r>
    </w:p>
    <w:p w:rsidR="135D02F5" w:rsidP="00210EC7" w:rsidRDefault="135D02F5" w14:paraId="01A47DC9" w14:textId="13EAF210">
      <w:pPr>
        <w:pStyle w:val="ListParagraph"/>
        <w:numPr>
          <w:ilvl w:val="0"/>
          <w:numId w:val="123"/>
        </w:numPr>
        <w:spacing w:after="0"/>
        <w:rPr>
          <w:rFonts w:ascii="Times New Roman" w:hAnsi="Times New Roman" w:eastAsia="Times New Roman" w:cs="Times New Roman"/>
        </w:rPr>
      </w:pPr>
      <w:r w:rsidRPr="135D02F5">
        <w:rPr>
          <w:rFonts w:ascii="Times New Roman" w:hAnsi="Times New Roman" w:eastAsia="Times New Roman" w:cs="Times New Roman"/>
        </w:rPr>
        <w:t>Affine transformations mempertahankan parallel lines</w:t>
      </w:r>
    </w:p>
    <w:p w:rsidR="135D02F5" w:rsidP="135D02F5" w:rsidRDefault="5190EF0B" w14:paraId="05C23C38" w14:textId="5272965D">
      <w:pPr>
        <w:pStyle w:val="Heading3"/>
      </w:pPr>
      <w:bookmarkStart w:name="_Toc213102628" w:id="18"/>
      <w:r>
        <w:t>1.2.6 Rekomendasi Praktik Terbaik</w:t>
      </w:r>
      <w:bookmarkEnd w:id="18"/>
    </w:p>
    <w:p w:rsidR="135D02F5" w:rsidP="135D02F5" w:rsidRDefault="135D02F5" w14:paraId="088DC3E4" w14:textId="6813E0D4">
      <w:pPr>
        <w:spacing w:before="240" w:after="240"/>
        <w:rPr>
          <w:rFonts w:ascii="Times New Roman" w:hAnsi="Times New Roman" w:eastAsia="Times New Roman" w:cs="Times New Roman"/>
        </w:rPr>
      </w:pPr>
      <w:r w:rsidRPr="135D02F5">
        <w:rPr>
          <w:rFonts w:ascii="Times New Roman" w:hAnsi="Times New Roman" w:eastAsia="Times New Roman" w:cs="Times New Roman"/>
        </w:rPr>
        <w:t>Berdasarkan materi Bab 1, beberapa praktik terbaik yang dapat diterapkan:</w:t>
      </w:r>
    </w:p>
    <w:p w:rsidR="135D02F5" w:rsidP="00210EC7" w:rsidRDefault="135D02F5" w14:paraId="0D0710A3" w14:textId="5D0EBC6C">
      <w:pPr>
        <w:pStyle w:val="ListParagraph"/>
        <w:numPr>
          <w:ilvl w:val="0"/>
          <w:numId w:val="122"/>
        </w:numPr>
        <w:spacing w:after="0"/>
        <w:rPr>
          <w:rFonts w:ascii="Times New Roman" w:hAnsi="Times New Roman" w:eastAsia="Times New Roman" w:cs="Times New Roman"/>
        </w:rPr>
      </w:pPr>
      <w:r w:rsidRPr="135D02F5">
        <w:rPr>
          <w:rFonts w:ascii="Times New Roman" w:hAnsi="Times New Roman" w:eastAsia="Times New Roman" w:cs="Times New Roman"/>
          <w:b/>
          <w:bCs/>
        </w:rPr>
        <w:t>Selalu cek tipe data dan range nilai pixel</w:t>
      </w:r>
      <w:r w:rsidRPr="135D02F5">
        <w:rPr>
          <w:rFonts w:ascii="Times New Roman" w:hAnsi="Times New Roman" w:eastAsia="Times New Roman" w:cs="Times New Roman"/>
        </w:rPr>
        <w:t xml:space="preserve"> sebelum melakukan operasi</w:t>
      </w:r>
    </w:p>
    <w:p w:rsidR="135D02F5" w:rsidP="00210EC7" w:rsidRDefault="135D02F5" w14:paraId="79DAE3C2" w14:textId="15EF80F6">
      <w:pPr>
        <w:pStyle w:val="ListParagraph"/>
        <w:numPr>
          <w:ilvl w:val="0"/>
          <w:numId w:val="122"/>
        </w:numPr>
        <w:spacing w:after="0"/>
        <w:rPr>
          <w:rFonts w:ascii="Times New Roman" w:hAnsi="Times New Roman" w:eastAsia="Times New Roman" w:cs="Times New Roman"/>
        </w:rPr>
      </w:pPr>
      <w:r w:rsidRPr="135D02F5">
        <w:rPr>
          <w:rFonts w:ascii="Times New Roman" w:hAnsi="Times New Roman" w:eastAsia="Times New Roman" w:cs="Times New Roman"/>
          <w:b/>
          <w:bCs/>
        </w:rPr>
        <w:t>Gunakan copy() saat memodifikasi gambar</w:t>
      </w:r>
      <w:r w:rsidRPr="135D02F5">
        <w:rPr>
          <w:rFonts w:ascii="Times New Roman" w:hAnsi="Times New Roman" w:eastAsia="Times New Roman" w:cs="Times New Roman"/>
        </w:rPr>
        <w:t xml:space="preserve"> untuk preservasi gambar original</w:t>
      </w:r>
    </w:p>
    <w:p w:rsidR="135D02F5" w:rsidP="00210EC7" w:rsidRDefault="135D02F5" w14:paraId="367E59A1" w14:textId="6EB18291">
      <w:pPr>
        <w:pStyle w:val="ListParagraph"/>
        <w:numPr>
          <w:ilvl w:val="0"/>
          <w:numId w:val="122"/>
        </w:numPr>
        <w:spacing w:after="0"/>
        <w:rPr>
          <w:rFonts w:ascii="Times New Roman" w:hAnsi="Times New Roman" w:eastAsia="Times New Roman" w:cs="Times New Roman"/>
        </w:rPr>
      </w:pPr>
      <w:r w:rsidRPr="135D02F5">
        <w:rPr>
          <w:rFonts w:ascii="Times New Roman" w:hAnsi="Times New Roman" w:eastAsia="Times New Roman" w:cs="Times New Roman"/>
          <w:b/>
          <w:bCs/>
        </w:rPr>
        <w:t>Normalize data</w:t>
      </w:r>
      <w:r w:rsidRPr="135D02F5">
        <w:rPr>
          <w:rFonts w:ascii="Times New Roman" w:hAnsi="Times New Roman" w:eastAsia="Times New Roman" w:cs="Times New Roman"/>
        </w:rPr>
        <w:t xml:space="preserve"> saat diperlukan untuk konsistensi operasi matematis</w:t>
      </w:r>
    </w:p>
    <w:p w:rsidR="135D02F5" w:rsidP="00210EC7" w:rsidRDefault="135D02F5" w14:paraId="2F0EBB1A" w14:textId="0A8AB689">
      <w:pPr>
        <w:pStyle w:val="ListParagraph"/>
        <w:numPr>
          <w:ilvl w:val="0"/>
          <w:numId w:val="122"/>
        </w:numPr>
        <w:spacing w:after="0"/>
        <w:rPr>
          <w:rFonts w:ascii="Times New Roman" w:hAnsi="Times New Roman" w:eastAsia="Times New Roman" w:cs="Times New Roman"/>
        </w:rPr>
      </w:pPr>
      <w:r w:rsidRPr="135D02F5">
        <w:rPr>
          <w:rFonts w:ascii="Times New Roman" w:hAnsi="Times New Roman" w:eastAsia="Times New Roman" w:cs="Times New Roman"/>
          <w:b/>
          <w:bCs/>
        </w:rPr>
        <w:t>Handle edge cases</w:t>
      </w:r>
      <w:r w:rsidRPr="135D02F5">
        <w:rPr>
          <w:rFonts w:ascii="Times New Roman" w:hAnsi="Times New Roman" w:eastAsia="Times New Roman" w:cs="Times New Roman"/>
        </w:rPr>
        <w:t xml:space="preserve"> seperti gambar dengan alpha channel</w:t>
      </w:r>
    </w:p>
    <w:p w:rsidR="135D02F5" w:rsidP="00210EC7" w:rsidRDefault="135D02F5" w14:paraId="3D16D832" w14:textId="31DAE4A4">
      <w:pPr>
        <w:pStyle w:val="ListParagraph"/>
        <w:numPr>
          <w:ilvl w:val="0"/>
          <w:numId w:val="122"/>
        </w:numPr>
        <w:spacing w:after="0"/>
        <w:rPr>
          <w:rFonts w:ascii="Times New Roman" w:hAnsi="Times New Roman" w:eastAsia="Times New Roman" w:cs="Times New Roman"/>
        </w:rPr>
      </w:pPr>
      <w:r w:rsidRPr="135D02F5">
        <w:rPr>
          <w:rFonts w:ascii="Times New Roman" w:hAnsi="Times New Roman" w:eastAsia="Times New Roman" w:cs="Times New Roman"/>
          <w:b/>
          <w:bCs/>
        </w:rPr>
        <w:t>Dokumentasikan pipeline</w:t>
      </w:r>
      <w:r w:rsidRPr="135D02F5">
        <w:rPr>
          <w:rFonts w:ascii="Times New Roman" w:hAnsi="Times New Roman" w:eastAsia="Times New Roman" w:cs="Times New Roman"/>
        </w:rPr>
        <w:t xml:space="preserve"> untuk reproducibility</w:t>
      </w:r>
    </w:p>
    <w:p w:rsidR="135D02F5" w:rsidP="135D02F5" w:rsidRDefault="5190EF0B" w14:paraId="5482A59A" w14:textId="2E518DCF">
      <w:pPr>
        <w:pStyle w:val="Heading3"/>
      </w:pPr>
      <w:bookmarkStart w:name="_Toc213102629" w:id="19"/>
      <w:r>
        <w:t>1.2.7 Contoh Implementasi Sederhana</w:t>
      </w:r>
      <w:bookmarkEnd w:id="19"/>
    </w:p>
    <w:p w:rsidR="135D02F5" w:rsidP="135D02F5" w:rsidRDefault="135D02F5" w14:paraId="42BA48F8" w14:textId="44517F88">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Contoh 1: Pipeline Dasar Reading dan Display</w:t>
      </w:r>
    </w:p>
    <w:p w:rsidR="135D02F5" w:rsidP="135D02F5" w:rsidRDefault="135D02F5" w14:paraId="64598C74" w14:textId="63240D84">
      <w:pPr>
        <w:spacing w:after="0"/>
        <w:rPr>
          <w:rFonts w:ascii="Times New Roman" w:hAnsi="Times New Roman" w:eastAsia="Times New Roman" w:cs="Times New Roman"/>
        </w:rPr>
      </w:pPr>
      <w:r w:rsidRPr="135D02F5">
        <w:rPr>
          <w:rFonts w:ascii="Times New Roman" w:hAnsi="Times New Roman" w:eastAsia="Times New Roman" w:cs="Times New Roman"/>
        </w:rPr>
        <w:t>python</w:t>
      </w:r>
    </w:p>
    <w:p w:rsidR="135D02F5" w:rsidP="135D02F5" w:rsidRDefault="135D02F5" w14:paraId="0F464B67" w14:textId="4F7692F5">
      <w:pPr>
        <w:spacing w:after="0"/>
        <w:rPr>
          <w:rFonts w:ascii="Consolas" w:hAnsi="Consolas" w:eastAsia="Consolas" w:cs="Consolas"/>
        </w:rPr>
      </w:pPr>
      <w:r w:rsidRPr="135D02F5">
        <w:rPr>
          <w:rFonts w:ascii="Consolas" w:hAnsi="Consolas" w:eastAsia="Consolas" w:cs="Consolas"/>
          <w:i/>
          <w:iCs/>
        </w:rPr>
        <w:t># Import libraries</w:t>
      </w:r>
      <w:r>
        <w:br/>
      </w:r>
      <w:r w:rsidRPr="135D02F5">
        <w:rPr>
          <w:rFonts w:ascii="Consolas" w:hAnsi="Consolas" w:eastAsia="Consolas" w:cs="Consolas"/>
        </w:rPr>
        <w:t>from PIL import Image</w:t>
      </w:r>
      <w:r>
        <w:br/>
      </w:r>
      <w:r w:rsidRPr="135D02F5">
        <w:rPr>
          <w:rFonts w:ascii="Consolas" w:hAnsi="Consolas" w:eastAsia="Consolas" w:cs="Consolas"/>
        </w:rPr>
        <w:t>import matplotlib.pyplot as plt</w:t>
      </w:r>
      <w:r>
        <w:br/>
      </w:r>
      <w:r w:rsidRPr="135D02F5">
        <w:rPr>
          <w:rFonts w:ascii="Consolas" w:hAnsi="Consolas" w:eastAsia="Consolas" w:cs="Consolas"/>
        </w:rPr>
        <w:t>import numpy as np</w:t>
      </w:r>
      <w:r>
        <w:br/>
      </w:r>
      <w:r>
        <w:br/>
      </w:r>
      <w:r w:rsidRPr="135D02F5">
        <w:rPr>
          <w:rFonts w:ascii="Consolas" w:hAnsi="Consolas" w:eastAsia="Consolas" w:cs="Consolas"/>
          <w:i/>
          <w:iCs/>
        </w:rPr>
        <w:t># Read image</w:t>
      </w:r>
      <w:r>
        <w:br/>
      </w:r>
      <w:r w:rsidRPr="135D02F5">
        <w:rPr>
          <w:rFonts w:ascii="Consolas" w:hAnsi="Consolas" w:eastAsia="Consolas" w:cs="Consolas"/>
        </w:rPr>
        <w:t>im = Image.open('gambar.jpg')</w:t>
      </w:r>
      <w:r>
        <w:br/>
      </w:r>
      <w:r>
        <w:br/>
      </w:r>
      <w:r w:rsidRPr="135D02F5">
        <w:rPr>
          <w:rFonts w:ascii="Consolas" w:hAnsi="Consolas" w:eastAsia="Consolas" w:cs="Consolas"/>
          <w:i/>
          <w:iCs/>
        </w:rPr>
        <w:t># Convert ke numpy array</w:t>
      </w:r>
      <w:r>
        <w:br/>
      </w:r>
      <w:r w:rsidRPr="135D02F5">
        <w:rPr>
          <w:rFonts w:ascii="Consolas" w:hAnsi="Consolas" w:eastAsia="Consolas" w:cs="Consolas"/>
        </w:rPr>
        <w:t>im_array = np.array(im)</w:t>
      </w:r>
      <w:r>
        <w:br/>
      </w:r>
      <w:r>
        <w:br/>
      </w:r>
      <w:r w:rsidRPr="135D02F5">
        <w:rPr>
          <w:rFonts w:ascii="Consolas" w:hAnsi="Consolas" w:eastAsia="Consolas" w:cs="Consolas"/>
          <w:i/>
          <w:iCs/>
        </w:rPr>
        <w:t># Display original</w:t>
      </w:r>
      <w:r>
        <w:br/>
      </w:r>
      <w:r w:rsidRPr="135D02F5">
        <w:rPr>
          <w:rFonts w:ascii="Consolas" w:hAnsi="Consolas" w:eastAsia="Consolas" w:cs="Consolas"/>
        </w:rPr>
        <w:t>plt.subplot(1,2,1)</w:t>
      </w:r>
      <w:r>
        <w:br/>
      </w:r>
      <w:r w:rsidRPr="135D02F5">
        <w:rPr>
          <w:rFonts w:ascii="Consolas" w:hAnsi="Consolas" w:eastAsia="Consolas" w:cs="Consolas"/>
        </w:rPr>
        <w:t>plt.imshow(im_array)</w:t>
      </w:r>
      <w:r>
        <w:br/>
      </w:r>
      <w:r w:rsidRPr="135D02F5">
        <w:rPr>
          <w:rFonts w:ascii="Consolas" w:hAnsi="Consolas" w:eastAsia="Consolas" w:cs="Consolas"/>
        </w:rPr>
        <w:t>plt.title('Original Image')</w:t>
      </w:r>
      <w:r>
        <w:br/>
      </w:r>
      <w:r w:rsidRPr="135D02F5">
        <w:rPr>
          <w:rFonts w:ascii="Consolas" w:hAnsi="Consolas" w:eastAsia="Consolas" w:cs="Consolas"/>
        </w:rPr>
        <w:t>plt.axis('off')</w:t>
      </w:r>
      <w:r>
        <w:br/>
      </w:r>
      <w:r>
        <w:br/>
      </w:r>
      <w:r w:rsidRPr="135D02F5">
        <w:rPr>
          <w:rFonts w:ascii="Consolas" w:hAnsi="Consolas" w:eastAsia="Consolas" w:cs="Consolas"/>
          <w:i/>
          <w:iCs/>
        </w:rPr>
        <w:t># Convert ke grayscale</w:t>
      </w:r>
      <w:r>
        <w:br/>
      </w:r>
      <w:r w:rsidRPr="135D02F5">
        <w:rPr>
          <w:rFonts w:ascii="Consolas" w:hAnsi="Consolas" w:eastAsia="Consolas" w:cs="Consolas"/>
        </w:rPr>
        <w:t>im_gray = im.convert('L')</w:t>
      </w:r>
      <w:r>
        <w:br/>
      </w:r>
      <w:r w:rsidRPr="135D02F5">
        <w:rPr>
          <w:rFonts w:ascii="Consolas" w:hAnsi="Consolas" w:eastAsia="Consolas" w:cs="Consolas"/>
        </w:rPr>
        <w:t>plt.subplot(1,2,2)</w:t>
      </w:r>
      <w:r>
        <w:br/>
      </w:r>
      <w:r w:rsidRPr="135D02F5">
        <w:rPr>
          <w:rFonts w:ascii="Consolas" w:hAnsi="Consolas" w:eastAsia="Consolas" w:cs="Consolas"/>
        </w:rPr>
        <w:t>plt.imshow(im_gray, cmap='gray')</w:t>
      </w:r>
      <w:r>
        <w:br/>
      </w:r>
      <w:r w:rsidRPr="135D02F5">
        <w:rPr>
          <w:rFonts w:ascii="Consolas" w:hAnsi="Consolas" w:eastAsia="Consolas" w:cs="Consolas"/>
        </w:rPr>
        <w:t>plt.title('Grayscale Image')</w:t>
      </w:r>
      <w:r>
        <w:br/>
      </w:r>
      <w:r w:rsidRPr="135D02F5">
        <w:rPr>
          <w:rFonts w:ascii="Consolas" w:hAnsi="Consolas" w:eastAsia="Consolas" w:cs="Consolas"/>
        </w:rPr>
        <w:t>plt.axis('off')</w:t>
      </w:r>
      <w:r>
        <w:br/>
      </w:r>
      <w:r>
        <w:br/>
      </w:r>
      <w:r w:rsidRPr="135D02F5">
        <w:rPr>
          <w:rFonts w:ascii="Consolas" w:hAnsi="Consolas" w:eastAsia="Consolas" w:cs="Consolas"/>
        </w:rPr>
        <w:t>plt.show()</w:t>
      </w:r>
    </w:p>
    <w:p w:rsidR="135D02F5" w:rsidP="135D02F5" w:rsidRDefault="135D02F5" w14:paraId="03262F51" w14:textId="424E04AA">
      <w:pPr>
        <w:spacing w:before="240" w:after="240"/>
        <w:rPr>
          <w:rFonts w:ascii="Times New Roman" w:hAnsi="Times New Roman" w:eastAsia="Times New Roman" w:cs="Times New Roman"/>
        </w:rPr>
      </w:pPr>
      <w:r w:rsidRPr="135D02F5">
        <w:rPr>
          <w:rFonts w:ascii="Times New Roman" w:hAnsi="Times New Roman" w:eastAsia="Times New Roman" w:cs="Times New Roman"/>
          <w:b/>
          <w:bCs/>
        </w:rPr>
        <w:t>Output yang diharapkan:</w:t>
      </w:r>
      <w:r w:rsidRPr="135D02F5">
        <w:rPr>
          <w:rFonts w:ascii="Times New Roman" w:hAnsi="Times New Roman" w:eastAsia="Times New Roman" w:cs="Times New Roman"/>
        </w:rPr>
        <w:t xml:space="preserve"> Dua gambar berdampingan, satu berwarna dan satu grayscale.</w:t>
      </w:r>
    </w:p>
    <w:p w:rsidR="135D02F5" w:rsidP="135D02F5" w:rsidRDefault="135D02F5" w14:paraId="51344622" w14:textId="34BB7C08">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Contoh 2: Image Resizing dengan Quality Comparison</w:t>
      </w:r>
    </w:p>
    <w:p w:rsidR="135D02F5" w:rsidP="135D02F5" w:rsidRDefault="135D02F5" w14:paraId="08464FE7" w14:textId="0F5AA7C8">
      <w:pPr>
        <w:spacing w:after="0"/>
        <w:rPr>
          <w:rFonts w:ascii="Times New Roman" w:hAnsi="Times New Roman" w:eastAsia="Times New Roman" w:cs="Times New Roman"/>
        </w:rPr>
      </w:pPr>
      <w:r w:rsidRPr="135D02F5">
        <w:rPr>
          <w:rFonts w:ascii="Times New Roman" w:hAnsi="Times New Roman" w:eastAsia="Times New Roman" w:cs="Times New Roman"/>
        </w:rPr>
        <w:t>python</w:t>
      </w:r>
    </w:p>
    <w:p w:rsidR="135D02F5" w:rsidP="135D02F5" w:rsidRDefault="135D02F5" w14:paraId="28124AFF" w14:textId="164A8048">
      <w:pPr>
        <w:spacing w:after="0"/>
        <w:rPr>
          <w:rFonts w:ascii="Consolas" w:hAnsi="Consolas" w:eastAsia="Consolas" w:cs="Consolas"/>
        </w:rPr>
      </w:pPr>
      <w:r w:rsidRPr="135D02F5">
        <w:rPr>
          <w:rFonts w:ascii="Consolas" w:hAnsi="Consolas" w:eastAsia="Consolas" w:cs="Consolas"/>
          <w:i/>
          <w:iCs/>
        </w:rPr>
        <w:t># Baca gambar kecil</w:t>
      </w:r>
      <w:r>
        <w:br/>
      </w:r>
      <w:r w:rsidRPr="135D02F5">
        <w:rPr>
          <w:rFonts w:ascii="Consolas" w:hAnsi="Consolas" w:eastAsia="Consolas" w:cs="Consolas"/>
        </w:rPr>
        <w:t>im_small = Image.open('small_image.jpg')</w:t>
      </w:r>
      <w:r>
        <w:br/>
      </w:r>
      <w:r>
        <w:br/>
      </w:r>
      <w:r w:rsidRPr="135D02F5">
        <w:rPr>
          <w:rFonts w:ascii="Consolas" w:hAnsi="Consolas" w:eastAsia="Consolas" w:cs="Consolas"/>
          <w:i/>
          <w:iCs/>
        </w:rPr>
        <w:t># Resize dengan berbagai metode</w:t>
      </w:r>
      <w:r>
        <w:br/>
      </w:r>
      <w:r w:rsidRPr="135D02F5">
        <w:rPr>
          <w:rFonts w:ascii="Consolas" w:hAnsi="Consolas" w:eastAsia="Consolas" w:cs="Consolas"/>
        </w:rPr>
        <w:t>im_nearest = im_small.resize((500, 500), Image.NEAREST)</w:t>
      </w:r>
      <w:r>
        <w:br/>
      </w:r>
      <w:r w:rsidRPr="135D02F5">
        <w:rPr>
          <w:rFonts w:ascii="Consolas" w:hAnsi="Consolas" w:eastAsia="Consolas" w:cs="Consolas"/>
        </w:rPr>
        <w:t>im_bilinear = im_small.resize((500, 500), Image.BILINEAR)</w:t>
      </w:r>
      <w:r>
        <w:br/>
      </w:r>
      <w:r w:rsidRPr="135D02F5">
        <w:rPr>
          <w:rFonts w:ascii="Consolas" w:hAnsi="Consolas" w:eastAsia="Consolas" w:cs="Consolas"/>
        </w:rPr>
        <w:t>im_bicubic = im_small.resize((500, 500), Image.BICUBIC)</w:t>
      </w:r>
      <w:r>
        <w:br/>
      </w:r>
      <w:r>
        <w:br/>
      </w:r>
      <w:r w:rsidRPr="135D02F5">
        <w:rPr>
          <w:rFonts w:ascii="Consolas" w:hAnsi="Consolas" w:eastAsia="Consolas" w:cs="Consolas"/>
          <w:i/>
          <w:iCs/>
        </w:rPr>
        <w:t># Display comparison</w:t>
      </w:r>
      <w:r>
        <w:br/>
      </w:r>
      <w:r w:rsidRPr="135D02F5">
        <w:rPr>
          <w:rFonts w:ascii="Consolas" w:hAnsi="Consolas" w:eastAsia="Consolas" w:cs="Consolas"/>
        </w:rPr>
        <w:t>fig, axes = plt.subplots(2, 2, figsize=(12, 12))</w:t>
      </w:r>
      <w:r>
        <w:br/>
      </w:r>
      <w:r w:rsidRPr="135D02F5">
        <w:rPr>
          <w:rFonts w:ascii="Consolas" w:hAnsi="Consolas" w:eastAsia="Consolas" w:cs="Consolas"/>
        </w:rPr>
        <w:t>axes[0,0].imshow(im_small)</w:t>
      </w:r>
      <w:r>
        <w:br/>
      </w:r>
      <w:r w:rsidRPr="135D02F5">
        <w:rPr>
          <w:rFonts w:ascii="Consolas" w:hAnsi="Consolas" w:eastAsia="Consolas" w:cs="Consolas"/>
        </w:rPr>
        <w:t>axes[0,0].set_title('Original Small Image')</w:t>
      </w:r>
      <w:r>
        <w:br/>
      </w:r>
      <w:r w:rsidRPr="135D02F5">
        <w:rPr>
          <w:rFonts w:ascii="Consolas" w:hAnsi="Consolas" w:eastAsia="Consolas" w:cs="Consolas"/>
        </w:rPr>
        <w:t>axes[0,1].imshow(im_nearest)</w:t>
      </w:r>
      <w:r>
        <w:br/>
      </w:r>
      <w:r w:rsidRPr="135D02F5">
        <w:rPr>
          <w:rFonts w:ascii="Consolas" w:hAnsi="Consolas" w:eastAsia="Consolas" w:cs="Consolas"/>
        </w:rPr>
        <w:t>axes[0,1].set_title('Nearest Neighbor')</w:t>
      </w:r>
      <w:r>
        <w:br/>
      </w:r>
      <w:r w:rsidRPr="135D02F5">
        <w:rPr>
          <w:rFonts w:ascii="Consolas" w:hAnsi="Consolas" w:eastAsia="Consolas" w:cs="Consolas"/>
        </w:rPr>
        <w:t>axes[1,0].imshow(im_bilinear)</w:t>
      </w:r>
      <w:r>
        <w:br/>
      </w:r>
      <w:r w:rsidRPr="135D02F5">
        <w:rPr>
          <w:rFonts w:ascii="Consolas" w:hAnsi="Consolas" w:eastAsia="Consolas" w:cs="Consolas"/>
        </w:rPr>
        <w:t>axes[1,0].set_title('Bilinear')</w:t>
      </w:r>
      <w:r>
        <w:br/>
      </w:r>
      <w:r w:rsidRPr="135D02F5">
        <w:rPr>
          <w:rFonts w:ascii="Consolas" w:hAnsi="Consolas" w:eastAsia="Consolas" w:cs="Consolas"/>
        </w:rPr>
        <w:t>axes[1,1].imshow(im_bicubic)</w:t>
      </w:r>
      <w:r>
        <w:br/>
      </w:r>
      <w:r w:rsidRPr="135D02F5">
        <w:rPr>
          <w:rFonts w:ascii="Consolas" w:hAnsi="Consolas" w:eastAsia="Consolas" w:cs="Consolas"/>
        </w:rPr>
        <w:t>axes[1,1].set_title('Bicubic')</w:t>
      </w:r>
      <w:r>
        <w:br/>
      </w:r>
      <w:r>
        <w:br/>
      </w:r>
      <w:r w:rsidRPr="135D02F5">
        <w:rPr>
          <w:rFonts w:ascii="Consolas" w:hAnsi="Consolas" w:eastAsia="Consolas" w:cs="Consolas"/>
        </w:rPr>
        <w:t>for ax in axes.flat:</w:t>
      </w:r>
      <w:r>
        <w:br/>
      </w:r>
      <w:r w:rsidRPr="135D02F5">
        <w:rPr>
          <w:rFonts w:ascii="Consolas" w:hAnsi="Consolas" w:eastAsia="Consolas" w:cs="Consolas"/>
        </w:rPr>
        <w:t xml:space="preserve">    ax.axis('off')</w:t>
      </w:r>
      <w:r>
        <w:br/>
      </w:r>
      <w:r w:rsidRPr="135D02F5">
        <w:rPr>
          <w:rFonts w:ascii="Consolas" w:hAnsi="Consolas" w:eastAsia="Consolas" w:cs="Consolas"/>
        </w:rPr>
        <w:t>plt.tight_layout()</w:t>
      </w:r>
      <w:r>
        <w:br/>
      </w:r>
      <w:r w:rsidRPr="135D02F5">
        <w:rPr>
          <w:rFonts w:ascii="Consolas" w:hAnsi="Consolas" w:eastAsia="Consolas" w:cs="Consolas"/>
        </w:rPr>
        <w:t>plt.show()</w:t>
      </w:r>
    </w:p>
    <w:p w:rsidR="135D02F5" w:rsidP="135D02F5" w:rsidRDefault="135D02F5" w14:paraId="0AA9FAAB" w14:textId="2157F61F">
      <w:pPr>
        <w:spacing w:before="240" w:after="240"/>
        <w:rPr>
          <w:rFonts w:ascii="Times New Roman" w:hAnsi="Times New Roman" w:eastAsia="Times New Roman" w:cs="Times New Roman"/>
        </w:rPr>
      </w:pPr>
      <w:r w:rsidRPr="135D02F5">
        <w:rPr>
          <w:rFonts w:ascii="Times New Roman" w:hAnsi="Times New Roman" w:eastAsia="Times New Roman" w:cs="Times New Roman"/>
          <w:b/>
          <w:bCs/>
        </w:rPr>
        <w:t>Output yang diharapkan:</w:t>
      </w:r>
      <w:r w:rsidRPr="135D02F5">
        <w:rPr>
          <w:rFonts w:ascii="Times New Roman" w:hAnsi="Times New Roman" w:eastAsia="Times New Roman" w:cs="Times New Roman"/>
        </w:rPr>
        <w:t xml:space="preserve"> Empat gambar menunjukkan perbedaan kualitas hasil interpolation yang berbeda.</w:t>
      </w:r>
    </w:p>
    <w:p w:rsidR="135D02F5" w:rsidP="135D02F5" w:rsidRDefault="5190EF0B" w14:paraId="05275F2F" w14:textId="5A7EAA88">
      <w:pPr>
        <w:pStyle w:val="Heading3"/>
      </w:pPr>
      <w:bookmarkStart w:name="_Toc213102630" w:id="20"/>
      <w:r>
        <w:t>1.2.8 Kesimpulan Pembahasan Bab 1</w:t>
      </w:r>
      <w:bookmarkEnd w:id="20"/>
    </w:p>
    <w:p w:rsidR="135D02F5" w:rsidP="135D02F5" w:rsidRDefault="135D02F5" w14:paraId="40495525" w14:textId="2579FCDA">
      <w:pPr>
        <w:spacing w:before="240" w:after="240"/>
      </w:pPr>
      <w:r w:rsidRPr="135D02F5">
        <w:rPr>
          <w:rFonts w:ascii="Times New Roman" w:hAnsi="Times New Roman" w:eastAsia="Times New Roman" w:cs="Times New Roman"/>
        </w:rPr>
        <w:t>Bab 1 berhasil membangun fondasi yang solid untuk pembelajaran image processing lebih lanjut. Pembaca dibekali dengan:</w:t>
      </w:r>
    </w:p>
    <w:p w:rsidR="135D02F5" w:rsidP="00210EC7" w:rsidRDefault="135D02F5" w14:paraId="3BA943E1" w14:textId="700DC0DA">
      <w:pPr>
        <w:pStyle w:val="ListParagraph"/>
        <w:numPr>
          <w:ilvl w:val="0"/>
          <w:numId w:val="121"/>
        </w:numPr>
        <w:spacing w:after="0"/>
        <w:rPr>
          <w:rFonts w:ascii="Times New Roman" w:hAnsi="Times New Roman" w:eastAsia="Times New Roman" w:cs="Times New Roman"/>
        </w:rPr>
      </w:pPr>
      <w:r w:rsidRPr="135D02F5">
        <w:rPr>
          <w:rFonts w:ascii="Times New Roman" w:hAnsi="Times New Roman" w:eastAsia="Times New Roman" w:cs="Times New Roman"/>
        </w:rPr>
        <w:t>Pemahaman konseptual tentang representasi digital image</w:t>
      </w:r>
    </w:p>
    <w:p w:rsidR="135D02F5" w:rsidP="00210EC7" w:rsidRDefault="135D02F5" w14:paraId="521D3600" w14:textId="1D8B3040">
      <w:pPr>
        <w:pStyle w:val="ListParagraph"/>
        <w:numPr>
          <w:ilvl w:val="0"/>
          <w:numId w:val="121"/>
        </w:numPr>
        <w:spacing w:after="0"/>
        <w:rPr>
          <w:rFonts w:ascii="Times New Roman" w:hAnsi="Times New Roman" w:eastAsia="Times New Roman" w:cs="Times New Roman"/>
        </w:rPr>
      </w:pPr>
      <w:r w:rsidRPr="135D02F5">
        <w:rPr>
          <w:rFonts w:ascii="Times New Roman" w:hAnsi="Times New Roman" w:eastAsia="Times New Roman" w:cs="Times New Roman"/>
        </w:rPr>
        <w:t>Pengetahuan praktis tentang berbagai Python libraries</w:t>
      </w:r>
    </w:p>
    <w:p w:rsidR="135D02F5" w:rsidP="00210EC7" w:rsidRDefault="135D02F5" w14:paraId="371DF792" w14:textId="1BD10A99">
      <w:pPr>
        <w:pStyle w:val="ListParagraph"/>
        <w:numPr>
          <w:ilvl w:val="0"/>
          <w:numId w:val="121"/>
        </w:numPr>
        <w:spacing w:after="0"/>
        <w:rPr>
          <w:rFonts w:ascii="Times New Roman" w:hAnsi="Times New Roman" w:eastAsia="Times New Roman" w:cs="Times New Roman"/>
        </w:rPr>
      </w:pPr>
      <w:r w:rsidRPr="135D02F5">
        <w:rPr>
          <w:rFonts w:ascii="Times New Roman" w:hAnsi="Times New Roman" w:eastAsia="Times New Roman" w:cs="Times New Roman"/>
        </w:rPr>
        <w:t>Kemampuan melakukan operasi dasar pada gambar</w:t>
      </w:r>
    </w:p>
    <w:p w:rsidR="135D02F5" w:rsidP="00210EC7" w:rsidRDefault="135D02F5" w14:paraId="39ED7199" w14:textId="29E7641D">
      <w:pPr>
        <w:pStyle w:val="ListParagraph"/>
        <w:numPr>
          <w:ilvl w:val="0"/>
          <w:numId w:val="121"/>
        </w:numPr>
        <w:spacing w:after="0"/>
        <w:rPr>
          <w:rFonts w:ascii="Times New Roman" w:hAnsi="Times New Roman" w:eastAsia="Times New Roman" w:cs="Times New Roman"/>
        </w:rPr>
      </w:pPr>
      <w:r w:rsidRPr="135D02F5">
        <w:rPr>
          <w:rFonts w:ascii="Times New Roman" w:hAnsi="Times New Roman" w:eastAsia="Times New Roman" w:cs="Times New Roman"/>
        </w:rPr>
        <w:t>Awareness tentang trade-offs dalam berbagai teknik</w:t>
      </w:r>
    </w:p>
    <w:p w:rsidR="135D02F5" w:rsidP="135D02F5" w:rsidRDefault="135D02F5" w14:paraId="36B39148" w14:textId="7AE1086D">
      <w:pPr>
        <w:spacing w:before="240" w:after="240"/>
      </w:pPr>
      <w:r w:rsidRPr="135D02F5">
        <w:rPr>
          <w:rFonts w:ascii="Times New Roman" w:hAnsi="Times New Roman" w:eastAsia="Times New Roman" w:cs="Times New Roman"/>
        </w:rPr>
        <w:t>Materi ini menjadi prasyarat penting untuk memahami topik-topik advanced seperti filtering, segmentation, feature extraction, dan deep learning yang akan dibahas di bab-bab selanjutnya.</w:t>
      </w:r>
    </w:p>
    <w:p w:rsidR="135D02F5" w:rsidP="135D02F5" w:rsidRDefault="135D02F5" w14:paraId="595EBB95" w14:textId="2B02EF08">
      <w:pPr>
        <w:rPr>
          <w:rFonts w:ascii="Times New Roman" w:hAnsi="Times New Roman" w:eastAsia="Times New Roman" w:cs="Times New Roman"/>
          <w:b/>
          <w:bCs/>
        </w:rPr>
      </w:pPr>
    </w:p>
    <w:p w:rsidR="135D02F5" w:rsidRDefault="135D02F5" w14:paraId="0A5FD514" w14:textId="068C048E">
      <w:r>
        <w:br w:type="page"/>
      </w:r>
    </w:p>
    <w:p w:rsidR="135D02F5" w:rsidP="00210EC7" w:rsidRDefault="135D02F5" w14:paraId="3B692A48" w14:textId="1B5003A6">
      <w:pPr>
        <w:pStyle w:val="Heading1"/>
      </w:pPr>
      <w:bookmarkStart w:name="_Toc213102631" w:id="21"/>
      <w:r w:rsidRPr="135D02F5">
        <w:t>Bab 2</w:t>
      </w:r>
      <w:bookmarkEnd w:id="21"/>
      <w:r w:rsidRPr="135D02F5">
        <w:t xml:space="preserve"> </w:t>
      </w:r>
    </w:p>
    <w:p w:rsidR="135D02F5" w:rsidP="135D02F5" w:rsidRDefault="135D02F5" w14:paraId="7E2207E5" w14:textId="2967F3F3">
      <w:pPr>
        <w:jc w:val="center"/>
        <w:rPr>
          <w:rFonts w:ascii="Times New Roman" w:hAnsi="Times New Roman" w:eastAsia="Times New Roman" w:cs="Times New Roman"/>
          <w:b/>
          <w:bCs/>
          <w:sz w:val="28"/>
          <w:szCs w:val="28"/>
        </w:rPr>
      </w:pPr>
      <w:r w:rsidRPr="135D02F5">
        <w:rPr>
          <w:rFonts w:ascii="Times New Roman" w:hAnsi="Times New Roman" w:eastAsia="Times New Roman" w:cs="Times New Roman"/>
          <w:b/>
          <w:bCs/>
          <w:sz w:val="28"/>
          <w:szCs w:val="28"/>
        </w:rPr>
        <w:t>SAMPLING, FOURIER TRANSFORM, AND CONVOLUTION</w:t>
      </w:r>
    </w:p>
    <w:p w:rsidR="135D02F5" w:rsidP="135D02F5" w:rsidRDefault="135D02F5" w14:paraId="2FE46B19" w14:textId="0D219F9E">
      <w:pPr>
        <w:jc w:val="right"/>
        <w:rPr>
          <w:rFonts w:ascii="Times New Roman" w:hAnsi="Times New Roman" w:eastAsia="Times New Roman" w:cs="Times New Roman"/>
          <w:b/>
          <w:bCs/>
          <w:sz w:val="28"/>
          <w:szCs w:val="28"/>
        </w:rPr>
      </w:pPr>
    </w:p>
    <w:p w:rsidR="135D02F5" w:rsidP="135D02F5" w:rsidRDefault="135D02F5" w14:paraId="093D433C" w14:textId="19E273C5">
      <w:pPr>
        <w:pStyle w:val="Heading2"/>
        <w:spacing w:before="299" w:after="299"/>
        <w:rPr>
          <w:rFonts w:ascii="Times New Roman" w:hAnsi="Times New Roman" w:eastAsia="Times New Roman" w:cs="Times New Roman"/>
          <w:b/>
          <w:bCs/>
          <w:color w:val="auto"/>
          <w:sz w:val="24"/>
          <w:szCs w:val="24"/>
        </w:rPr>
      </w:pPr>
      <w:bookmarkStart w:name="_Toc213102632" w:id="22"/>
      <w:r w:rsidRPr="135D02F5">
        <w:rPr>
          <w:rFonts w:ascii="Times New Roman" w:hAnsi="Times New Roman" w:eastAsia="Times New Roman" w:cs="Times New Roman"/>
          <w:b/>
          <w:bCs/>
          <w:color w:val="auto"/>
          <w:sz w:val="24"/>
          <w:szCs w:val="24"/>
        </w:rPr>
        <w:t>2.1 RESUME BAB 2</w:t>
      </w:r>
      <w:bookmarkEnd w:id="22"/>
    </w:p>
    <w:p w:rsidR="135D02F5" w:rsidP="135D02F5" w:rsidRDefault="5190EF0B" w14:paraId="4A537951" w14:textId="0474CEB3">
      <w:pPr>
        <w:pStyle w:val="Heading3"/>
        <w:jc w:val="both"/>
      </w:pPr>
      <w:bookmarkStart w:name="_Toc213102633" w:id="23"/>
      <w:r w:rsidRPr="5190EF0B">
        <w:t>2.1.1 Image Formation: Sampling dan Quantization</w:t>
      </w:r>
      <w:bookmarkEnd w:id="23"/>
    </w:p>
    <w:p w:rsidR="135D02F5" w:rsidP="135D02F5" w:rsidRDefault="135D02F5" w14:paraId="756D5B00" w14:textId="71947307">
      <w:pPr>
        <w:spacing w:before="240" w:after="240"/>
        <w:rPr>
          <w:rFonts w:ascii="Times New Roman" w:hAnsi="Times New Roman" w:eastAsia="Times New Roman" w:cs="Times New Roman"/>
        </w:rPr>
      </w:pPr>
      <w:r w:rsidRPr="135D02F5">
        <w:rPr>
          <w:rFonts w:ascii="Times New Roman" w:hAnsi="Times New Roman" w:eastAsia="Times New Roman" w:cs="Times New Roman"/>
        </w:rPr>
        <w:t>Bab 2 dimulai dengan pembahasan dua konsep fundamental dalam pembentukan gambar digital:</w:t>
      </w:r>
    </w:p>
    <w:p w:rsidR="135D02F5" w:rsidP="135D02F5" w:rsidRDefault="135D02F5" w14:paraId="1F7F326E" w14:textId="7362CE65">
      <w:pPr>
        <w:spacing w:before="240" w:after="240"/>
        <w:rPr>
          <w:rFonts w:ascii="Times New Roman" w:hAnsi="Times New Roman" w:eastAsia="Times New Roman" w:cs="Times New Roman"/>
        </w:rPr>
      </w:pPr>
      <w:r w:rsidRPr="135D02F5">
        <w:rPr>
          <w:rFonts w:ascii="Times New Roman" w:hAnsi="Times New Roman" w:eastAsia="Times New Roman" w:cs="Times New Roman"/>
          <w:b/>
          <w:bCs/>
        </w:rPr>
        <w:t>Sampling:</w:t>
      </w:r>
      <w:r w:rsidRPr="135D02F5">
        <w:rPr>
          <w:rFonts w:ascii="Times New Roman" w:hAnsi="Times New Roman" w:eastAsia="Times New Roman" w:cs="Times New Roman"/>
        </w:rPr>
        <w:t xml:space="preserve"> Sampling adalah operasi spasial yang berkaitan dengan pemilihan atau penolakan pixel dalam gambar. Sampling digunakan untuk mengubah ukuran gambar melalui:</w:t>
      </w:r>
    </w:p>
    <w:p w:rsidR="135D02F5" w:rsidP="00210EC7" w:rsidRDefault="135D02F5" w14:paraId="75D91E1A" w14:textId="1098DB51">
      <w:pPr>
        <w:pStyle w:val="ListParagraph"/>
        <w:numPr>
          <w:ilvl w:val="0"/>
          <w:numId w:val="120"/>
        </w:numPr>
        <w:spacing w:after="0"/>
        <w:rPr>
          <w:rFonts w:ascii="Times New Roman" w:hAnsi="Times New Roman" w:eastAsia="Times New Roman" w:cs="Times New Roman"/>
        </w:rPr>
      </w:pPr>
      <w:r w:rsidRPr="135D02F5">
        <w:rPr>
          <w:rFonts w:ascii="Times New Roman" w:hAnsi="Times New Roman" w:eastAsia="Times New Roman" w:cs="Times New Roman"/>
          <w:b/>
          <w:bCs/>
        </w:rPr>
        <w:t>Up-sampling:</w:t>
      </w:r>
      <w:r w:rsidRPr="135D02F5">
        <w:rPr>
          <w:rFonts w:ascii="Times New Roman" w:hAnsi="Times New Roman" w:eastAsia="Times New Roman" w:cs="Times New Roman"/>
        </w:rPr>
        <w:t xml:space="preserve"> Meningkatkan ukuran gambar </w:t>
      </w:r>
    </w:p>
    <w:p w:rsidR="135D02F5" w:rsidP="00210EC7" w:rsidRDefault="135D02F5" w14:paraId="7561E84C" w14:textId="43126A62">
      <w:pPr>
        <w:pStyle w:val="ListParagraph"/>
        <w:numPr>
          <w:ilvl w:val="1"/>
          <w:numId w:val="120"/>
        </w:numPr>
        <w:spacing w:after="0"/>
        <w:rPr>
          <w:rFonts w:ascii="Times New Roman" w:hAnsi="Times New Roman" w:eastAsia="Times New Roman" w:cs="Times New Roman"/>
        </w:rPr>
      </w:pPr>
      <w:r w:rsidRPr="135D02F5">
        <w:rPr>
          <w:rFonts w:ascii="Times New Roman" w:hAnsi="Times New Roman" w:eastAsia="Times New Roman" w:cs="Times New Roman"/>
        </w:rPr>
        <w:t>Tantangan: Pixel baru tidak memiliki nilai korespondensi di gambar asli</w:t>
      </w:r>
    </w:p>
    <w:p w:rsidR="135D02F5" w:rsidP="00210EC7" w:rsidRDefault="135D02F5" w14:paraId="2AEED82B" w14:textId="514A0205">
      <w:pPr>
        <w:pStyle w:val="ListParagraph"/>
        <w:numPr>
          <w:ilvl w:val="1"/>
          <w:numId w:val="120"/>
        </w:numPr>
        <w:spacing w:after="0"/>
        <w:rPr>
          <w:rFonts w:ascii="Times New Roman" w:hAnsi="Times New Roman" w:eastAsia="Times New Roman" w:cs="Times New Roman"/>
        </w:rPr>
      </w:pPr>
      <w:r w:rsidRPr="135D02F5">
        <w:rPr>
          <w:rFonts w:ascii="Times New Roman" w:hAnsi="Times New Roman" w:eastAsia="Times New Roman" w:cs="Times New Roman"/>
        </w:rPr>
        <w:t xml:space="preserve">Solusi: Estimasi nilai pixel baru menggunakan: </w:t>
      </w:r>
    </w:p>
    <w:p w:rsidR="135D02F5" w:rsidP="00210EC7" w:rsidRDefault="135D02F5" w14:paraId="440374D6" w14:textId="19AB05E6">
      <w:pPr>
        <w:pStyle w:val="ListParagraph"/>
        <w:numPr>
          <w:ilvl w:val="2"/>
          <w:numId w:val="120"/>
        </w:numPr>
        <w:spacing w:after="0"/>
        <w:rPr>
          <w:rFonts w:ascii="Times New Roman" w:hAnsi="Times New Roman" w:eastAsia="Times New Roman" w:cs="Times New Roman"/>
        </w:rPr>
      </w:pPr>
      <w:r w:rsidRPr="135D02F5">
        <w:rPr>
          <w:rFonts w:ascii="Times New Roman" w:hAnsi="Times New Roman" w:eastAsia="Times New Roman" w:cs="Times New Roman"/>
        </w:rPr>
        <w:t>Nearest neighbor (hasil kurang baik, pixelated)</w:t>
      </w:r>
    </w:p>
    <w:p w:rsidR="135D02F5" w:rsidP="00210EC7" w:rsidRDefault="135D02F5" w14:paraId="3CC300D7" w14:textId="265A1F31">
      <w:pPr>
        <w:pStyle w:val="ListParagraph"/>
        <w:numPr>
          <w:ilvl w:val="2"/>
          <w:numId w:val="120"/>
        </w:numPr>
        <w:spacing w:after="0"/>
        <w:rPr>
          <w:rFonts w:ascii="Times New Roman" w:hAnsi="Times New Roman" w:eastAsia="Times New Roman" w:cs="Times New Roman"/>
        </w:rPr>
      </w:pPr>
      <w:r w:rsidRPr="135D02F5">
        <w:rPr>
          <w:rFonts w:ascii="Times New Roman" w:hAnsi="Times New Roman" w:eastAsia="Times New Roman" w:cs="Times New Roman"/>
        </w:rPr>
        <w:t>Bilinear interpolation (kualitas lebih baik)</w:t>
      </w:r>
    </w:p>
    <w:p w:rsidR="135D02F5" w:rsidP="00210EC7" w:rsidRDefault="135D02F5" w14:paraId="586F4881" w14:textId="25DBFCD0">
      <w:pPr>
        <w:pStyle w:val="ListParagraph"/>
        <w:numPr>
          <w:ilvl w:val="2"/>
          <w:numId w:val="120"/>
        </w:numPr>
        <w:spacing w:after="0"/>
        <w:rPr>
          <w:rFonts w:ascii="Times New Roman" w:hAnsi="Times New Roman" w:eastAsia="Times New Roman" w:cs="Times New Roman"/>
        </w:rPr>
      </w:pPr>
      <w:r w:rsidRPr="135D02F5">
        <w:rPr>
          <w:rFonts w:ascii="Times New Roman" w:hAnsi="Times New Roman" w:eastAsia="Times New Roman" w:cs="Times New Roman"/>
        </w:rPr>
        <w:t>Bicubic interpolation (kualitas terbaik, lebih smooth)</w:t>
      </w:r>
    </w:p>
    <w:p w:rsidR="135D02F5" w:rsidP="135D02F5" w:rsidRDefault="135D02F5" w14:paraId="631412A4" w14:textId="75926CFF">
      <w:pPr>
        <w:spacing w:after="0"/>
        <w:rPr>
          <w:rFonts w:ascii="Times New Roman" w:hAnsi="Times New Roman" w:eastAsia="Times New Roman" w:cs="Times New Roman"/>
        </w:rPr>
      </w:pPr>
      <w:r w:rsidRPr="135D02F5">
        <w:rPr>
          <w:rFonts w:ascii="Times New Roman" w:hAnsi="Times New Roman" w:eastAsia="Times New Roman" w:cs="Times New Roman"/>
        </w:rPr>
        <w:t>Bilinear interpolation menggunakan 4 tetangga terdekat (Q₁₁, Q₁₂, Q₂₁, Q₂₂) untuk menghitung nilai pixel di titik P. Bicubic interpolation menggunakan 16 pixel dalam grid 4×4 dengan cubic spline, menghasilkan surface yang lebih smooth.</w:t>
      </w:r>
    </w:p>
    <w:p w:rsidR="135D02F5" w:rsidP="00210EC7" w:rsidRDefault="135D02F5" w14:paraId="6104C9A7" w14:textId="0C0092F6">
      <w:pPr>
        <w:pStyle w:val="ListParagraph"/>
        <w:numPr>
          <w:ilvl w:val="0"/>
          <w:numId w:val="120"/>
        </w:numPr>
        <w:spacing w:after="0"/>
        <w:rPr>
          <w:rFonts w:ascii="Times New Roman" w:hAnsi="Times New Roman" w:eastAsia="Times New Roman" w:cs="Times New Roman"/>
        </w:rPr>
      </w:pPr>
      <w:r w:rsidRPr="135D02F5">
        <w:rPr>
          <w:rFonts w:ascii="Times New Roman" w:hAnsi="Times New Roman" w:eastAsia="Times New Roman" w:cs="Times New Roman"/>
          <w:b/>
          <w:bCs/>
        </w:rPr>
        <w:t>Down-sampling:</w:t>
      </w:r>
      <w:r w:rsidRPr="135D02F5">
        <w:rPr>
          <w:rFonts w:ascii="Times New Roman" w:hAnsi="Times New Roman" w:eastAsia="Times New Roman" w:cs="Times New Roman"/>
        </w:rPr>
        <w:t xml:space="preserve"> Mengurangi ukuran gambar </w:t>
      </w:r>
    </w:p>
    <w:p w:rsidR="135D02F5" w:rsidP="00210EC7" w:rsidRDefault="135D02F5" w14:paraId="0433FDD7" w14:textId="01483E0D">
      <w:pPr>
        <w:pStyle w:val="ListParagraph"/>
        <w:numPr>
          <w:ilvl w:val="1"/>
          <w:numId w:val="120"/>
        </w:numPr>
        <w:spacing w:after="0"/>
        <w:rPr>
          <w:rFonts w:ascii="Times New Roman" w:hAnsi="Times New Roman" w:eastAsia="Times New Roman" w:cs="Times New Roman"/>
        </w:rPr>
      </w:pPr>
      <w:r w:rsidRPr="135D02F5">
        <w:rPr>
          <w:rFonts w:ascii="Times New Roman" w:hAnsi="Times New Roman" w:eastAsia="Times New Roman" w:cs="Times New Roman"/>
        </w:rPr>
        <w:t>Metode sederhana: Drop pixels secara sistematis</w:t>
      </w:r>
    </w:p>
    <w:p w:rsidR="135D02F5" w:rsidP="00210EC7" w:rsidRDefault="135D02F5" w14:paraId="32BC4B4E" w14:textId="2ACF8870">
      <w:pPr>
        <w:pStyle w:val="ListParagraph"/>
        <w:numPr>
          <w:ilvl w:val="1"/>
          <w:numId w:val="120"/>
        </w:numPr>
        <w:spacing w:after="0"/>
        <w:rPr>
          <w:rFonts w:ascii="Times New Roman" w:hAnsi="Times New Roman" w:eastAsia="Times New Roman" w:cs="Times New Roman"/>
        </w:rPr>
      </w:pPr>
      <w:r w:rsidRPr="135D02F5">
        <w:rPr>
          <w:rFonts w:ascii="Times New Roman" w:hAnsi="Times New Roman" w:eastAsia="Times New Roman" w:cs="Times New Roman"/>
        </w:rPr>
        <w:t xml:space="preserve">Masalah: </w:t>
      </w:r>
      <w:r w:rsidRPr="135D02F5">
        <w:rPr>
          <w:rFonts w:ascii="Times New Roman" w:hAnsi="Times New Roman" w:eastAsia="Times New Roman" w:cs="Times New Roman"/>
          <w:b/>
          <w:bCs/>
        </w:rPr>
        <w:t>Aliasing</w:t>
      </w:r>
      <w:r w:rsidRPr="135D02F5">
        <w:rPr>
          <w:rFonts w:ascii="Times New Roman" w:hAnsi="Times New Roman" w:eastAsia="Times New Roman" w:cs="Times New Roman"/>
        </w:rPr>
        <w:t xml:space="preserve"> - munculnya artifacts/pola yang tidak ada di gambar asli</w:t>
      </w:r>
    </w:p>
    <w:p w:rsidR="135D02F5" w:rsidP="00210EC7" w:rsidRDefault="135D02F5" w14:paraId="5617BBA1" w14:textId="66DDFE98">
      <w:pPr>
        <w:pStyle w:val="ListParagraph"/>
        <w:numPr>
          <w:ilvl w:val="1"/>
          <w:numId w:val="120"/>
        </w:numPr>
        <w:spacing w:after="0"/>
        <w:rPr>
          <w:rFonts w:ascii="Times New Roman" w:hAnsi="Times New Roman" w:eastAsia="Times New Roman" w:cs="Times New Roman"/>
        </w:rPr>
      </w:pPr>
      <w:r w:rsidRPr="135D02F5">
        <w:rPr>
          <w:rFonts w:ascii="Times New Roman" w:hAnsi="Times New Roman" w:eastAsia="Times New Roman" w:cs="Times New Roman"/>
        </w:rPr>
        <w:t>Penyebab: Sampling rate lebih rendah dari Nyquist rate</w:t>
      </w:r>
    </w:p>
    <w:p w:rsidR="135D02F5" w:rsidP="00210EC7" w:rsidRDefault="135D02F5" w14:paraId="57D4BD11" w14:textId="374F1264">
      <w:pPr>
        <w:pStyle w:val="ListParagraph"/>
        <w:numPr>
          <w:ilvl w:val="1"/>
          <w:numId w:val="120"/>
        </w:numPr>
        <w:spacing w:after="0"/>
        <w:rPr>
          <w:rFonts w:ascii="Times New Roman" w:hAnsi="Times New Roman" w:eastAsia="Times New Roman" w:cs="Times New Roman"/>
        </w:rPr>
      </w:pPr>
      <w:r w:rsidRPr="135D02F5">
        <w:rPr>
          <w:rFonts w:ascii="Times New Roman" w:hAnsi="Times New Roman" w:eastAsia="Times New Roman" w:cs="Times New Roman"/>
        </w:rPr>
        <w:t xml:space="preserve">Solusi: </w:t>
      </w:r>
      <w:r w:rsidRPr="135D02F5">
        <w:rPr>
          <w:rFonts w:ascii="Times New Roman" w:hAnsi="Times New Roman" w:eastAsia="Times New Roman" w:cs="Times New Roman"/>
          <w:b/>
          <w:bCs/>
        </w:rPr>
        <w:t>Anti-aliasing</w:t>
      </w:r>
      <w:r w:rsidRPr="135D02F5">
        <w:rPr>
          <w:rFonts w:ascii="Times New Roman" w:hAnsi="Times New Roman" w:eastAsia="Times New Roman" w:cs="Times New Roman"/>
        </w:rPr>
        <w:t xml:space="preserve"> </w:t>
      </w:r>
    </w:p>
    <w:p w:rsidR="135D02F5" w:rsidP="00210EC7" w:rsidRDefault="135D02F5" w14:paraId="795ADBE9" w14:textId="25F30C63">
      <w:pPr>
        <w:pStyle w:val="ListParagraph"/>
        <w:numPr>
          <w:ilvl w:val="2"/>
          <w:numId w:val="120"/>
        </w:numPr>
        <w:spacing w:after="0"/>
        <w:rPr>
          <w:rFonts w:ascii="Times New Roman" w:hAnsi="Times New Roman" w:eastAsia="Times New Roman" w:cs="Times New Roman"/>
        </w:rPr>
      </w:pPr>
      <w:r w:rsidRPr="135D02F5">
        <w:rPr>
          <w:rFonts w:ascii="Times New Roman" w:hAnsi="Times New Roman" w:eastAsia="Times New Roman" w:cs="Times New Roman"/>
        </w:rPr>
        <w:t>Smoothing gambar dengan low-pass filter (misalnya Gaussian)</w:t>
      </w:r>
    </w:p>
    <w:p w:rsidR="135D02F5" w:rsidP="00210EC7" w:rsidRDefault="135D02F5" w14:paraId="700FD226" w14:textId="2069DB5E">
      <w:pPr>
        <w:pStyle w:val="ListParagraph"/>
        <w:numPr>
          <w:ilvl w:val="2"/>
          <w:numId w:val="120"/>
        </w:numPr>
        <w:spacing w:after="0"/>
        <w:rPr>
          <w:rFonts w:ascii="Times New Roman" w:hAnsi="Times New Roman" w:eastAsia="Times New Roman" w:cs="Times New Roman"/>
        </w:rPr>
      </w:pPr>
      <w:r w:rsidRPr="135D02F5">
        <w:rPr>
          <w:rFonts w:ascii="Times New Roman" w:hAnsi="Times New Roman" w:eastAsia="Times New Roman" w:cs="Times New Roman"/>
        </w:rPr>
        <w:t>Kemudian baru dilakukan down-sampling</w:t>
      </w:r>
    </w:p>
    <w:p w:rsidR="135D02F5" w:rsidP="00210EC7" w:rsidRDefault="135D02F5" w14:paraId="0DF7856A" w14:textId="41E3DBBF">
      <w:pPr>
        <w:pStyle w:val="ListParagraph"/>
        <w:numPr>
          <w:ilvl w:val="2"/>
          <w:numId w:val="120"/>
        </w:numPr>
        <w:spacing w:after="0"/>
        <w:rPr>
          <w:rFonts w:ascii="Times New Roman" w:hAnsi="Times New Roman" w:eastAsia="Times New Roman" w:cs="Times New Roman"/>
        </w:rPr>
      </w:pPr>
      <w:r w:rsidRPr="135D02F5">
        <w:rPr>
          <w:rFonts w:ascii="Times New Roman" w:hAnsi="Times New Roman" w:eastAsia="Times New Roman" w:cs="Times New Roman"/>
        </w:rPr>
        <w:t>PIL menggunakan Image.ANTIALIAS</w:t>
      </w:r>
    </w:p>
    <w:p w:rsidR="135D02F5" w:rsidP="00210EC7" w:rsidRDefault="135D02F5" w14:paraId="61F2EB49" w14:textId="037FCE77">
      <w:pPr>
        <w:pStyle w:val="ListParagraph"/>
        <w:numPr>
          <w:ilvl w:val="2"/>
          <w:numId w:val="120"/>
        </w:numPr>
        <w:spacing w:after="0"/>
        <w:rPr>
          <w:rFonts w:ascii="Times New Roman" w:hAnsi="Times New Roman" w:eastAsia="Times New Roman" w:cs="Times New Roman"/>
        </w:rPr>
      </w:pPr>
      <w:r w:rsidRPr="135D02F5">
        <w:rPr>
          <w:rFonts w:ascii="Times New Roman" w:hAnsi="Times New Roman" w:eastAsia="Times New Roman" w:cs="Times New Roman"/>
        </w:rPr>
        <w:t>scikit-image menggunakan parameter anti_aliasing=True pada rescale()</w:t>
      </w:r>
    </w:p>
    <w:p w:rsidR="135D02F5" w:rsidP="135D02F5" w:rsidRDefault="135D02F5" w14:paraId="17E50194" w14:textId="11FF8CB4">
      <w:pPr>
        <w:spacing w:before="240" w:after="240"/>
        <w:rPr>
          <w:rFonts w:ascii="Times New Roman" w:hAnsi="Times New Roman" w:eastAsia="Times New Roman" w:cs="Times New Roman"/>
        </w:rPr>
      </w:pPr>
      <w:r w:rsidRPr="135D02F5">
        <w:rPr>
          <w:rFonts w:ascii="Times New Roman" w:hAnsi="Times New Roman" w:eastAsia="Times New Roman" w:cs="Times New Roman"/>
          <w:b/>
          <w:bCs/>
        </w:rPr>
        <w:t>Quantization:</w:t>
      </w:r>
      <w:r w:rsidRPr="135D02F5">
        <w:rPr>
          <w:rFonts w:ascii="Times New Roman" w:hAnsi="Times New Roman" w:eastAsia="Times New Roman" w:cs="Times New Roman"/>
        </w:rPr>
        <w:t xml:space="preserve"> Quantization berkaitan dengan intensitas gambar dan didefinisikan oleh jumlah bit yang digunakan per pixel:</w:t>
      </w:r>
    </w:p>
    <w:p w:rsidR="135D02F5" w:rsidP="00210EC7" w:rsidRDefault="135D02F5" w14:paraId="5F0A2466" w14:textId="4D4FBA56">
      <w:pPr>
        <w:pStyle w:val="ListParagraph"/>
        <w:numPr>
          <w:ilvl w:val="0"/>
          <w:numId w:val="119"/>
        </w:numPr>
        <w:spacing w:after="0"/>
        <w:rPr>
          <w:rFonts w:ascii="Times New Roman" w:hAnsi="Times New Roman" w:eastAsia="Times New Roman" w:cs="Times New Roman"/>
        </w:rPr>
      </w:pPr>
      <w:r w:rsidRPr="135D02F5">
        <w:rPr>
          <w:rFonts w:ascii="Times New Roman" w:hAnsi="Times New Roman" w:eastAsia="Times New Roman" w:cs="Times New Roman"/>
        </w:rPr>
        <w:t>Gambar digital biasanya quantized ke 256 gray levels (8-bit)</w:t>
      </w:r>
    </w:p>
    <w:p w:rsidR="135D02F5" w:rsidP="00210EC7" w:rsidRDefault="135D02F5" w14:paraId="1C7D6F00" w14:textId="237976F2">
      <w:pPr>
        <w:pStyle w:val="ListParagraph"/>
        <w:numPr>
          <w:ilvl w:val="0"/>
          <w:numId w:val="119"/>
        </w:numPr>
        <w:spacing w:after="0"/>
        <w:rPr>
          <w:rFonts w:ascii="Times New Roman" w:hAnsi="Times New Roman" w:eastAsia="Times New Roman" w:cs="Times New Roman"/>
        </w:rPr>
      </w:pPr>
      <w:r w:rsidRPr="135D02F5">
        <w:rPr>
          <w:rFonts w:ascii="Times New Roman" w:hAnsi="Times New Roman" w:eastAsia="Times New Roman" w:cs="Times New Roman"/>
        </w:rPr>
        <w:t>Semakin sedikit bit per pixel → quantization error meningkat</w:t>
      </w:r>
    </w:p>
    <w:p w:rsidR="135D02F5" w:rsidP="00210EC7" w:rsidRDefault="135D02F5" w14:paraId="37714D65" w14:textId="6F0CDAC1">
      <w:pPr>
        <w:pStyle w:val="ListParagraph"/>
        <w:numPr>
          <w:ilvl w:val="0"/>
          <w:numId w:val="119"/>
        </w:numPr>
        <w:spacing w:after="0"/>
        <w:rPr>
          <w:rFonts w:ascii="Times New Roman" w:hAnsi="Times New Roman" w:eastAsia="Times New Roman" w:cs="Times New Roman"/>
        </w:rPr>
      </w:pPr>
      <w:r w:rsidRPr="135D02F5">
        <w:rPr>
          <w:rFonts w:ascii="Times New Roman" w:hAnsi="Times New Roman" w:eastAsia="Times New Roman" w:cs="Times New Roman"/>
        </w:rPr>
        <w:t>Dampak: Munculnya artificial boundaries, contours, pixelation</w:t>
      </w:r>
    </w:p>
    <w:p w:rsidR="135D02F5" w:rsidP="00210EC7" w:rsidRDefault="135D02F5" w14:paraId="230489D8" w14:textId="2DB0E483">
      <w:pPr>
        <w:pStyle w:val="ListParagraph"/>
        <w:numPr>
          <w:ilvl w:val="0"/>
          <w:numId w:val="119"/>
        </w:numPr>
        <w:spacing w:after="0"/>
        <w:rPr>
          <w:rFonts w:ascii="Times New Roman" w:hAnsi="Times New Roman" w:eastAsia="Times New Roman" w:cs="Times New Roman"/>
        </w:rPr>
      </w:pPr>
      <w:r w:rsidRPr="135D02F5">
        <w:rPr>
          <w:rFonts w:ascii="Times New Roman" w:hAnsi="Times New Roman" w:eastAsia="Times New Roman" w:cs="Times New Roman"/>
        </w:rPr>
        <w:t>Trade-off: Ukuran file lebih kecil vs kualitas gambar menurun</w:t>
      </w:r>
    </w:p>
    <w:p w:rsidR="135D02F5" w:rsidP="135D02F5" w:rsidRDefault="135D02F5" w14:paraId="2917A2F0" w14:textId="32D0C2BA">
      <w:pPr>
        <w:spacing w:before="240" w:after="240"/>
        <w:rPr>
          <w:rFonts w:ascii="Times New Roman" w:hAnsi="Times New Roman" w:eastAsia="Times New Roman" w:cs="Times New Roman"/>
        </w:rPr>
      </w:pPr>
      <w:r w:rsidRPr="135D02F5">
        <w:rPr>
          <w:rFonts w:ascii="Times New Roman" w:hAnsi="Times New Roman" w:eastAsia="Times New Roman" w:cs="Times New Roman"/>
        </w:rPr>
        <w:t>Color quantization dapat dilakukan dengan PIL:</w:t>
      </w:r>
    </w:p>
    <w:p w:rsidR="135D02F5" w:rsidP="135D02F5" w:rsidRDefault="135D02F5" w14:paraId="5D2563DD" w14:textId="3EFAED14">
      <w:pPr>
        <w:spacing w:after="0"/>
        <w:jc w:val="both"/>
      </w:pPr>
      <w:r w:rsidRPr="135D02F5">
        <w:rPr>
          <w:rFonts w:ascii="Times New Roman" w:hAnsi="Times New Roman" w:eastAsia="Times New Roman" w:cs="Times New Roman"/>
          <w:sz w:val="28"/>
          <w:szCs w:val="28"/>
        </w:rPr>
        <w:t>python</w:t>
      </w:r>
    </w:p>
    <w:p w:rsidR="135D02F5" w:rsidP="135D02F5" w:rsidRDefault="135D02F5" w14:paraId="1333841A" w14:textId="15041871">
      <w:pPr>
        <w:spacing w:after="0"/>
        <w:rPr>
          <w:rFonts w:ascii="Consolas" w:hAnsi="Consolas" w:eastAsia="Consolas" w:cs="Consolas"/>
          <w:color w:val="383A42"/>
          <w:sz w:val="28"/>
          <w:szCs w:val="28"/>
        </w:rPr>
      </w:pPr>
      <w:r w:rsidRPr="135D02F5">
        <w:rPr>
          <w:rFonts w:ascii="Consolas" w:hAnsi="Consolas" w:eastAsia="Consolas" w:cs="Consolas"/>
          <w:color w:val="383A42"/>
          <w:sz w:val="28"/>
          <w:szCs w:val="28"/>
        </w:rPr>
        <w:t xml:space="preserve">im_quantized </w:t>
      </w:r>
      <w:r w:rsidRPr="135D02F5">
        <w:rPr>
          <w:rFonts w:ascii="Consolas" w:hAnsi="Consolas" w:eastAsia="Consolas" w:cs="Consolas"/>
          <w:color w:val="4078F2"/>
          <w:sz w:val="28"/>
          <w:szCs w:val="28"/>
        </w:rPr>
        <w:t>=</w:t>
      </w:r>
      <w:r w:rsidRPr="135D02F5">
        <w:rPr>
          <w:rFonts w:ascii="Consolas" w:hAnsi="Consolas" w:eastAsia="Consolas" w:cs="Consolas"/>
          <w:color w:val="383A42"/>
          <w:sz w:val="28"/>
          <w:szCs w:val="28"/>
        </w:rPr>
        <w:t xml:space="preserve"> im.convert(</w:t>
      </w:r>
      <w:r w:rsidRPr="135D02F5">
        <w:rPr>
          <w:rFonts w:ascii="Consolas" w:hAnsi="Consolas" w:eastAsia="Consolas" w:cs="Consolas"/>
          <w:color w:val="50A14F"/>
          <w:sz w:val="28"/>
          <w:szCs w:val="28"/>
        </w:rPr>
        <w:t>'P'</w:t>
      </w:r>
      <w:r w:rsidRPr="135D02F5">
        <w:rPr>
          <w:rFonts w:ascii="Consolas" w:hAnsi="Consolas" w:eastAsia="Consolas" w:cs="Consolas"/>
          <w:color w:val="383A42"/>
          <w:sz w:val="28"/>
          <w:szCs w:val="28"/>
        </w:rPr>
        <w:t>, palette</w:t>
      </w:r>
      <w:r w:rsidRPr="135D02F5">
        <w:rPr>
          <w:rFonts w:ascii="Consolas" w:hAnsi="Consolas" w:eastAsia="Consolas" w:cs="Consolas"/>
          <w:color w:val="4078F2"/>
          <w:sz w:val="28"/>
          <w:szCs w:val="28"/>
        </w:rPr>
        <w:t>=</w:t>
      </w:r>
      <w:r w:rsidRPr="135D02F5">
        <w:rPr>
          <w:rFonts w:ascii="Consolas" w:hAnsi="Consolas" w:eastAsia="Consolas" w:cs="Consolas"/>
          <w:color w:val="383A42"/>
          <w:sz w:val="28"/>
          <w:szCs w:val="28"/>
        </w:rPr>
        <w:t>Image.ADAPTIVE, colors</w:t>
      </w:r>
      <w:r w:rsidRPr="135D02F5">
        <w:rPr>
          <w:rFonts w:ascii="Consolas" w:hAnsi="Consolas" w:eastAsia="Consolas" w:cs="Consolas"/>
          <w:color w:val="4078F2"/>
          <w:sz w:val="28"/>
          <w:szCs w:val="28"/>
        </w:rPr>
        <w:t>=</w:t>
      </w:r>
      <w:r w:rsidRPr="135D02F5">
        <w:rPr>
          <w:rFonts w:ascii="Consolas" w:hAnsi="Consolas" w:eastAsia="Consolas" w:cs="Consolas"/>
          <w:color w:val="383A42"/>
          <w:sz w:val="28"/>
          <w:szCs w:val="28"/>
        </w:rPr>
        <w:t>num_colors)</w:t>
      </w:r>
    </w:p>
    <w:p w:rsidR="135D02F5" w:rsidP="135D02F5" w:rsidRDefault="135D02F5" w14:paraId="1365C232" w14:textId="753AFB38">
      <w:pPr>
        <w:spacing w:before="240" w:after="240"/>
        <w:jc w:val="both"/>
        <w:rPr>
          <w:rFonts w:ascii="Times New Roman" w:hAnsi="Times New Roman" w:eastAsia="Times New Roman" w:cs="Times New Roman"/>
          <w:sz w:val="28"/>
          <w:szCs w:val="28"/>
        </w:rPr>
      </w:pPr>
      <w:r w:rsidRPr="135D02F5">
        <w:rPr>
          <w:rFonts w:ascii="Times New Roman" w:hAnsi="Times New Roman" w:eastAsia="Times New Roman" w:cs="Times New Roman"/>
          <w:sz w:val="28"/>
          <w:szCs w:val="28"/>
        </w:rPr>
        <w:t>Signal-to-Noise Ratio (SNR) dapat digunakan sebagai metrik kualitas gambar: SNR = mean / standard_deviation</w:t>
      </w:r>
    </w:p>
    <w:p w:rsidR="135D02F5" w:rsidP="135D02F5" w:rsidRDefault="5190EF0B" w14:paraId="3B0E4262" w14:textId="6D0D5E76">
      <w:pPr>
        <w:pStyle w:val="Heading3"/>
      </w:pPr>
      <w:bookmarkStart w:name="_Toc213102634" w:id="24"/>
      <w:r w:rsidRPr="5190EF0B">
        <w:t>2.1.2 Discrete Fourier Transform (DFT)</w:t>
      </w:r>
      <w:bookmarkEnd w:id="24"/>
    </w:p>
    <w:p w:rsidR="135D02F5" w:rsidP="135D02F5" w:rsidRDefault="135D02F5" w14:paraId="22B94FD5" w14:textId="7686E8E6">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Konsep Dasar:</w:t>
      </w:r>
      <w:r w:rsidRPr="135D02F5">
        <w:rPr>
          <w:rFonts w:ascii="Times New Roman" w:hAnsi="Times New Roman" w:eastAsia="Times New Roman" w:cs="Times New Roman"/>
        </w:rPr>
        <w:t xml:space="preserve"> Fourier Transform adalah metode untuk mengubah gambar dari spatial domain (time domain) ke frequency domain. Ide dasarnya: gambar dapat diekspresikan sebagai weighted sum dari sinus dan kosinus (Fourier basis functions) sepanjang dua dimensi.</w:t>
      </w:r>
    </w:p>
    <w:p w:rsidR="135D02F5" w:rsidP="135D02F5" w:rsidRDefault="135D02F5" w14:paraId="76FF24B7" w14:textId="0D7170F1">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DFT untuk Image 2D:</w:t>
      </w:r>
      <w:r w:rsidRPr="135D02F5">
        <w:rPr>
          <w:rFonts w:ascii="Times New Roman" w:hAnsi="Times New Roman" w:eastAsia="Times New Roman" w:cs="Times New Roman"/>
        </w:rPr>
        <w:t xml:space="preserve"> Transformasi diskrit karena variabel spasial dan transform hanya mengambil nilai integer diskrit (lokasi dalam 2D array).</w:t>
      </w:r>
    </w:p>
    <w:p w:rsidR="135D02F5" w:rsidP="135D02F5" w:rsidRDefault="135D02F5" w14:paraId="230F1C99" w14:textId="14EBCA44">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Definisi matematis DFT untuk gambar M×N:</w:t>
      </w:r>
    </w:p>
    <w:p w:rsidR="135D02F5" w:rsidP="135D02F5" w:rsidRDefault="135D02F5" w14:paraId="4BBE10D3" w14:textId="23E48C77">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F(u,v) = ΣΣ f(x,y) · e^(-j2π(ux/M + vy/N))</w:t>
      </w:r>
    </w:p>
    <w:p w:rsidR="135D02F5" w:rsidP="135D02F5" w:rsidRDefault="135D02F5" w14:paraId="38E774A5" w14:textId="0746D772">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Inverse DFT (IDFT) untuk rekonstruksi:</w:t>
      </w:r>
    </w:p>
    <w:p w:rsidR="135D02F5" w:rsidP="135D02F5" w:rsidRDefault="135D02F5" w14:paraId="1E4B7660" w14:textId="4DA133EA">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f(x,y) = (1/MN) ΣΣ F(u,v) · e^(j2π(ux/M + vy/N))</w:t>
      </w:r>
    </w:p>
    <w:p w:rsidR="135D02F5" w:rsidP="135D02F5" w:rsidRDefault="135D02F5" w14:paraId="28F0D973" w14:textId="6BC8CD28">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Mengapa DFT Penting:</w:t>
      </w:r>
    </w:p>
    <w:p w:rsidR="135D02F5" w:rsidP="00210EC7" w:rsidRDefault="135D02F5" w14:paraId="1598864D" w14:textId="4C0ECAB6">
      <w:pPr>
        <w:pStyle w:val="ListParagraph"/>
        <w:numPr>
          <w:ilvl w:val="0"/>
          <w:numId w:val="118"/>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Pemahaman Image yang Lebih Baik:</w:t>
      </w:r>
      <w:r w:rsidRPr="135D02F5">
        <w:rPr>
          <w:rFonts w:ascii="Times New Roman" w:hAnsi="Times New Roman" w:eastAsia="Times New Roman" w:cs="Times New Roman"/>
        </w:rPr>
        <w:t xml:space="preserve"> </w:t>
      </w:r>
    </w:p>
    <w:p w:rsidR="135D02F5" w:rsidP="00210EC7" w:rsidRDefault="135D02F5" w14:paraId="7BF50845" w14:textId="6F343662">
      <w:pPr>
        <w:pStyle w:val="ListParagraph"/>
        <w:numPr>
          <w:ilvl w:val="1"/>
          <w:numId w:val="118"/>
        </w:numPr>
        <w:spacing w:after="0"/>
        <w:jc w:val="both"/>
        <w:rPr>
          <w:rFonts w:ascii="Times New Roman" w:hAnsi="Times New Roman" w:eastAsia="Times New Roman" w:cs="Times New Roman"/>
        </w:rPr>
      </w:pPr>
      <w:r w:rsidRPr="135D02F5">
        <w:rPr>
          <w:rFonts w:ascii="Times New Roman" w:hAnsi="Times New Roman" w:eastAsia="Times New Roman" w:cs="Times New Roman"/>
        </w:rPr>
        <w:t>Low frequencies → informasi gross level, rata-rata gambar</w:t>
      </w:r>
    </w:p>
    <w:p w:rsidR="135D02F5" w:rsidP="00210EC7" w:rsidRDefault="135D02F5" w14:paraId="4759E9F1" w14:textId="3141A72D">
      <w:pPr>
        <w:pStyle w:val="ListParagraph"/>
        <w:numPr>
          <w:ilvl w:val="1"/>
          <w:numId w:val="118"/>
        </w:numPr>
        <w:spacing w:after="0"/>
        <w:jc w:val="both"/>
        <w:rPr>
          <w:rFonts w:ascii="Times New Roman" w:hAnsi="Times New Roman" w:eastAsia="Times New Roman" w:cs="Times New Roman"/>
        </w:rPr>
      </w:pPr>
      <w:r w:rsidRPr="135D02F5">
        <w:rPr>
          <w:rFonts w:ascii="Times New Roman" w:hAnsi="Times New Roman" w:eastAsia="Times New Roman" w:cs="Times New Roman"/>
        </w:rPr>
        <w:t>High frequencies → edges, noise, detail</w:t>
      </w:r>
    </w:p>
    <w:p w:rsidR="135D02F5" w:rsidP="00210EC7" w:rsidRDefault="135D02F5" w14:paraId="79D97D72" w14:textId="271AF93B">
      <w:pPr>
        <w:pStyle w:val="ListParagraph"/>
        <w:numPr>
          <w:ilvl w:val="0"/>
          <w:numId w:val="118"/>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Image Compression:</w:t>
      </w:r>
      <w:r w:rsidRPr="135D02F5">
        <w:rPr>
          <w:rFonts w:ascii="Times New Roman" w:hAnsi="Times New Roman" w:eastAsia="Times New Roman" w:cs="Times New Roman"/>
        </w:rPr>
        <w:t xml:space="preserve"> </w:t>
      </w:r>
    </w:p>
    <w:p w:rsidR="135D02F5" w:rsidP="00210EC7" w:rsidRDefault="135D02F5" w14:paraId="499FE764" w14:textId="57B32C42">
      <w:pPr>
        <w:pStyle w:val="ListParagraph"/>
        <w:numPr>
          <w:ilvl w:val="1"/>
          <w:numId w:val="118"/>
        </w:numPr>
        <w:spacing w:after="0"/>
        <w:jc w:val="both"/>
        <w:rPr>
          <w:rFonts w:ascii="Times New Roman" w:hAnsi="Times New Roman" w:eastAsia="Times New Roman" w:cs="Times New Roman"/>
        </w:rPr>
      </w:pPr>
      <w:r w:rsidRPr="135D02F5">
        <w:rPr>
          <w:rFonts w:ascii="Times New Roman" w:hAnsi="Times New Roman" w:eastAsia="Times New Roman" w:cs="Times New Roman"/>
        </w:rPr>
        <w:t>Gambar natural biasanya smooth, bisa direpresentasikan dengan sedikit koefisien DFT</w:t>
      </w:r>
    </w:p>
    <w:p w:rsidR="135D02F5" w:rsidP="00210EC7" w:rsidRDefault="135D02F5" w14:paraId="7C48B8DD" w14:textId="4506D7FD">
      <w:pPr>
        <w:pStyle w:val="ListParagraph"/>
        <w:numPr>
          <w:ilvl w:val="1"/>
          <w:numId w:val="118"/>
        </w:numPr>
        <w:spacing w:after="0"/>
        <w:jc w:val="both"/>
        <w:rPr>
          <w:rFonts w:ascii="Times New Roman" w:hAnsi="Times New Roman" w:eastAsia="Times New Roman" w:cs="Times New Roman"/>
        </w:rPr>
      </w:pPr>
      <w:r w:rsidRPr="135D02F5">
        <w:rPr>
          <w:rFonts w:ascii="Times New Roman" w:hAnsi="Times New Roman" w:eastAsia="Times New Roman" w:cs="Times New Roman"/>
        </w:rPr>
        <w:t>Koefisien tinggi cenderung negligible/zero</w:t>
      </w:r>
    </w:p>
    <w:p w:rsidR="135D02F5" w:rsidP="00210EC7" w:rsidRDefault="135D02F5" w14:paraId="267AC2AA" w14:textId="17D1272B">
      <w:pPr>
        <w:pStyle w:val="ListParagraph"/>
        <w:numPr>
          <w:ilvl w:val="1"/>
          <w:numId w:val="118"/>
        </w:numPr>
        <w:spacing w:after="0"/>
        <w:jc w:val="both"/>
        <w:rPr>
          <w:rFonts w:ascii="Times New Roman" w:hAnsi="Times New Roman" w:eastAsia="Times New Roman" w:cs="Times New Roman"/>
        </w:rPr>
      </w:pPr>
      <w:r w:rsidRPr="135D02F5">
        <w:rPr>
          <w:rFonts w:ascii="Times New Roman" w:hAnsi="Times New Roman" w:eastAsia="Times New Roman" w:cs="Times New Roman"/>
        </w:rPr>
        <w:t>Hanya koefisien penting yang perlu disimpan (Fourier-sparse images)</w:t>
      </w:r>
    </w:p>
    <w:p w:rsidR="135D02F5" w:rsidP="00210EC7" w:rsidRDefault="135D02F5" w14:paraId="4E6A7D63" w14:textId="08CFE1D4">
      <w:pPr>
        <w:pStyle w:val="ListParagraph"/>
        <w:numPr>
          <w:ilvl w:val="1"/>
          <w:numId w:val="118"/>
        </w:numPr>
        <w:spacing w:after="0"/>
        <w:jc w:val="both"/>
        <w:rPr>
          <w:rFonts w:ascii="Times New Roman" w:hAnsi="Times New Roman" w:eastAsia="Times New Roman" w:cs="Times New Roman"/>
        </w:rPr>
      </w:pPr>
      <w:r w:rsidRPr="135D02F5">
        <w:rPr>
          <w:rFonts w:ascii="Times New Roman" w:hAnsi="Times New Roman" w:eastAsia="Times New Roman" w:cs="Times New Roman"/>
        </w:rPr>
        <w:t>Contoh aplikasi: JPEG (menggunakan DCT - Discrete Cosine Transform)</w:t>
      </w:r>
    </w:p>
    <w:p w:rsidR="135D02F5" w:rsidP="00210EC7" w:rsidRDefault="135D02F5" w14:paraId="5CC856C9" w14:textId="0745BDFB">
      <w:pPr>
        <w:pStyle w:val="ListParagraph"/>
        <w:numPr>
          <w:ilvl w:val="0"/>
          <w:numId w:val="118"/>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Filtering Lebih Cepat:</w:t>
      </w:r>
      <w:r w:rsidRPr="135D02F5">
        <w:rPr>
          <w:rFonts w:ascii="Times New Roman" w:hAnsi="Times New Roman" w:eastAsia="Times New Roman" w:cs="Times New Roman"/>
        </w:rPr>
        <w:t xml:space="preserve"> </w:t>
      </w:r>
    </w:p>
    <w:p w:rsidR="135D02F5" w:rsidP="00210EC7" w:rsidRDefault="135D02F5" w14:paraId="46B81BBC" w14:textId="57932346">
      <w:pPr>
        <w:pStyle w:val="ListParagraph"/>
        <w:numPr>
          <w:ilvl w:val="1"/>
          <w:numId w:val="118"/>
        </w:numPr>
        <w:spacing w:after="0"/>
        <w:jc w:val="both"/>
        <w:rPr>
          <w:rFonts w:ascii="Times New Roman" w:hAnsi="Times New Roman" w:eastAsia="Times New Roman" w:cs="Times New Roman"/>
        </w:rPr>
      </w:pPr>
      <w:r w:rsidRPr="135D02F5">
        <w:rPr>
          <w:rFonts w:ascii="Times New Roman" w:hAnsi="Times New Roman" w:eastAsia="Times New Roman" w:cs="Times New Roman"/>
        </w:rPr>
        <w:t>Filtering di frequency domain bisa jauh lebih cepat dibanding spatial domain</w:t>
      </w:r>
    </w:p>
    <w:p w:rsidR="135D02F5" w:rsidP="135D02F5" w:rsidRDefault="135D02F5" w14:paraId="460699EE" w14:textId="253BAAA2">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Fast Fourier Transform (FFT):</w:t>
      </w:r>
      <w:r w:rsidRPr="135D02F5">
        <w:rPr>
          <w:rFonts w:ascii="Times New Roman" w:hAnsi="Times New Roman" w:eastAsia="Times New Roman" w:cs="Times New Roman"/>
        </w:rPr>
        <w:t xml:space="preserve"> FFT adalah algoritma divide-and-conquer untuk menghitung DFT dengan jauh lebih cepat:</w:t>
      </w:r>
    </w:p>
    <w:p w:rsidR="135D02F5" w:rsidP="00210EC7" w:rsidRDefault="135D02F5" w14:paraId="7C90234E" w14:textId="717720C6">
      <w:pPr>
        <w:pStyle w:val="ListParagraph"/>
        <w:numPr>
          <w:ilvl w:val="0"/>
          <w:numId w:val="117"/>
        </w:numPr>
        <w:spacing w:after="0"/>
        <w:jc w:val="both"/>
        <w:rPr>
          <w:rFonts w:ascii="Times New Roman" w:hAnsi="Times New Roman" w:eastAsia="Times New Roman" w:cs="Times New Roman"/>
        </w:rPr>
      </w:pPr>
      <w:r w:rsidRPr="135D02F5">
        <w:rPr>
          <w:rFonts w:ascii="Times New Roman" w:hAnsi="Times New Roman" w:eastAsia="Times New Roman" w:cs="Times New Roman"/>
        </w:rPr>
        <w:t>Naive computation: O(N²) time complexity</w:t>
      </w:r>
    </w:p>
    <w:p w:rsidR="135D02F5" w:rsidP="00210EC7" w:rsidRDefault="135D02F5" w14:paraId="54ED30C5" w14:textId="04C6453F">
      <w:pPr>
        <w:pStyle w:val="ListParagraph"/>
        <w:numPr>
          <w:ilvl w:val="0"/>
          <w:numId w:val="117"/>
        </w:numPr>
        <w:spacing w:after="0"/>
        <w:jc w:val="both"/>
        <w:rPr>
          <w:rFonts w:ascii="Times New Roman" w:hAnsi="Times New Roman" w:eastAsia="Times New Roman" w:cs="Times New Roman"/>
        </w:rPr>
      </w:pPr>
      <w:r w:rsidRPr="135D02F5">
        <w:rPr>
          <w:rFonts w:ascii="Times New Roman" w:hAnsi="Times New Roman" w:eastAsia="Times New Roman" w:cs="Times New Roman"/>
        </w:rPr>
        <w:t>FFT algorithm: O(N log₂N) time complexity</w:t>
      </w:r>
    </w:p>
    <w:p w:rsidR="135D02F5" w:rsidP="135D02F5" w:rsidRDefault="135D02F5" w14:paraId="18ED56C0" w14:textId="441A15FC">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Implementasi FFT di Python:</w:t>
      </w:r>
    </w:p>
    <w:p w:rsidR="135D02F5" w:rsidP="00210EC7" w:rsidRDefault="135D02F5" w14:paraId="64EDA5E2" w14:textId="3EC48DB8">
      <w:pPr>
        <w:pStyle w:val="ListParagraph"/>
        <w:numPr>
          <w:ilvl w:val="0"/>
          <w:numId w:val="116"/>
        </w:numPr>
        <w:spacing w:after="0"/>
        <w:rPr>
          <w:rFonts w:ascii="Times New Roman" w:hAnsi="Times New Roman" w:eastAsia="Times New Roman" w:cs="Times New Roman"/>
          <w:b/>
          <w:bCs/>
        </w:rPr>
      </w:pPr>
      <w:r w:rsidRPr="135D02F5">
        <w:rPr>
          <w:rFonts w:ascii="Times New Roman" w:hAnsi="Times New Roman" w:eastAsia="Times New Roman" w:cs="Times New Roman"/>
          <w:b/>
          <w:bCs/>
        </w:rPr>
        <w:t>Menggunakan scipy.fftpack:</w:t>
      </w:r>
    </w:p>
    <w:p w:rsidR="135D02F5" w:rsidP="135D02F5" w:rsidRDefault="135D02F5" w14:paraId="33393025" w14:textId="0F7FD809">
      <w:pPr>
        <w:spacing w:after="0"/>
        <w:rPr>
          <w:rFonts w:ascii="Times New Roman" w:hAnsi="Times New Roman" w:eastAsia="Times New Roman" w:cs="Times New Roman"/>
        </w:rPr>
      </w:pPr>
      <w:r w:rsidRPr="135D02F5">
        <w:rPr>
          <w:rFonts w:ascii="Times New Roman" w:hAnsi="Times New Roman" w:eastAsia="Times New Roman" w:cs="Times New Roman"/>
        </w:rPr>
        <w:t>python</w:t>
      </w:r>
    </w:p>
    <w:p w:rsidR="135D02F5" w:rsidP="135D02F5" w:rsidRDefault="135D02F5" w14:paraId="33958359" w14:textId="685EBC8C">
      <w:pPr>
        <w:spacing w:after="0"/>
        <w:rPr>
          <w:rFonts w:ascii="Consolas" w:hAnsi="Consolas" w:eastAsia="Consolas" w:cs="Consolas"/>
          <w:color w:val="383A42"/>
        </w:rPr>
      </w:pPr>
      <w:r w:rsidRPr="135D02F5">
        <w:rPr>
          <w:rFonts w:ascii="Consolas" w:hAnsi="Consolas" w:eastAsia="Consolas" w:cs="Consolas"/>
          <w:color w:val="A626A4"/>
        </w:rPr>
        <w:t>import</w:t>
      </w:r>
      <w:r w:rsidRPr="135D02F5">
        <w:rPr>
          <w:rFonts w:ascii="Consolas" w:hAnsi="Consolas" w:eastAsia="Consolas" w:cs="Consolas"/>
          <w:color w:val="383A42"/>
        </w:rPr>
        <w:t xml:space="preserve"> scipy.fftpack </w:t>
      </w:r>
      <w:r w:rsidRPr="135D02F5">
        <w:rPr>
          <w:rFonts w:ascii="Consolas" w:hAnsi="Consolas" w:eastAsia="Consolas" w:cs="Consolas"/>
          <w:color w:val="A626A4"/>
        </w:rPr>
        <w:t>as</w:t>
      </w:r>
      <w:r w:rsidRPr="135D02F5">
        <w:rPr>
          <w:rFonts w:ascii="Consolas" w:hAnsi="Consolas" w:eastAsia="Consolas" w:cs="Consolas"/>
          <w:color w:val="383A42"/>
        </w:rPr>
        <w:t xml:space="preserve"> fp</w:t>
      </w:r>
      <w:r>
        <w:br/>
      </w:r>
      <w:r>
        <w:br/>
      </w:r>
      <w:r w:rsidRPr="135D02F5">
        <w:rPr>
          <w:rFonts w:ascii="Consolas" w:hAnsi="Consolas" w:eastAsia="Consolas" w:cs="Consolas"/>
          <w:i/>
          <w:iCs/>
          <w:color w:val="A0A1A7"/>
        </w:rPr>
        <w:t># Forward FFT</w:t>
      </w:r>
      <w:r>
        <w:br/>
      </w:r>
      <w:r w:rsidRPr="135D02F5">
        <w:rPr>
          <w:rFonts w:ascii="Consolas" w:hAnsi="Consolas" w:eastAsia="Consolas" w:cs="Consolas"/>
          <w:color w:val="383A42"/>
        </w:rPr>
        <w:t xml:space="preserve">freq </w:t>
      </w:r>
      <w:r w:rsidRPr="135D02F5">
        <w:rPr>
          <w:rFonts w:ascii="Consolas" w:hAnsi="Consolas" w:eastAsia="Consolas" w:cs="Consolas"/>
          <w:color w:val="4078F2"/>
        </w:rPr>
        <w:t>=</w:t>
      </w:r>
      <w:r w:rsidRPr="135D02F5">
        <w:rPr>
          <w:rFonts w:ascii="Consolas" w:hAnsi="Consolas" w:eastAsia="Consolas" w:cs="Consolas"/>
          <w:color w:val="383A42"/>
        </w:rPr>
        <w:t xml:space="preserve"> fp.fft2(im)</w:t>
      </w:r>
      <w:r>
        <w:br/>
      </w:r>
      <w:r>
        <w:br/>
      </w:r>
      <w:r w:rsidRPr="135D02F5">
        <w:rPr>
          <w:rFonts w:ascii="Consolas" w:hAnsi="Consolas" w:eastAsia="Consolas" w:cs="Consolas"/>
          <w:i/>
          <w:iCs/>
          <w:color w:val="A0A1A7"/>
        </w:rPr>
        <w:t># Inverse FFT</w:t>
      </w:r>
      <w:r>
        <w:br/>
      </w:r>
      <w:r w:rsidRPr="135D02F5">
        <w:rPr>
          <w:rFonts w:ascii="Consolas" w:hAnsi="Consolas" w:eastAsia="Consolas" w:cs="Consolas"/>
          <w:color w:val="383A42"/>
        </w:rPr>
        <w:t xml:space="preserve">im_reconstructed </w:t>
      </w:r>
      <w:r w:rsidRPr="135D02F5">
        <w:rPr>
          <w:rFonts w:ascii="Consolas" w:hAnsi="Consolas" w:eastAsia="Consolas" w:cs="Consolas"/>
          <w:color w:val="4078F2"/>
        </w:rPr>
        <w:t>=</w:t>
      </w:r>
      <w:r w:rsidRPr="135D02F5">
        <w:rPr>
          <w:rFonts w:ascii="Consolas" w:hAnsi="Consolas" w:eastAsia="Consolas" w:cs="Consolas"/>
          <w:color w:val="383A42"/>
        </w:rPr>
        <w:t xml:space="preserve"> fp.ifft2(freq).real</w:t>
      </w:r>
      <w:r>
        <w:br/>
      </w:r>
      <w:r>
        <w:br/>
      </w:r>
      <w:r w:rsidRPr="135D02F5">
        <w:rPr>
          <w:rFonts w:ascii="Consolas" w:hAnsi="Consolas" w:eastAsia="Consolas" w:cs="Consolas"/>
          <w:i/>
          <w:iCs/>
          <w:color w:val="A0A1A7"/>
        </w:rPr>
        <w:t># Shift untuk display (DC component di center)</w:t>
      </w:r>
      <w:r>
        <w:br/>
      </w:r>
      <w:r w:rsidRPr="135D02F5">
        <w:rPr>
          <w:rFonts w:ascii="Consolas" w:hAnsi="Consolas" w:eastAsia="Consolas" w:cs="Consolas"/>
          <w:color w:val="383A42"/>
        </w:rPr>
        <w:t xml:space="preserve">freq_shifted </w:t>
      </w:r>
      <w:r w:rsidRPr="135D02F5">
        <w:rPr>
          <w:rFonts w:ascii="Consolas" w:hAnsi="Consolas" w:eastAsia="Consolas" w:cs="Consolas"/>
          <w:color w:val="4078F2"/>
        </w:rPr>
        <w:t>=</w:t>
      </w:r>
      <w:r w:rsidRPr="135D02F5">
        <w:rPr>
          <w:rFonts w:ascii="Consolas" w:hAnsi="Consolas" w:eastAsia="Consolas" w:cs="Consolas"/>
          <w:color w:val="383A42"/>
        </w:rPr>
        <w:t xml:space="preserve"> fp.fftshift(freq)</w:t>
      </w:r>
      <w:r>
        <w:br/>
      </w:r>
      <w:r>
        <w:br/>
      </w:r>
      <w:r w:rsidRPr="135D02F5">
        <w:rPr>
          <w:rFonts w:ascii="Consolas" w:hAnsi="Consolas" w:eastAsia="Consolas" w:cs="Consolas"/>
          <w:i/>
          <w:iCs/>
          <w:color w:val="A0A1A7"/>
        </w:rPr>
        <w:t># Display spectrum (logarithmic scale)</w:t>
      </w:r>
      <w:r>
        <w:br/>
      </w:r>
      <w:r w:rsidRPr="135D02F5">
        <w:rPr>
          <w:rFonts w:ascii="Consolas" w:hAnsi="Consolas" w:eastAsia="Consolas" w:cs="Consolas"/>
          <w:color w:val="383A42"/>
        </w:rPr>
        <w:t xml:space="preserve">spectrum </w:t>
      </w:r>
      <w:r w:rsidRPr="135D02F5">
        <w:rPr>
          <w:rFonts w:ascii="Consolas" w:hAnsi="Consolas" w:eastAsia="Consolas" w:cs="Consolas"/>
          <w:color w:val="4078F2"/>
        </w:rPr>
        <w:t>=</w:t>
      </w:r>
      <w:r w:rsidRPr="135D02F5">
        <w:rPr>
          <w:rFonts w:ascii="Consolas" w:hAnsi="Consolas" w:eastAsia="Consolas" w:cs="Consolas"/>
          <w:color w:val="383A42"/>
        </w:rPr>
        <w:t xml:space="preserve"> </w:t>
      </w:r>
      <w:r w:rsidRPr="135D02F5">
        <w:rPr>
          <w:rFonts w:ascii="Consolas" w:hAnsi="Consolas" w:eastAsia="Consolas" w:cs="Consolas"/>
          <w:color w:val="B76B01"/>
        </w:rPr>
        <w:t>20</w:t>
      </w:r>
      <w:r w:rsidRPr="135D02F5">
        <w:rPr>
          <w:rFonts w:ascii="Consolas" w:hAnsi="Consolas" w:eastAsia="Consolas" w:cs="Consolas"/>
          <w:color w:val="4078F2"/>
        </w:rPr>
        <w:t>*</w:t>
      </w:r>
      <w:r w:rsidRPr="135D02F5">
        <w:rPr>
          <w:rFonts w:ascii="Consolas" w:hAnsi="Consolas" w:eastAsia="Consolas" w:cs="Consolas"/>
          <w:color w:val="383A42"/>
        </w:rPr>
        <w:t>np.log10(</w:t>
      </w:r>
      <w:r w:rsidRPr="135D02F5">
        <w:rPr>
          <w:rFonts w:ascii="Consolas" w:hAnsi="Consolas" w:eastAsia="Consolas" w:cs="Consolas"/>
          <w:color w:val="B76B01"/>
        </w:rPr>
        <w:t>0.1</w:t>
      </w:r>
      <w:r w:rsidRPr="135D02F5">
        <w:rPr>
          <w:rFonts w:ascii="Consolas" w:hAnsi="Consolas" w:eastAsia="Consolas" w:cs="Consolas"/>
          <w:color w:val="383A42"/>
        </w:rPr>
        <w:t xml:space="preserve"> </w:t>
      </w:r>
      <w:r w:rsidRPr="135D02F5">
        <w:rPr>
          <w:rFonts w:ascii="Consolas" w:hAnsi="Consolas" w:eastAsia="Consolas" w:cs="Consolas"/>
          <w:color w:val="4078F2"/>
        </w:rPr>
        <w:t>+</w:t>
      </w:r>
      <w:r w:rsidRPr="135D02F5">
        <w:rPr>
          <w:rFonts w:ascii="Consolas" w:hAnsi="Consolas" w:eastAsia="Consolas" w:cs="Consolas"/>
          <w:color w:val="383A42"/>
        </w:rPr>
        <w:t xml:space="preserve"> np.</w:t>
      </w:r>
      <w:r w:rsidRPr="135D02F5">
        <w:rPr>
          <w:rFonts w:ascii="Consolas" w:hAnsi="Consolas" w:eastAsia="Consolas" w:cs="Consolas"/>
          <w:color w:val="50A14F"/>
        </w:rPr>
        <w:t>abs</w:t>
      </w:r>
      <w:r w:rsidRPr="135D02F5">
        <w:rPr>
          <w:rFonts w:ascii="Consolas" w:hAnsi="Consolas" w:eastAsia="Consolas" w:cs="Consolas"/>
          <w:color w:val="383A42"/>
        </w:rPr>
        <w:t>(freq_shifted))</w:t>
      </w:r>
    </w:p>
    <w:p w:rsidR="135D02F5" w:rsidP="00210EC7" w:rsidRDefault="135D02F5" w14:paraId="23A38BCB" w14:textId="120386FE">
      <w:pPr>
        <w:pStyle w:val="ListParagraph"/>
        <w:numPr>
          <w:ilvl w:val="0"/>
          <w:numId w:val="115"/>
        </w:numPr>
        <w:spacing w:after="0"/>
        <w:rPr>
          <w:rFonts w:ascii="Times New Roman" w:hAnsi="Times New Roman" w:eastAsia="Times New Roman" w:cs="Times New Roman"/>
          <w:b/>
          <w:bCs/>
        </w:rPr>
      </w:pPr>
      <w:r w:rsidRPr="135D02F5">
        <w:rPr>
          <w:rFonts w:ascii="Times New Roman" w:hAnsi="Times New Roman" w:eastAsia="Times New Roman" w:cs="Times New Roman"/>
          <w:b/>
          <w:bCs/>
        </w:rPr>
        <w:t>Menggunakan numpy.fft:</w:t>
      </w:r>
    </w:p>
    <w:p w:rsidR="135D02F5" w:rsidP="135D02F5" w:rsidRDefault="135D02F5" w14:paraId="375ECA06" w14:textId="55FAA855">
      <w:pPr>
        <w:spacing w:after="0"/>
        <w:rPr>
          <w:rFonts w:ascii="Times New Roman" w:hAnsi="Times New Roman" w:eastAsia="Times New Roman" w:cs="Times New Roman"/>
        </w:rPr>
      </w:pPr>
      <w:r w:rsidRPr="135D02F5">
        <w:rPr>
          <w:rFonts w:ascii="Times New Roman" w:hAnsi="Times New Roman" w:eastAsia="Times New Roman" w:cs="Times New Roman"/>
        </w:rPr>
        <w:t>python</w:t>
      </w:r>
    </w:p>
    <w:p w:rsidR="135D02F5" w:rsidP="135D02F5" w:rsidRDefault="135D02F5" w14:paraId="3760C561" w14:textId="4866AC87">
      <w:pPr>
        <w:spacing w:after="0"/>
        <w:rPr>
          <w:rFonts w:ascii="Consolas" w:hAnsi="Consolas" w:eastAsia="Consolas" w:cs="Consolas"/>
          <w:color w:val="383A42"/>
        </w:rPr>
      </w:pPr>
      <w:r w:rsidRPr="135D02F5">
        <w:rPr>
          <w:rFonts w:ascii="Consolas" w:hAnsi="Consolas" w:eastAsia="Consolas" w:cs="Consolas"/>
          <w:color w:val="A626A4"/>
        </w:rPr>
        <w:t>import</w:t>
      </w:r>
      <w:r w:rsidRPr="135D02F5">
        <w:rPr>
          <w:rFonts w:ascii="Consolas" w:hAnsi="Consolas" w:eastAsia="Consolas" w:cs="Consolas"/>
          <w:color w:val="383A42"/>
        </w:rPr>
        <w:t xml:space="preserve"> numpy.fft </w:t>
      </w:r>
      <w:r w:rsidRPr="135D02F5">
        <w:rPr>
          <w:rFonts w:ascii="Consolas" w:hAnsi="Consolas" w:eastAsia="Consolas" w:cs="Consolas"/>
          <w:color w:val="A626A4"/>
        </w:rPr>
        <w:t>as</w:t>
      </w:r>
      <w:r w:rsidRPr="135D02F5">
        <w:rPr>
          <w:rFonts w:ascii="Consolas" w:hAnsi="Consolas" w:eastAsia="Consolas" w:cs="Consolas"/>
          <w:color w:val="383A42"/>
        </w:rPr>
        <w:t xml:space="preserve"> fp</w:t>
      </w:r>
      <w:r>
        <w:br/>
      </w:r>
      <w:r>
        <w:br/>
      </w:r>
      <w:r w:rsidRPr="135D02F5">
        <w:rPr>
          <w:rFonts w:ascii="Consolas" w:hAnsi="Consolas" w:eastAsia="Consolas" w:cs="Consolas"/>
          <w:i/>
          <w:iCs/>
          <w:color w:val="A0A1A7"/>
        </w:rPr>
        <w:t># Forward FFT</w:t>
      </w:r>
      <w:r>
        <w:br/>
      </w:r>
      <w:r w:rsidRPr="135D02F5">
        <w:rPr>
          <w:rFonts w:ascii="Consolas" w:hAnsi="Consolas" w:eastAsia="Consolas" w:cs="Consolas"/>
          <w:color w:val="383A42"/>
        </w:rPr>
        <w:t xml:space="preserve">freq </w:t>
      </w:r>
      <w:r w:rsidRPr="135D02F5">
        <w:rPr>
          <w:rFonts w:ascii="Consolas" w:hAnsi="Consolas" w:eastAsia="Consolas" w:cs="Consolas"/>
          <w:color w:val="4078F2"/>
        </w:rPr>
        <w:t>=</w:t>
      </w:r>
      <w:r w:rsidRPr="135D02F5">
        <w:rPr>
          <w:rFonts w:ascii="Consolas" w:hAnsi="Consolas" w:eastAsia="Consolas" w:cs="Consolas"/>
          <w:color w:val="383A42"/>
        </w:rPr>
        <w:t xml:space="preserve"> fp.fft2(im)</w:t>
      </w:r>
      <w:r>
        <w:br/>
      </w:r>
      <w:r>
        <w:br/>
      </w:r>
      <w:r w:rsidRPr="135D02F5">
        <w:rPr>
          <w:rFonts w:ascii="Consolas" w:hAnsi="Consolas" w:eastAsia="Consolas" w:cs="Consolas"/>
          <w:i/>
          <w:iCs/>
          <w:color w:val="A0A1A7"/>
        </w:rPr>
        <w:t># Inverse FFT</w:t>
      </w:r>
      <w:r>
        <w:br/>
      </w:r>
      <w:r w:rsidRPr="135D02F5">
        <w:rPr>
          <w:rFonts w:ascii="Consolas" w:hAnsi="Consolas" w:eastAsia="Consolas" w:cs="Consolas"/>
          <w:color w:val="383A42"/>
        </w:rPr>
        <w:t xml:space="preserve">im_reconstructed </w:t>
      </w:r>
      <w:r w:rsidRPr="135D02F5">
        <w:rPr>
          <w:rFonts w:ascii="Consolas" w:hAnsi="Consolas" w:eastAsia="Consolas" w:cs="Consolas"/>
          <w:color w:val="4078F2"/>
        </w:rPr>
        <w:t>=</w:t>
      </w:r>
      <w:r w:rsidRPr="135D02F5">
        <w:rPr>
          <w:rFonts w:ascii="Consolas" w:hAnsi="Consolas" w:eastAsia="Consolas" w:cs="Consolas"/>
          <w:color w:val="383A42"/>
        </w:rPr>
        <w:t xml:space="preserve"> fp.ifft2(freq).real</w:t>
      </w:r>
      <w:r>
        <w:br/>
      </w:r>
      <w:r>
        <w:br/>
      </w:r>
      <w:r w:rsidRPr="135D02F5">
        <w:rPr>
          <w:rFonts w:ascii="Consolas" w:hAnsi="Consolas" w:eastAsia="Consolas" w:cs="Consolas"/>
          <w:i/>
          <w:iCs/>
          <w:color w:val="A0A1A7"/>
        </w:rPr>
        <w:t># Compute magnitude dan phase</w:t>
      </w:r>
      <w:r>
        <w:br/>
      </w:r>
      <w:r w:rsidRPr="135D02F5">
        <w:rPr>
          <w:rFonts w:ascii="Consolas" w:hAnsi="Consolas" w:eastAsia="Consolas" w:cs="Consolas"/>
          <w:color w:val="383A42"/>
        </w:rPr>
        <w:t xml:space="preserve">magnitude </w:t>
      </w:r>
      <w:r w:rsidRPr="135D02F5">
        <w:rPr>
          <w:rFonts w:ascii="Consolas" w:hAnsi="Consolas" w:eastAsia="Consolas" w:cs="Consolas"/>
          <w:color w:val="4078F2"/>
        </w:rPr>
        <w:t>=</w:t>
      </w:r>
      <w:r w:rsidRPr="135D02F5">
        <w:rPr>
          <w:rFonts w:ascii="Consolas" w:hAnsi="Consolas" w:eastAsia="Consolas" w:cs="Consolas"/>
          <w:color w:val="383A42"/>
        </w:rPr>
        <w:t xml:space="preserve"> np.</w:t>
      </w:r>
      <w:r w:rsidRPr="135D02F5">
        <w:rPr>
          <w:rFonts w:ascii="Consolas" w:hAnsi="Consolas" w:eastAsia="Consolas" w:cs="Consolas"/>
          <w:color w:val="50A14F"/>
        </w:rPr>
        <w:t>abs</w:t>
      </w:r>
      <w:r w:rsidRPr="135D02F5">
        <w:rPr>
          <w:rFonts w:ascii="Consolas" w:hAnsi="Consolas" w:eastAsia="Consolas" w:cs="Consolas"/>
          <w:color w:val="383A42"/>
        </w:rPr>
        <w:t>(fp.fftshift(freq))</w:t>
      </w:r>
      <w:r>
        <w:br/>
      </w:r>
      <w:r w:rsidRPr="135D02F5">
        <w:rPr>
          <w:rFonts w:ascii="Consolas" w:hAnsi="Consolas" w:eastAsia="Consolas" w:cs="Consolas"/>
          <w:color w:val="383A42"/>
        </w:rPr>
        <w:t xml:space="preserve">phase </w:t>
      </w:r>
      <w:r w:rsidRPr="135D02F5">
        <w:rPr>
          <w:rFonts w:ascii="Consolas" w:hAnsi="Consolas" w:eastAsia="Consolas" w:cs="Consolas"/>
          <w:color w:val="4078F2"/>
        </w:rPr>
        <w:t>=</w:t>
      </w:r>
      <w:r w:rsidRPr="135D02F5">
        <w:rPr>
          <w:rFonts w:ascii="Consolas" w:hAnsi="Consolas" w:eastAsia="Consolas" w:cs="Consolas"/>
          <w:color w:val="383A42"/>
        </w:rPr>
        <w:t xml:space="preserve"> np.angle(fp.fftshift(freq))</w:t>
      </w:r>
      <w:r>
        <w:br/>
      </w:r>
      <w:r>
        <w:br/>
      </w:r>
      <w:r w:rsidRPr="135D02F5">
        <w:rPr>
          <w:rFonts w:ascii="Consolas" w:hAnsi="Consolas" w:eastAsia="Consolas" w:cs="Consolas"/>
          <w:i/>
          <w:iCs/>
          <w:color w:val="A0A1A7"/>
        </w:rPr>
        <w:t># Display spectrum</w:t>
      </w:r>
      <w:r>
        <w:br/>
      </w:r>
      <w:r w:rsidRPr="135D02F5">
        <w:rPr>
          <w:rFonts w:ascii="Consolas" w:hAnsi="Consolas" w:eastAsia="Consolas" w:cs="Consolas"/>
          <w:color w:val="383A42"/>
        </w:rPr>
        <w:t xml:space="preserve">spectrum </w:t>
      </w:r>
      <w:r w:rsidRPr="135D02F5">
        <w:rPr>
          <w:rFonts w:ascii="Consolas" w:hAnsi="Consolas" w:eastAsia="Consolas" w:cs="Consolas"/>
          <w:color w:val="4078F2"/>
        </w:rPr>
        <w:t>=</w:t>
      </w:r>
      <w:r w:rsidRPr="135D02F5">
        <w:rPr>
          <w:rFonts w:ascii="Consolas" w:hAnsi="Consolas" w:eastAsia="Consolas" w:cs="Consolas"/>
          <w:color w:val="383A42"/>
        </w:rPr>
        <w:t xml:space="preserve"> </w:t>
      </w:r>
      <w:r w:rsidRPr="135D02F5">
        <w:rPr>
          <w:rFonts w:ascii="Consolas" w:hAnsi="Consolas" w:eastAsia="Consolas" w:cs="Consolas"/>
          <w:color w:val="B76B01"/>
        </w:rPr>
        <w:t>20</w:t>
      </w:r>
      <w:r w:rsidRPr="135D02F5">
        <w:rPr>
          <w:rFonts w:ascii="Consolas" w:hAnsi="Consolas" w:eastAsia="Consolas" w:cs="Consolas"/>
          <w:color w:val="4078F2"/>
        </w:rPr>
        <w:t>*</w:t>
      </w:r>
      <w:r w:rsidRPr="135D02F5">
        <w:rPr>
          <w:rFonts w:ascii="Consolas" w:hAnsi="Consolas" w:eastAsia="Consolas" w:cs="Consolas"/>
          <w:color w:val="383A42"/>
        </w:rPr>
        <w:t>np.log10(</w:t>
      </w:r>
      <w:r w:rsidRPr="135D02F5">
        <w:rPr>
          <w:rFonts w:ascii="Consolas" w:hAnsi="Consolas" w:eastAsia="Consolas" w:cs="Consolas"/>
          <w:color w:val="B76B01"/>
        </w:rPr>
        <w:t>0.01</w:t>
      </w:r>
      <w:r w:rsidRPr="135D02F5">
        <w:rPr>
          <w:rFonts w:ascii="Consolas" w:hAnsi="Consolas" w:eastAsia="Consolas" w:cs="Consolas"/>
          <w:color w:val="383A42"/>
        </w:rPr>
        <w:t xml:space="preserve"> </w:t>
      </w:r>
      <w:r w:rsidRPr="135D02F5">
        <w:rPr>
          <w:rFonts w:ascii="Consolas" w:hAnsi="Consolas" w:eastAsia="Consolas" w:cs="Consolas"/>
          <w:color w:val="4078F2"/>
        </w:rPr>
        <w:t>+</w:t>
      </w:r>
      <w:r w:rsidRPr="135D02F5">
        <w:rPr>
          <w:rFonts w:ascii="Consolas" w:hAnsi="Consolas" w:eastAsia="Consolas" w:cs="Consolas"/>
          <w:color w:val="383A42"/>
        </w:rPr>
        <w:t xml:space="preserve"> magnitude)</w:t>
      </w:r>
    </w:p>
    <w:p w:rsidR="135D02F5" w:rsidP="135D02F5" w:rsidRDefault="135D02F5" w14:paraId="7F4AC851" w14:textId="67E43173">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Magnitude dan Phase:</w:t>
      </w:r>
    </w:p>
    <w:p w:rsidR="135D02F5" w:rsidP="00210EC7" w:rsidRDefault="135D02F5" w14:paraId="1A04AB9B" w14:textId="2AC8DE3A">
      <w:pPr>
        <w:pStyle w:val="ListParagraph"/>
        <w:numPr>
          <w:ilvl w:val="0"/>
          <w:numId w:val="114"/>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Magnitude (Spectrum):</w:t>
      </w:r>
      <w:r w:rsidRPr="135D02F5">
        <w:rPr>
          <w:rFonts w:ascii="Times New Roman" w:hAnsi="Times New Roman" w:eastAsia="Times New Roman" w:cs="Times New Roman"/>
        </w:rPr>
        <w:t xml:space="preserve"> Menunjukkan kekuatan setiap frekuensi </w:t>
      </w:r>
    </w:p>
    <w:p w:rsidR="135D02F5" w:rsidP="00210EC7" w:rsidRDefault="135D02F5" w14:paraId="2FFF6177" w14:textId="7EB03783">
      <w:pPr>
        <w:pStyle w:val="ListParagraph"/>
        <w:numPr>
          <w:ilvl w:val="1"/>
          <w:numId w:val="114"/>
        </w:numPr>
        <w:spacing w:after="0"/>
        <w:jc w:val="both"/>
        <w:rPr>
          <w:rFonts w:ascii="Times New Roman" w:hAnsi="Times New Roman" w:eastAsia="Times New Roman" w:cs="Times New Roman"/>
        </w:rPr>
      </w:pPr>
      <w:r w:rsidRPr="135D02F5">
        <w:rPr>
          <w:rFonts w:ascii="Times New Roman" w:hAnsi="Times New Roman" w:eastAsia="Times New Roman" w:cs="Times New Roman"/>
        </w:rPr>
        <w:t>Umumnya menurun dengan frekuensi spasial lebih tinggi</w:t>
      </w:r>
    </w:p>
    <w:p w:rsidR="135D02F5" w:rsidP="00210EC7" w:rsidRDefault="135D02F5" w14:paraId="3D1EE3A0" w14:textId="2575CBC6">
      <w:pPr>
        <w:pStyle w:val="ListParagraph"/>
        <w:numPr>
          <w:ilvl w:val="1"/>
          <w:numId w:val="114"/>
        </w:numPr>
        <w:spacing w:after="0"/>
        <w:jc w:val="both"/>
        <w:rPr>
          <w:rFonts w:ascii="Times New Roman" w:hAnsi="Times New Roman" w:eastAsia="Times New Roman" w:cs="Times New Roman"/>
        </w:rPr>
      </w:pPr>
      <w:r w:rsidRPr="135D02F5">
        <w:rPr>
          <w:rFonts w:ascii="Times New Roman" w:hAnsi="Times New Roman" w:eastAsia="Times New Roman" w:cs="Times New Roman"/>
        </w:rPr>
        <w:t>DC component (F[0,0]) biasanya sangat besar</w:t>
      </w:r>
    </w:p>
    <w:p w:rsidR="135D02F5" w:rsidP="00210EC7" w:rsidRDefault="135D02F5" w14:paraId="087614EF" w14:textId="4E8BC9C4">
      <w:pPr>
        <w:pStyle w:val="ListParagraph"/>
        <w:numPr>
          <w:ilvl w:val="0"/>
          <w:numId w:val="114"/>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Phase:</w:t>
      </w:r>
      <w:r w:rsidRPr="135D02F5">
        <w:rPr>
          <w:rFonts w:ascii="Times New Roman" w:hAnsi="Times New Roman" w:eastAsia="Times New Roman" w:cs="Times New Roman"/>
        </w:rPr>
        <w:t xml:space="preserve"> Informasi posisi dan timing </w:t>
      </w:r>
    </w:p>
    <w:p w:rsidR="135D02F5" w:rsidP="00210EC7" w:rsidRDefault="135D02F5" w14:paraId="1C0286DC" w14:textId="3CFD69AF">
      <w:pPr>
        <w:pStyle w:val="ListParagraph"/>
        <w:numPr>
          <w:ilvl w:val="1"/>
          <w:numId w:val="114"/>
        </w:numPr>
        <w:spacing w:after="0"/>
        <w:jc w:val="both"/>
        <w:rPr>
          <w:rFonts w:ascii="Times New Roman" w:hAnsi="Times New Roman" w:eastAsia="Times New Roman" w:cs="Times New Roman"/>
        </w:rPr>
      </w:pPr>
      <w:r w:rsidRPr="135D02F5">
        <w:rPr>
          <w:rFonts w:ascii="Times New Roman" w:hAnsi="Times New Roman" w:eastAsia="Times New Roman" w:cs="Times New Roman"/>
        </w:rPr>
        <w:t>Kurang intuitif secara visual</w:t>
      </w:r>
    </w:p>
    <w:p w:rsidR="135D02F5" w:rsidP="00210EC7" w:rsidRDefault="135D02F5" w14:paraId="51122B2B" w14:textId="5C423B33">
      <w:pPr>
        <w:pStyle w:val="ListParagraph"/>
        <w:numPr>
          <w:ilvl w:val="1"/>
          <w:numId w:val="114"/>
        </w:numPr>
        <w:spacing w:after="0"/>
        <w:jc w:val="both"/>
        <w:rPr>
          <w:rFonts w:ascii="Times New Roman" w:hAnsi="Times New Roman" w:eastAsia="Times New Roman" w:cs="Times New Roman"/>
        </w:rPr>
      </w:pPr>
      <w:r w:rsidRPr="135D02F5">
        <w:rPr>
          <w:rFonts w:ascii="Times New Roman" w:hAnsi="Times New Roman" w:eastAsia="Times New Roman" w:cs="Times New Roman"/>
        </w:rPr>
        <w:t>Sangat penting untuk rekonstruksi</w:t>
      </w:r>
    </w:p>
    <w:p w:rsidR="135D02F5" w:rsidP="00210EC7" w:rsidRDefault="135D02F5" w14:paraId="17D64675" w14:textId="257442B6">
      <w:pPr>
        <w:pStyle w:val="ListParagraph"/>
        <w:numPr>
          <w:ilvl w:val="1"/>
          <w:numId w:val="114"/>
        </w:numPr>
        <w:spacing w:after="0"/>
        <w:jc w:val="both"/>
        <w:rPr>
          <w:rFonts w:ascii="Times New Roman" w:hAnsi="Times New Roman" w:eastAsia="Times New Roman" w:cs="Times New Roman"/>
        </w:rPr>
      </w:pPr>
      <w:r w:rsidRPr="135D02F5">
        <w:rPr>
          <w:rFonts w:ascii="Times New Roman" w:hAnsi="Times New Roman" w:eastAsia="Times New Roman" w:cs="Times New Roman"/>
        </w:rPr>
        <w:t>Gambar tidak dapat direkonstruksi dengan baik tanpa phase yang benar</w:t>
      </w:r>
    </w:p>
    <w:p w:rsidR="135D02F5" w:rsidP="135D02F5" w:rsidRDefault="135D02F5" w14:paraId="60D0D856" w14:textId="6EC90995">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Eksperimen mixing magnitude dan phase dari dua gambar berbeda menunjukkan pentingnya kedua komponen untuk rekonstruksi yang akurat.</w:t>
      </w:r>
    </w:p>
    <w:p w:rsidR="135D02F5" w:rsidP="135D02F5" w:rsidRDefault="5190EF0B" w14:paraId="5E393E3B" w14:textId="33FA6794">
      <w:pPr>
        <w:pStyle w:val="Heading3"/>
        <w:jc w:val="both"/>
      </w:pPr>
      <w:bookmarkStart w:name="_Toc213102635" w:id="25"/>
      <w:r w:rsidRPr="5190EF0B">
        <w:t>2.1.3 Understanding Convolution</w:t>
      </w:r>
      <w:bookmarkEnd w:id="25"/>
    </w:p>
    <w:p w:rsidR="135D02F5" w:rsidP="135D02F5" w:rsidRDefault="135D02F5" w14:paraId="5811F970" w14:textId="16458BDF">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Definisi Convolution:</w:t>
      </w:r>
      <w:r w:rsidRPr="135D02F5">
        <w:rPr>
          <w:rFonts w:ascii="Times New Roman" w:hAnsi="Times New Roman" w:eastAsia="Times New Roman" w:cs="Times New Roman"/>
        </w:rPr>
        <w:t xml:space="preserve"> Convolution adalah operasi yang bekerja pada dua gambar:</w:t>
      </w:r>
    </w:p>
    <w:p w:rsidR="135D02F5" w:rsidP="00210EC7" w:rsidRDefault="135D02F5" w14:paraId="5472941A" w14:textId="1E6C411E">
      <w:pPr>
        <w:pStyle w:val="ListParagraph"/>
        <w:numPr>
          <w:ilvl w:val="0"/>
          <w:numId w:val="113"/>
        </w:numPr>
        <w:spacing w:after="0"/>
        <w:jc w:val="both"/>
        <w:rPr>
          <w:rFonts w:ascii="Times New Roman" w:hAnsi="Times New Roman" w:eastAsia="Times New Roman" w:cs="Times New Roman"/>
        </w:rPr>
      </w:pPr>
      <w:r w:rsidRPr="135D02F5">
        <w:rPr>
          <w:rFonts w:ascii="Times New Roman" w:hAnsi="Times New Roman" w:eastAsia="Times New Roman" w:cs="Times New Roman"/>
        </w:rPr>
        <w:t>Input image</w:t>
      </w:r>
    </w:p>
    <w:p w:rsidR="135D02F5" w:rsidP="00210EC7" w:rsidRDefault="135D02F5" w14:paraId="6A4EE7DD" w14:textId="688C9F72">
      <w:pPr>
        <w:pStyle w:val="ListParagraph"/>
        <w:numPr>
          <w:ilvl w:val="0"/>
          <w:numId w:val="113"/>
        </w:numPr>
        <w:spacing w:after="0"/>
        <w:jc w:val="both"/>
        <w:rPr>
          <w:rFonts w:ascii="Times New Roman" w:hAnsi="Times New Roman" w:eastAsia="Times New Roman" w:cs="Times New Roman"/>
        </w:rPr>
      </w:pPr>
      <w:r w:rsidRPr="135D02F5">
        <w:rPr>
          <w:rFonts w:ascii="Times New Roman" w:hAnsi="Times New Roman" w:eastAsia="Times New Roman" w:cs="Times New Roman"/>
        </w:rPr>
        <w:t>Mask/Kernel (sebagai filter)</w:t>
      </w:r>
    </w:p>
    <w:p w:rsidR="135D02F5" w:rsidP="135D02F5" w:rsidRDefault="135D02F5" w14:paraId="6A5ADAE3" w14:textId="0229E94D">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Menghasilkan output image dengan cara:</w:t>
      </w:r>
    </w:p>
    <w:p w:rsidR="135D02F5" w:rsidP="00210EC7" w:rsidRDefault="135D02F5" w14:paraId="5093041B" w14:textId="265972BF">
      <w:pPr>
        <w:pStyle w:val="ListParagraph"/>
        <w:numPr>
          <w:ilvl w:val="0"/>
          <w:numId w:val="112"/>
        </w:numPr>
        <w:spacing w:after="0"/>
        <w:jc w:val="both"/>
        <w:rPr>
          <w:rFonts w:ascii="Times New Roman" w:hAnsi="Times New Roman" w:eastAsia="Times New Roman" w:cs="Times New Roman"/>
        </w:rPr>
      </w:pPr>
      <w:r w:rsidRPr="135D02F5">
        <w:rPr>
          <w:rFonts w:ascii="Times New Roman" w:hAnsi="Times New Roman" w:eastAsia="Times New Roman" w:cs="Times New Roman"/>
        </w:rPr>
        <w:t>Menentukan nilai pixel central dengan menjumlahkan weighted values dari semua neighbors</w:t>
      </w:r>
    </w:p>
    <w:p w:rsidR="135D02F5" w:rsidP="00210EC7" w:rsidRDefault="135D02F5" w14:paraId="66B2653D" w14:textId="2DF2F4CD">
      <w:pPr>
        <w:pStyle w:val="ListParagraph"/>
        <w:numPr>
          <w:ilvl w:val="0"/>
          <w:numId w:val="112"/>
        </w:numPr>
        <w:spacing w:after="0"/>
        <w:jc w:val="both"/>
        <w:rPr>
          <w:rFonts w:ascii="Times New Roman" w:hAnsi="Times New Roman" w:eastAsia="Times New Roman" w:cs="Times New Roman"/>
        </w:rPr>
      </w:pPr>
      <w:r w:rsidRPr="135D02F5">
        <w:rPr>
          <w:rFonts w:ascii="Times New Roman" w:hAnsi="Times New Roman" w:eastAsia="Times New Roman" w:cs="Times New Roman"/>
        </w:rPr>
        <w:t>Kernel traverses (berjalan) melalui input image</w:t>
      </w:r>
    </w:p>
    <w:p w:rsidR="135D02F5" w:rsidP="00210EC7" w:rsidRDefault="135D02F5" w14:paraId="65447E65" w14:textId="1197BFD4">
      <w:pPr>
        <w:pStyle w:val="ListParagraph"/>
        <w:numPr>
          <w:ilvl w:val="0"/>
          <w:numId w:val="112"/>
        </w:numPr>
        <w:spacing w:after="0"/>
        <w:jc w:val="both"/>
        <w:rPr>
          <w:rFonts w:ascii="Times New Roman" w:hAnsi="Times New Roman" w:eastAsia="Times New Roman" w:cs="Times New Roman"/>
        </w:rPr>
      </w:pPr>
      <w:r w:rsidRPr="135D02F5">
        <w:rPr>
          <w:rFonts w:ascii="Times New Roman" w:hAnsi="Times New Roman" w:eastAsia="Times New Roman" w:cs="Times New Roman"/>
        </w:rPr>
        <w:t>Pada setiap posisi, nilai pixel di output image dihitung</w:t>
      </w:r>
    </w:p>
    <w:p w:rsidR="135D02F5" w:rsidP="135D02F5" w:rsidRDefault="135D02F5" w14:paraId="20BA8FCE" w14:textId="6C2BD25B">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Mengapa Convolution Penting:</w:t>
      </w:r>
      <w:r w:rsidRPr="135D02F5">
        <w:rPr>
          <w:rFonts w:ascii="Times New Roman" w:hAnsi="Times New Roman" w:eastAsia="Times New Roman" w:cs="Times New Roman"/>
        </w:rPr>
        <w:t xml:space="preserve"> Convolution menerapkan general-purpose filter effects pada gambar untuk mencapai berbagai efek:</w:t>
      </w:r>
    </w:p>
    <w:p w:rsidR="135D02F5" w:rsidP="00210EC7" w:rsidRDefault="135D02F5" w14:paraId="4F0B990E" w14:textId="244D7B6F">
      <w:pPr>
        <w:pStyle w:val="ListParagraph"/>
        <w:numPr>
          <w:ilvl w:val="0"/>
          <w:numId w:val="111"/>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Smoothing/Blurring:</w:t>
      </w:r>
      <w:r w:rsidRPr="135D02F5">
        <w:rPr>
          <w:rFonts w:ascii="Times New Roman" w:hAnsi="Times New Roman" w:eastAsia="Times New Roman" w:cs="Times New Roman"/>
        </w:rPr>
        <w:t xml:space="preserve"> Mengurangi noise, membuat gambar lebih halus</w:t>
      </w:r>
    </w:p>
    <w:p w:rsidR="135D02F5" w:rsidP="00210EC7" w:rsidRDefault="135D02F5" w14:paraId="4E20D9D2" w14:textId="7F06B051">
      <w:pPr>
        <w:pStyle w:val="ListParagraph"/>
        <w:numPr>
          <w:ilvl w:val="0"/>
          <w:numId w:val="111"/>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Sharpening:</w:t>
      </w:r>
      <w:r w:rsidRPr="135D02F5">
        <w:rPr>
          <w:rFonts w:ascii="Times New Roman" w:hAnsi="Times New Roman" w:eastAsia="Times New Roman" w:cs="Times New Roman"/>
        </w:rPr>
        <w:t xml:space="preserve"> Meningkatkan detail dan edges</w:t>
      </w:r>
    </w:p>
    <w:p w:rsidR="135D02F5" w:rsidP="00210EC7" w:rsidRDefault="135D02F5" w14:paraId="7A91239E" w14:textId="67A710D4">
      <w:pPr>
        <w:pStyle w:val="ListParagraph"/>
        <w:numPr>
          <w:ilvl w:val="0"/>
          <w:numId w:val="111"/>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Edge Detection:</w:t>
      </w:r>
      <w:r w:rsidRPr="135D02F5">
        <w:rPr>
          <w:rFonts w:ascii="Times New Roman" w:hAnsi="Times New Roman" w:eastAsia="Times New Roman" w:cs="Times New Roman"/>
        </w:rPr>
        <w:t xml:space="preserve"> Mendeteksi batas objek</w:t>
      </w:r>
    </w:p>
    <w:p w:rsidR="135D02F5" w:rsidP="00210EC7" w:rsidRDefault="135D02F5" w14:paraId="44106964" w14:textId="5B636214">
      <w:pPr>
        <w:pStyle w:val="ListParagraph"/>
        <w:numPr>
          <w:ilvl w:val="0"/>
          <w:numId w:val="111"/>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Embossing:</w:t>
      </w:r>
      <w:r w:rsidRPr="135D02F5">
        <w:rPr>
          <w:rFonts w:ascii="Times New Roman" w:hAnsi="Times New Roman" w:eastAsia="Times New Roman" w:cs="Times New Roman"/>
        </w:rPr>
        <w:t xml:space="preserve"> Memberi efek 3D</w:t>
      </w:r>
    </w:p>
    <w:p w:rsidR="135D02F5" w:rsidP="00210EC7" w:rsidRDefault="135D02F5" w14:paraId="70160F45" w14:textId="5CC479AD">
      <w:pPr>
        <w:pStyle w:val="ListParagraph"/>
        <w:numPr>
          <w:ilvl w:val="0"/>
          <w:numId w:val="111"/>
        </w:numPr>
        <w:spacing w:after="0"/>
        <w:jc w:val="both"/>
        <w:rPr>
          <w:rFonts w:ascii="Times New Roman" w:hAnsi="Times New Roman" w:eastAsia="Times New Roman" w:cs="Times New Roman"/>
          <w:b/>
          <w:bCs/>
        </w:rPr>
      </w:pPr>
      <w:r w:rsidRPr="135D02F5">
        <w:rPr>
          <w:rFonts w:ascii="Times New Roman" w:hAnsi="Times New Roman" w:eastAsia="Times New Roman" w:cs="Times New Roman"/>
          <w:b/>
          <w:bCs/>
        </w:rPr>
        <w:t>Motion blur, dll.</w:t>
      </w:r>
    </w:p>
    <w:p w:rsidR="135D02F5" w:rsidP="135D02F5" w:rsidRDefault="135D02F5" w14:paraId="5F525B38" w14:textId="1C4EB9FF">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Convolution dengan scipy.signal.convolve2d:</w:t>
      </w:r>
    </w:p>
    <w:p w:rsidR="135D02F5" w:rsidP="135D02F5" w:rsidRDefault="135D02F5" w14:paraId="5AD067CE" w14:textId="6FC8B76D">
      <w:pPr>
        <w:spacing w:before="240" w:after="240"/>
        <w:rPr>
          <w:rFonts w:ascii="Times New Roman" w:hAnsi="Times New Roman" w:eastAsia="Times New Roman" w:cs="Times New Roman"/>
        </w:rPr>
      </w:pPr>
      <w:r w:rsidRPr="135D02F5">
        <w:rPr>
          <w:rFonts w:ascii="Times New Roman" w:hAnsi="Times New Roman" w:eastAsia="Times New Roman" w:cs="Times New Roman"/>
        </w:rPr>
        <w:t>Syntax dasar:</w:t>
      </w:r>
    </w:p>
    <w:p w:rsidR="135D02F5" w:rsidP="135D02F5" w:rsidRDefault="5190EF0B" w14:paraId="7C998CF4" w14:textId="1476924A">
      <w:pPr>
        <w:spacing w:after="0"/>
        <w:rPr>
          <w:rFonts w:ascii="Times New Roman" w:hAnsi="Times New Roman" w:eastAsia="Times New Roman" w:cs="Times New Roman"/>
        </w:rPr>
      </w:pPr>
      <w:r w:rsidRPr="5190EF0B">
        <w:rPr>
          <w:rFonts w:ascii="Times New Roman" w:hAnsi="Times New Roman" w:eastAsia="Times New Roman" w:cs="Times New Roman"/>
        </w:rPr>
        <w:t>python</w:t>
      </w:r>
    </w:p>
    <w:p w:rsidR="135D02F5" w:rsidP="135D02F5" w:rsidRDefault="5190EF0B" w14:paraId="23237B8F" w14:textId="4E71CFBA">
      <w:pPr>
        <w:spacing w:after="0"/>
        <w:rPr>
          <w:rFonts w:ascii="Consolas" w:hAnsi="Consolas" w:eastAsia="Consolas" w:cs="Consolas"/>
          <w:color w:val="383A42"/>
        </w:rPr>
      </w:pPr>
      <w:r w:rsidRPr="5190EF0B">
        <w:rPr>
          <w:rFonts w:ascii="Consolas" w:hAnsi="Consolas" w:eastAsia="Consolas" w:cs="Consolas"/>
          <w:color w:val="A626A4"/>
        </w:rPr>
        <w:t>from</w:t>
      </w:r>
      <w:r w:rsidRPr="5190EF0B">
        <w:rPr>
          <w:rFonts w:ascii="Consolas" w:hAnsi="Consolas" w:eastAsia="Consolas" w:cs="Consolas"/>
          <w:color w:val="383A42"/>
        </w:rPr>
        <w:t xml:space="preserve"> scipy </w:t>
      </w:r>
      <w:r w:rsidRPr="5190EF0B">
        <w:rPr>
          <w:rFonts w:ascii="Consolas" w:hAnsi="Consolas" w:eastAsia="Consolas" w:cs="Consolas"/>
          <w:color w:val="A626A4"/>
        </w:rPr>
        <w:t>import</w:t>
      </w:r>
      <w:r w:rsidRPr="5190EF0B">
        <w:rPr>
          <w:rFonts w:ascii="Consolas" w:hAnsi="Consolas" w:eastAsia="Consolas" w:cs="Consolas"/>
          <w:color w:val="383A42"/>
        </w:rPr>
        <w:t xml:space="preserve"> signal</w:t>
      </w:r>
      <w:r w:rsidR="135D02F5">
        <w:br/>
      </w:r>
      <w:r w:rsidRPr="5190EF0B">
        <w:rPr>
          <w:rFonts w:ascii="Consolas" w:hAnsi="Consolas" w:eastAsia="Consolas" w:cs="Consolas"/>
          <w:color w:val="383A42"/>
        </w:rPr>
        <w:t xml:space="preserve">output </w:t>
      </w:r>
      <w:r w:rsidRPr="5190EF0B">
        <w:rPr>
          <w:rFonts w:ascii="Consolas" w:hAnsi="Consolas" w:eastAsia="Consolas" w:cs="Consolas"/>
          <w:color w:val="4078F2"/>
        </w:rPr>
        <w:t>=</w:t>
      </w:r>
      <w:r w:rsidRPr="5190EF0B">
        <w:rPr>
          <w:rFonts w:ascii="Consolas" w:hAnsi="Consolas" w:eastAsia="Consolas" w:cs="Consolas"/>
          <w:color w:val="383A42"/>
        </w:rPr>
        <w:t xml:space="preserve"> signal.convolve2d(input_image, kernel, mode</w:t>
      </w:r>
      <w:r w:rsidRPr="5190EF0B">
        <w:rPr>
          <w:rFonts w:ascii="Consolas" w:hAnsi="Consolas" w:eastAsia="Consolas" w:cs="Consolas"/>
          <w:color w:val="4078F2"/>
        </w:rPr>
        <w:t>=</w:t>
      </w:r>
      <w:r w:rsidRPr="5190EF0B">
        <w:rPr>
          <w:rFonts w:ascii="Consolas" w:hAnsi="Consolas" w:eastAsia="Consolas" w:cs="Consolas"/>
          <w:color w:val="50A14F"/>
        </w:rPr>
        <w:t>'same'</w:t>
      </w:r>
      <w:r w:rsidRPr="5190EF0B">
        <w:rPr>
          <w:rFonts w:ascii="Consolas" w:hAnsi="Consolas" w:eastAsia="Consolas" w:cs="Consolas"/>
          <w:color w:val="383A42"/>
        </w:rPr>
        <w:t>, boundary</w:t>
      </w:r>
      <w:r w:rsidRPr="5190EF0B">
        <w:rPr>
          <w:rFonts w:ascii="Consolas" w:hAnsi="Consolas" w:eastAsia="Consolas" w:cs="Consolas"/>
          <w:color w:val="4078F2"/>
        </w:rPr>
        <w:t>=</w:t>
      </w:r>
      <w:r w:rsidRPr="5190EF0B">
        <w:rPr>
          <w:rFonts w:ascii="Consolas" w:hAnsi="Consolas" w:eastAsia="Consolas" w:cs="Consolas"/>
          <w:color w:val="50A14F"/>
        </w:rPr>
        <w:t>'symm'</w:t>
      </w:r>
      <w:r w:rsidRPr="5190EF0B">
        <w:rPr>
          <w:rFonts w:ascii="Consolas" w:hAnsi="Consolas" w:eastAsia="Consolas" w:cs="Consolas"/>
          <w:color w:val="383A42"/>
        </w:rPr>
        <w:t>)</w:t>
      </w:r>
      <w:r w:rsidR="135D02F5">
        <w:br/>
      </w:r>
      <w:r w:rsidR="135D02F5">
        <w:br/>
      </w:r>
      <w:r w:rsidRPr="5190EF0B">
        <w:rPr>
          <w:rFonts w:ascii="Consolas" w:hAnsi="Consolas" w:eastAsia="Consolas" w:cs="Consolas"/>
          <w:color w:val="383A42"/>
        </w:rPr>
        <w:t>Contoh Kernels:</w:t>
      </w:r>
      <w:r w:rsidR="135D02F5">
        <w:br/>
      </w:r>
      <w:r w:rsidR="135D02F5">
        <w:br/>
      </w:r>
      <w:r w:rsidRPr="5190EF0B">
        <w:rPr>
          <w:rFonts w:ascii="Consolas" w:hAnsi="Consolas" w:eastAsia="Consolas" w:cs="Consolas"/>
          <w:color w:val="B76B01"/>
        </w:rPr>
        <w:t>1.</w:t>
      </w:r>
      <w:r w:rsidRPr="5190EF0B">
        <w:rPr>
          <w:rFonts w:ascii="Consolas" w:hAnsi="Consolas" w:eastAsia="Consolas" w:cs="Consolas"/>
          <w:color w:val="383A42"/>
        </w:rPr>
        <w:t xml:space="preserve"> Box Blur Kernel (</w:t>
      </w:r>
      <w:r w:rsidRPr="5190EF0B">
        <w:rPr>
          <w:rFonts w:ascii="Consolas" w:hAnsi="Consolas" w:eastAsia="Consolas" w:cs="Consolas"/>
          <w:color w:val="B76B01"/>
        </w:rPr>
        <w:t>3</w:t>
      </w:r>
      <w:r w:rsidRPr="5190EF0B">
        <w:rPr>
          <w:rFonts w:ascii="Consolas" w:hAnsi="Consolas" w:eastAsia="Consolas" w:cs="Consolas"/>
          <w:color w:val="383A42"/>
        </w:rPr>
        <w:t>×</w:t>
      </w:r>
      <w:r w:rsidRPr="5190EF0B">
        <w:rPr>
          <w:rFonts w:ascii="Consolas" w:hAnsi="Consolas" w:eastAsia="Consolas" w:cs="Consolas"/>
          <w:color w:val="B76B01"/>
        </w:rPr>
        <w:t>3</w:t>
      </w:r>
      <w:r w:rsidRPr="5190EF0B">
        <w:rPr>
          <w:rFonts w:ascii="Consolas" w:hAnsi="Consolas" w:eastAsia="Consolas" w:cs="Consolas"/>
          <w:color w:val="383A42"/>
        </w:rPr>
        <w:t>):</w:t>
      </w:r>
      <w:r w:rsidR="135D02F5">
        <w:br/>
      </w:r>
      <w:r w:rsidR="135D02F5">
        <w:br/>
      </w:r>
      <w:r w:rsidRPr="5190EF0B">
        <w:rPr>
          <w:rFonts w:ascii="Consolas" w:hAnsi="Consolas" w:eastAsia="Consolas" w:cs="Consolas"/>
          <w:color w:val="383A42"/>
        </w:rPr>
        <w:t>[</w:t>
      </w:r>
      <w:r w:rsidRPr="5190EF0B">
        <w:rPr>
          <w:rFonts w:ascii="Consolas" w:hAnsi="Consolas" w:eastAsia="Consolas" w:cs="Consolas"/>
          <w:color w:val="B76B01"/>
        </w:rPr>
        <w:t>1</w:t>
      </w:r>
      <w:r w:rsidRPr="5190EF0B">
        <w:rPr>
          <w:rFonts w:ascii="Consolas" w:hAnsi="Consolas" w:eastAsia="Consolas" w:cs="Consolas"/>
          <w:color w:val="4078F2"/>
        </w:rPr>
        <w:t>/</w:t>
      </w:r>
      <w:r w:rsidRPr="5190EF0B">
        <w:rPr>
          <w:rFonts w:ascii="Consolas" w:hAnsi="Consolas" w:eastAsia="Consolas" w:cs="Consolas"/>
          <w:color w:val="B76B01"/>
        </w:rPr>
        <w:t>9</w:t>
      </w:r>
      <w:r w:rsidRPr="5190EF0B">
        <w:rPr>
          <w:rFonts w:ascii="Consolas" w:hAnsi="Consolas" w:eastAsia="Consolas" w:cs="Consolas"/>
          <w:color w:val="383A42"/>
        </w:rPr>
        <w:t xml:space="preserve">  </w:t>
      </w:r>
      <w:r w:rsidRPr="5190EF0B">
        <w:rPr>
          <w:rFonts w:ascii="Consolas" w:hAnsi="Consolas" w:eastAsia="Consolas" w:cs="Consolas"/>
          <w:color w:val="B76B01"/>
        </w:rPr>
        <w:t>1</w:t>
      </w:r>
      <w:r w:rsidRPr="5190EF0B">
        <w:rPr>
          <w:rFonts w:ascii="Consolas" w:hAnsi="Consolas" w:eastAsia="Consolas" w:cs="Consolas"/>
          <w:color w:val="4078F2"/>
        </w:rPr>
        <w:t>/</w:t>
      </w:r>
      <w:r w:rsidRPr="5190EF0B">
        <w:rPr>
          <w:rFonts w:ascii="Consolas" w:hAnsi="Consolas" w:eastAsia="Consolas" w:cs="Consolas"/>
          <w:color w:val="B76B01"/>
        </w:rPr>
        <w:t>9</w:t>
      </w:r>
      <w:r w:rsidRPr="5190EF0B">
        <w:rPr>
          <w:rFonts w:ascii="Consolas" w:hAnsi="Consolas" w:eastAsia="Consolas" w:cs="Consolas"/>
          <w:color w:val="383A42"/>
        </w:rPr>
        <w:t xml:space="preserve">  </w:t>
      </w:r>
      <w:r w:rsidRPr="5190EF0B">
        <w:rPr>
          <w:rFonts w:ascii="Consolas" w:hAnsi="Consolas" w:eastAsia="Consolas" w:cs="Consolas"/>
          <w:color w:val="B76B01"/>
        </w:rPr>
        <w:t>1</w:t>
      </w:r>
      <w:r w:rsidRPr="5190EF0B">
        <w:rPr>
          <w:rFonts w:ascii="Consolas" w:hAnsi="Consolas" w:eastAsia="Consolas" w:cs="Consolas"/>
          <w:color w:val="4078F2"/>
        </w:rPr>
        <w:t>/</w:t>
      </w:r>
      <w:r w:rsidRPr="5190EF0B">
        <w:rPr>
          <w:rFonts w:ascii="Consolas" w:hAnsi="Consolas" w:eastAsia="Consolas" w:cs="Consolas"/>
          <w:color w:val="B76B01"/>
        </w:rPr>
        <w:t>9</w:t>
      </w:r>
      <w:r w:rsidRPr="5190EF0B">
        <w:rPr>
          <w:rFonts w:ascii="Consolas" w:hAnsi="Consolas" w:eastAsia="Consolas" w:cs="Consolas"/>
          <w:color w:val="383A42"/>
        </w:rPr>
        <w:t>]</w:t>
      </w:r>
      <w:r w:rsidR="135D02F5">
        <w:br/>
      </w:r>
      <w:r w:rsidRPr="5190EF0B">
        <w:rPr>
          <w:rFonts w:ascii="Consolas" w:hAnsi="Consolas" w:eastAsia="Consolas" w:cs="Consolas"/>
          <w:color w:val="383A42"/>
        </w:rPr>
        <w:t>[</w:t>
      </w:r>
      <w:r w:rsidRPr="5190EF0B">
        <w:rPr>
          <w:rFonts w:ascii="Consolas" w:hAnsi="Consolas" w:eastAsia="Consolas" w:cs="Consolas"/>
          <w:color w:val="B76B01"/>
        </w:rPr>
        <w:t>1</w:t>
      </w:r>
      <w:r w:rsidRPr="5190EF0B">
        <w:rPr>
          <w:rFonts w:ascii="Consolas" w:hAnsi="Consolas" w:eastAsia="Consolas" w:cs="Consolas"/>
          <w:color w:val="4078F2"/>
        </w:rPr>
        <w:t>/</w:t>
      </w:r>
      <w:r w:rsidRPr="5190EF0B">
        <w:rPr>
          <w:rFonts w:ascii="Consolas" w:hAnsi="Consolas" w:eastAsia="Consolas" w:cs="Consolas"/>
          <w:color w:val="B76B01"/>
        </w:rPr>
        <w:t>9</w:t>
      </w:r>
      <w:r w:rsidRPr="5190EF0B">
        <w:rPr>
          <w:rFonts w:ascii="Consolas" w:hAnsi="Consolas" w:eastAsia="Consolas" w:cs="Consolas"/>
          <w:color w:val="383A42"/>
        </w:rPr>
        <w:t xml:space="preserve">  </w:t>
      </w:r>
      <w:r w:rsidRPr="5190EF0B">
        <w:rPr>
          <w:rFonts w:ascii="Consolas" w:hAnsi="Consolas" w:eastAsia="Consolas" w:cs="Consolas"/>
          <w:color w:val="B76B01"/>
        </w:rPr>
        <w:t>1</w:t>
      </w:r>
      <w:r w:rsidRPr="5190EF0B">
        <w:rPr>
          <w:rFonts w:ascii="Consolas" w:hAnsi="Consolas" w:eastAsia="Consolas" w:cs="Consolas"/>
          <w:color w:val="4078F2"/>
        </w:rPr>
        <w:t>/</w:t>
      </w:r>
      <w:r w:rsidRPr="5190EF0B">
        <w:rPr>
          <w:rFonts w:ascii="Consolas" w:hAnsi="Consolas" w:eastAsia="Consolas" w:cs="Consolas"/>
          <w:color w:val="B76B01"/>
        </w:rPr>
        <w:t>9</w:t>
      </w:r>
      <w:r w:rsidRPr="5190EF0B">
        <w:rPr>
          <w:rFonts w:ascii="Consolas" w:hAnsi="Consolas" w:eastAsia="Consolas" w:cs="Consolas"/>
          <w:color w:val="383A42"/>
        </w:rPr>
        <w:t xml:space="preserve">  </w:t>
      </w:r>
      <w:r w:rsidRPr="5190EF0B">
        <w:rPr>
          <w:rFonts w:ascii="Consolas" w:hAnsi="Consolas" w:eastAsia="Consolas" w:cs="Consolas"/>
          <w:color w:val="B76B01"/>
        </w:rPr>
        <w:t>1</w:t>
      </w:r>
      <w:r w:rsidRPr="5190EF0B">
        <w:rPr>
          <w:rFonts w:ascii="Consolas" w:hAnsi="Consolas" w:eastAsia="Consolas" w:cs="Consolas"/>
          <w:color w:val="4078F2"/>
        </w:rPr>
        <w:t>/</w:t>
      </w:r>
      <w:r w:rsidRPr="5190EF0B">
        <w:rPr>
          <w:rFonts w:ascii="Consolas" w:hAnsi="Consolas" w:eastAsia="Consolas" w:cs="Consolas"/>
          <w:color w:val="B76B01"/>
        </w:rPr>
        <w:t>9</w:t>
      </w:r>
      <w:r w:rsidRPr="5190EF0B">
        <w:rPr>
          <w:rFonts w:ascii="Consolas" w:hAnsi="Consolas" w:eastAsia="Consolas" w:cs="Consolas"/>
          <w:color w:val="383A42"/>
        </w:rPr>
        <w:t>]</w:t>
      </w:r>
      <w:r w:rsidR="135D02F5">
        <w:br/>
      </w:r>
      <w:r w:rsidRPr="5190EF0B">
        <w:rPr>
          <w:rFonts w:ascii="Consolas" w:hAnsi="Consolas" w:eastAsia="Consolas" w:cs="Consolas"/>
          <w:color w:val="383A42"/>
        </w:rPr>
        <w:t>[</w:t>
      </w:r>
      <w:r w:rsidRPr="5190EF0B">
        <w:rPr>
          <w:rFonts w:ascii="Consolas" w:hAnsi="Consolas" w:eastAsia="Consolas" w:cs="Consolas"/>
          <w:color w:val="B76B01"/>
        </w:rPr>
        <w:t>1</w:t>
      </w:r>
      <w:r w:rsidRPr="5190EF0B">
        <w:rPr>
          <w:rFonts w:ascii="Consolas" w:hAnsi="Consolas" w:eastAsia="Consolas" w:cs="Consolas"/>
          <w:color w:val="4078F2"/>
        </w:rPr>
        <w:t>/</w:t>
      </w:r>
      <w:r w:rsidRPr="5190EF0B">
        <w:rPr>
          <w:rFonts w:ascii="Consolas" w:hAnsi="Consolas" w:eastAsia="Consolas" w:cs="Consolas"/>
          <w:color w:val="B76B01"/>
        </w:rPr>
        <w:t>9</w:t>
      </w:r>
      <w:r w:rsidRPr="5190EF0B">
        <w:rPr>
          <w:rFonts w:ascii="Consolas" w:hAnsi="Consolas" w:eastAsia="Consolas" w:cs="Consolas"/>
          <w:color w:val="383A42"/>
        </w:rPr>
        <w:t xml:space="preserve">  </w:t>
      </w:r>
      <w:r w:rsidRPr="5190EF0B">
        <w:rPr>
          <w:rFonts w:ascii="Consolas" w:hAnsi="Consolas" w:eastAsia="Consolas" w:cs="Consolas"/>
          <w:color w:val="B76B01"/>
        </w:rPr>
        <w:t>1</w:t>
      </w:r>
      <w:r w:rsidRPr="5190EF0B">
        <w:rPr>
          <w:rFonts w:ascii="Consolas" w:hAnsi="Consolas" w:eastAsia="Consolas" w:cs="Consolas"/>
          <w:color w:val="4078F2"/>
        </w:rPr>
        <w:t>/</w:t>
      </w:r>
      <w:r w:rsidRPr="5190EF0B">
        <w:rPr>
          <w:rFonts w:ascii="Consolas" w:hAnsi="Consolas" w:eastAsia="Consolas" w:cs="Consolas"/>
          <w:color w:val="B76B01"/>
        </w:rPr>
        <w:t>9</w:t>
      </w:r>
      <w:r w:rsidRPr="5190EF0B">
        <w:rPr>
          <w:rFonts w:ascii="Consolas" w:hAnsi="Consolas" w:eastAsia="Consolas" w:cs="Consolas"/>
          <w:color w:val="383A42"/>
        </w:rPr>
        <w:t xml:space="preserve">  </w:t>
      </w:r>
      <w:r w:rsidRPr="5190EF0B">
        <w:rPr>
          <w:rFonts w:ascii="Consolas" w:hAnsi="Consolas" w:eastAsia="Consolas" w:cs="Consolas"/>
          <w:color w:val="B76B01"/>
        </w:rPr>
        <w:t>1</w:t>
      </w:r>
      <w:r w:rsidRPr="5190EF0B">
        <w:rPr>
          <w:rFonts w:ascii="Consolas" w:hAnsi="Consolas" w:eastAsia="Consolas" w:cs="Consolas"/>
          <w:color w:val="4078F2"/>
        </w:rPr>
        <w:t>/</w:t>
      </w:r>
      <w:r w:rsidRPr="5190EF0B">
        <w:rPr>
          <w:rFonts w:ascii="Consolas" w:hAnsi="Consolas" w:eastAsia="Consolas" w:cs="Consolas"/>
          <w:color w:val="B76B01"/>
        </w:rPr>
        <w:t>9</w:t>
      </w:r>
      <w:r w:rsidRPr="5190EF0B">
        <w:rPr>
          <w:rFonts w:ascii="Consolas" w:hAnsi="Consolas" w:eastAsia="Consolas" w:cs="Consolas"/>
          <w:color w:val="383A42"/>
        </w:rPr>
        <w:t>]</w:t>
      </w:r>
      <w:r w:rsidR="135D02F5">
        <w:br/>
      </w:r>
      <w:r w:rsidR="135D02F5">
        <w:br/>
      </w:r>
      <w:r w:rsidRPr="5190EF0B">
        <w:rPr>
          <w:rFonts w:ascii="Consolas" w:hAnsi="Consolas" w:eastAsia="Consolas" w:cs="Consolas"/>
          <w:color w:val="383A42"/>
        </w:rPr>
        <w:t>Efek: Smoothing</w:t>
      </w:r>
      <w:r w:rsidRPr="5190EF0B">
        <w:rPr>
          <w:rFonts w:ascii="Consolas" w:hAnsi="Consolas" w:eastAsia="Consolas" w:cs="Consolas"/>
          <w:color w:val="4078F2"/>
        </w:rPr>
        <w:t>/</w:t>
      </w:r>
      <w:r w:rsidRPr="5190EF0B">
        <w:rPr>
          <w:rFonts w:ascii="Consolas" w:hAnsi="Consolas" w:eastAsia="Consolas" w:cs="Consolas"/>
          <w:color w:val="383A42"/>
        </w:rPr>
        <w:t>averaging</w:t>
      </w:r>
      <w:r w:rsidR="135D02F5">
        <w:br/>
      </w:r>
      <w:r w:rsidR="135D02F5">
        <w:br/>
      </w:r>
      <w:r w:rsidRPr="5190EF0B">
        <w:rPr>
          <w:rFonts w:ascii="Consolas" w:hAnsi="Consolas" w:eastAsia="Consolas" w:cs="Consolas"/>
          <w:color w:val="B76B01"/>
        </w:rPr>
        <w:t>2.</w:t>
      </w:r>
      <w:r w:rsidRPr="5190EF0B">
        <w:rPr>
          <w:rFonts w:ascii="Consolas" w:hAnsi="Consolas" w:eastAsia="Consolas" w:cs="Consolas"/>
          <w:color w:val="383A42"/>
        </w:rPr>
        <w:t xml:space="preserve"> Laplace Edge Detection Kernel:</w:t>
      </w:r>
      <w:r w:rsidR="135D02F5">
        <w:br/>
      </w:r>
      <w:r w:rsidR="135D02F5">
        <w:br/>
      </w:r>
      <w:r w:rsidRPr="5190EF0B">
        <w:rPr>
          <w:rFonts w:ascii="Consolas" w:hAnsi="Consolas" w:eastAsia="Consolas" w:cs="Consolas"/>
          <w:color w:val="383A42"/>
        </w:rPr>
        <w:t>[</w:t>
      </w:r>
      <w:r w:rsidRPr="5190EF0B">
        <w:rPr>
          <w:rFonts w:ascii="Consolas" w:hAnsi="Consolas" w:eastAsia="Consolas" w:cs="Consolas"/>
          <w:color w:val="B76B01"/>
        </w:rPr>
        <w:t>0</w:t>
      </w:r>
      <w:r w:rsidRPr="5190EF0B">
        <w:rPr>
          <w:rFonts w:ascii="Consolas" w:hAnsi="Consolas" w:eastAsia="Consolas" w:cs="Consolas"/>
          <w:color w:val="383A42"/>
        </w:rPr>
        <w:t xml:space="preserve">   </w:t>
      </w:r>
      <w:r w:rsidRPr="5190EF0B">
        <w:rPr>
          <w:rFonts w:ascii="Consolas" w:hAnsi="Consolas" w:eastAsia="Consolas" w:cs="Consolas"/>
          <w:color w:val="B76B01"/>
        </w:rPr>
        <w:t>1</w:t>
      </w:r>
      <w:r w:rsidRPr="5190EF0B">
        <w:rPr>
          <w:rFonts w:ascii="Consolas" w:hAnsi="Consolas" w:eastAsia="Consolas" w:cs="Consolas"/>
          <w:color w:val="383A42"/>
        </w:rPr>
        <w:t xml:space="preserve">   </w:t>
      </w:r>
      <w:r w:rsidRPr="5190EF0B">
        <w:rPr>
          <w:rFonts w:ascii="Consolas" w:hAnsi="Consolas" w:eastAsia="Consolas" w:cs="Consolas"/>
          <w:color w:val="B76B01"/>
        </w:rPr>
        <w:t>0</w:t>
      </w:r>
      <w:r w:rsidRPr="5190EF0B">
        <w:rPr>
          <w:rFonts w:ascii="Consolas" w:hAnsi="Consolas" w:eastAsia="Consolas" w:cs="Consolas"/>
          <w:color w:val="383A42"/>
        </w:rPr>
        <w:t>]</w:t>
      </w:r>
      <w:r w:rsidR="135D02F5">
        <w:br/>
      </w:r>
      <w:r w:rsidRPr="5190EF0B">
        <w:rPr>
          <w:rFonts w:ascii="Consolas" w:hAnsi="Consolas" w:eastAsia="Consolas" w:cs="Consolas"/>
          <w:color w:val="383A42"/>
        </w:rPr>
        <w:t>[</w:t>
      </w:r>
      <w:r w:rsidRPr="5190EF0B">
        <w:rPr>
          <w:rFonts w:ascii="Consolas" w:hAnsi="Consolas" w:eastAsia="Consolas" w:cs="Consolas"/>
          <w:color w:val="B76B01"/>
        </w:rPr>
        <w:t>1</w:t>
      </w:r>
      <w:r w:rsidRPr="5190EF0B">
        <w:rPr>
          <w:rFonts w:ascii="Consolas" w:hAnsi="Consolas" w:eastAsia="Consolas" w:cs="Consolas"/>
          <w:color w:val="383A42"/>
        </w:rPr>
        <w:t xml:space="preserve">  </w:t>
      </w:r>
      <w:r w:rsidRPr="5190EF0B">
        <w:rPr>
          <w:rFonts w:ascii="Consolas" w:hAnsi="Consolas" w:eastAsia="Consolas" w:cs="Consolas"/>
          <w:color w:val="4078F2"/>
        </w:rPr>
        <w:t>-</w:t>
      </w:r>
      <w:r w:rsidRPr="5190EF0B">
        <w:rPr>
          <w:rFonts w:ascii="Consolas" w:hAnsi="Consolas" w:eastAsia="Consolas" w:cs="Consolas"/>
          <w:color w:val="B76B01"/>
        </w:rPr>
        <w:t>4</w:t>
      </w:r>
      <w:r w:rsidRPr="5190EF0B">
        <w:rPr>
          <w:rFonts w:ascii="Consolas" w:hAnsi="Consolas" w:eastAsia="Consolas" w:cs="Consolas"/>
          <w:color w:val="383A42"/>
        </w:rPr>
        <w:t xml:space="preserve">   </w:t>
      </w:r>
      <w:r w:rsidRPr="5190EF0B">
        <w:rPr>
          <w:rFonts w:ascii="Consolas" w:hAnsi="Consolas" w:eastAsia="Consolas" w:cs="Consolas"/>
          <w:color w:val="B76B01"/>
        </w:rPr>
        <w:t>1</w:t>
      </w:r>
      <w:r w:rsidRPr="5190EF0B">
        <w:rPr>
          <w:rFonts w:ascii="Consolas" w:hAnsi="Consolas" w:eastAsia="Consolas" w:cs="Consolas"/>
          <w:color w:val="383A42"/>
        </w:rPr>
        <w:t>]</w:t>
      </w:r>
      <w:r w:rsidR="135D02F5">
        <w:br/>
      </w:r>
      <w:r w:rsidRPr="5190EF0B">
        <w:rPr>
          <w:rFonts w:ascii="Consolas" w:hAnsi="Consolas" w:eastAsia="Consolas" w:cs="Consolas"/>
          <w:color w:val="383A42"/>
        </w:rPr>
        <w:t>[</w:t>
      </w:r>
      <w:r w:rsidRPr="5190EF0B">
        <w:rPr>
          <w:rFonts w:ascii="Consolas" w:hAnsi="Consolas" w:eastAsia="Consolas" w:cs="Consolas"/>
          <w:color w:val="B76B01"/>
        </w:rPr>
        <w:t>0</w:t>
      </w:r>
      <w:r w:rsidRPr="5190EF0B">
        <w:rPr>
          <w:rFonts w:ascii="Consolas" w:hAnsi="Consolas" w:eastAsia="Consolas" w:cs="Consolas"/>
          <w:color w:val="383A42"/>
        </w:rPr>
        <w:t xml:space="preserve">   </w:t>
      </w:r>
      <w:r w:rsidRPr="5190EF0B">
        <w:rPr>
          <w:rFonts w:ascii="Consolas" w:hAnsi="Consolas" w:eastAsia="Consolas" w:cs="Consolas"/>
          <w:color w:val="B76B01"/>
        </w:rPr>
        <w:t>1</w:t>
      </w:r>
      <w:r w:rsidRPr="5190EF0B">
        <w:rPr>
          <w:rFonts w:ascii="Consolas" w:hAnsi="Consolas" w:eastAsia="Consolas" w:cs="Consolas"/>
          <w:color w:val="383A42"/>
        </w:rPr>
        <w:t xml:space="preserve">   </w:t>
      </w:r>
      <w:r w:rsidRPr="5190EF0B">
        <w:rPr>
          <w:rFonts w:ascii="Consolas" w:hAnsi="Consolas" w:eastAsia="Consolas" w:cs="Consolas"/>
          <w:color w:val="B76B01"/>
        </w:rPr>
        <w:t>0</w:t>
      </w:r>
      <w:r w:rsidRPr="5190EF0B">
        <w:rPr>
          <w:rFonts w:ascii="Consolas" w:hAnsi="Consolas" w:eastAsia="Consolas" w:cs="Consolas"/>
          <w:color w:val="383A42"/>
        </w:rPr>
        <w:t>]</w:t>
      </w:r>
      <w:r w:rsidR="135D02F5">
        <w:br/>
      </w:r>
      <w:r w:rsidR="135D02F5">
        <w:br/>
      </w:r>
      <w:r w:rsidRPr="5190EF0B">
        <w:rPr>
          <w:rFonts w:ascii="Consolas" w:hAnsi="Consolas" w:eastAsia="Consolas" w:cs="Consolas"/>
          <w:color w:val="383A42"/>
        </w:rPr>
        <w:t>Efek: Deteksi edges</w:t>
      </w:r>
      <w:r w:rsidR="135D02F5">
        <w:br/>
      </w:r>
      <w:r w:rsidR="135D02F5">
        <w:br/>
      </w:r>
      <w:r w:rsidRPr="5190EF0B">
        <w:rPr>
          <w:rFonts w:ascii="Consolas" w:hAnsi="Consolas" w:eastAsia="Consolas" w:cs="Consolas"/>
          <w:color w:val="B76B01"/>
        </w:rPr>
        <w:t>3.</w:t>
      </w:r>
      <w:r w:rsidRPr="5190EF0B">
        <w:rPr>
          <w:rFonts w:ascii="Consolas" w:hAnsi="Consolas" w:eastAsia="Consolas" w:cs="Consolas"/>
          <w:color w:val="383A42"/>
        </w:rPr>
        <w:t xml:space="preserve"> Emboss Kernel:</w:t>
      </w:r>
      <w:r w:rsidR="135D02F5">
        <w:br/>
      </w:r>
      <w:r w:rsidR="135D02F5">
        <w:br/>
      </w:r>
      <w:r w:rsidRPr="5190EF0B">
        <w:rPr>
          <w:rFonts w:ascii="Consolas" w:hAnsi="Consolas" w:eastAsia="Consolas" w:cs="Consolas"/>
          <w:color w:val="383A42"/>
        </w:rPr>
        <w:t>[</w:t>
      </w:r>
      <w:r w:rsidRPr="5190EF0B">
        <w:rPr>
          <w:rFonts w:ascii="Consolas" w:hAnsi="Consolas" w:eastAsia="Consolas" w:cs="Consolas"/>
          <w:color w:val="4078F2"/>
        </w:rPr>
        <w:t>-</w:t>
      </w:r>
      <w:r w:rsidRPr="5190EF0B">
        <w:rPr>
          <w:rFonts w:ascii="Consolas" w:hAnsi="Consolas" w:eastAsia="Consolas" w:cs="Consolas"/>
          <w:color w:val="B76B01"/>
        </w:rPr>
        <w:t>2</w:t>
      </w:r>
      <w:r w:rsidRPr="5190EF0B">
        <w:rPr>
          <w:rFonts w:ascii="Consolas" w:hAnsi="Consolas" w:eastAsia="Consolas" w:cs="Consolas"/>
          <w:color w:val="383A42"/>
        </w:rPr>
        <w:t xml:space="preserve">  </w:t>
      </w:r>
      <w:r w:rsidRPr="5190EF0B">
        <w:rPr>
          <w:rFonts w:ascii="Consolas" w:hAnsi="Consolas" w:eastAsia="Consolas" w:cs="Consolas"/>
          <w:color w:val="4078F2"/>
        </w:rPr>
        <w:t>-</w:t>
      </w:r>
      <w:r w:rsidRPr="5190EF0B">
        <w:rPr>
          <w:rFonts w:ascii="Consolas" w:hAnsi="Consolas" w:eastAsia="Consolas" w:cs="Consolas"/>
          <w:color w:val="B76B01"/>
        </w:rPr>
        <w:t>1</w:t>
      </w:r>
      <w:r w:rsidRPr="5190EF0B">
        <w:rPr>
          <w:rFonts w:ascii="Consolas" w:hAnsi="Consolas" w:eastAsia="Consolas" w:cs="Consolas"/>
          <w:color w:val="383A42"/>
        </w:rPr>
        <w:t xml:space="preserve">   </w:t>
      </w:r>
      <w:r w:rsidRPr="5190EF0B">
        <w:rPr>
          <w:rFonts w:ascii="Consolas" w:hAnsi="Consolas" w:eastAsia="Consolas" w:cs="Consolas"/>
          <w:color w:val="B76B01"/>
        </w:rPr>
        <w:t>0</w:t>
      </w:r>
      <w:r w:rsidRPr="5190EF0B">
        <w:rPr>
          <w:rFonts w:ascii="Consolas" w:hAnsi="Consolas" w:eastAsia="Consolas" w:cs="Consolas"/>
          <w:color w:val="383A42"/>
        </w:rPr>
        <w:t>]</w:t>
      </w:r>
      <w:r w:rsidR="135D02F5">
        <w:br/>
      </w:r>
      <w:r w:rsidRPr="5190EF0B">
        <w:rPr>
          <w:rFonts w:ascii="Consolas" w:hAnsi="Consolas" w:eastAsia="Consolas" w:cs="Consolas"/>
          <w:color w:val="383A42"/>
        </w:rPr>
        <w:t>[</w:t>
      </w:r>
      <w:r w:rsidRPr="5190EF0B">
        <w:rPr>
          <w:rFonts w:ascii="Consolas" w:hAnsi="Consolas" w:eastAsia="Consolas" w:cs="Consolas"/>
          <w:color w:val="4078F2"/>
        </w:rPr>
        <w:t>-</w:t>
      </w:r>
      <w:r w:rsidRPr="5190EF0B">
        <w:rPr>
          <w:rFonts w:ascii="Consolas" w:hAnsi="Consolas" w:eastAsia="Consolas" w:cs="Consolas"/>
          <w:color w:val="B76B01"/>
        </w:rPr>
        <w:t>1</w:t>
      </w:r>
      <w:r w:rsidRPr="5190EF0B">
        <w:rPr>
          <w:rFonts w:ascii="Consolas" w:hAnsi="Consolas" w:eastAsia="Consolas" w:cs="Consolas"/>
          <w:color w:val="383A42"/>
        </w:rPr>
        <w:t xml:space="preserve">   </w:t>
      </w:r>
      <w:r w:rsidRPr="5190EF0B">
        <w:rPr>
          <w:rFonts w:ascii="Consolas" w:hAnsi="Consolas" w:eastAsia="Consolas" w:cs="Consolas"/>
          <w:color w:val="B76B01"/>
        </w:rPr>
        <w:t>1</w:t>
      </w:r>
      <w:r w:rsidRPr="5190EF0B">
        <w:rPr>
          <w:rFonts w:ascii="Consolas" w:hAnsi="Consolas" w:eastAsia="Consolas" w:cs="Consolas"/>
          <w:color w:val="383A42"/>
        </w:rPr>
        <w:t xml:space="preserve">   </w:t>
      </w:r>
      <w:r w:rsidRPr="5190EF0B">
        <w:rPr>
          <w:rFonts w:ascii="Consolas" w:hAnsi="Consolas" w:eastAsia="Consolas" w:cs="Consolas"/>
          <w:color w:val="B76B01"/>
        </w:rPr>
        <w:t>1</w:t>
      </w:r>
      <w:r w:rsidRPr="5190EF0B">
        <w:rPr>
          <w:rFonts w:ascii="Consolas" w:hAnsi="Consolas" w:eastAsia="Consolas" w:cs="Consolas"/>
          <w:color w:val="383A42"/>
        </w:rPr>
        <w:t>]</w:t>
      </w:r>
      <w:r w:rsidR="135D02F5">
        <w:br/>
      </w:r>
      <w:r w:rsidRPr="5190EF0B">
        <w:rPr>
          <w:rFonts w:ascii="Consolas" w:hAnsi="Consolas" w:eastAsia="Consolas" w:cs="Consolas"/>
          <w:color w:val="383A42"/>
        </w:rPr>
        <w:t xml:space="preserve">[ </w:t>
      </w:r>
      <w:r w:rsidRPr="5190EF0B">
        <w:rPr>
          <w:rFonts w:ascii="Consolas" w:hAnsi="Consolas" w:eastAsia="Consolas" w:cs="Consolas"/>
          <w:color w:val="B76B01"/>
        </w:rPr>
        <w:t>0</w:t>
      </w:r>
      <w:r w:rsidRPr="5190EF0B">
        <w:rPr>
          <w:rFonts w:ascii="Consolas" w:hAnsi="Consolas" w:eastAsia="Consolas" w:cs="Consolas"/>
          <w:color w:val="383A42"/>
        </w:rPr>
        <w:t xml:space="preserve">   </w:t>
      </w:r>
      <w:r w:rsidRPr="5190EF0B">
        <w:rPr>
          <w:rFonts w:ascii="Consolas" w:hAnsi="Consolas" w:eastAsia="Consolas" w:cs="Consolas"/>
          <w:color w:val="B76B01"/>
        </w:rPr>
        <w:t>1</w:t>
      </w:r>
      <w:r w:rsidRPr="5190EF0B">
        <w:rPr>
          <w:rFonts w:ascii="Consolas" w:hAnsi="Consolas" w:eastAsia="Consolas" w:cs="Consolas"/>
          <w:color w:val="383A42"/>
        </w:rPr>
        <w:t xml:space="preserve">   </w:t>
      </w:r>
      <w:r w:rsidRPr="5190EF0B">
        <w:rPr>
          <w:rFonts w:ascii="Consolas" w:hAnsi="Consolas" w:eastAsia="Consolas" w:cs="Consolas"/>
          <w:color w:val="B76B01"/>
        </w:rPr>
        <w:t>2</w:t>
      </w:r>
      <w:r w:rsidRPr="5190EF0B">
        <w:rPr>
          <w:rFonts w:ascii="Consolas" w:hAnsi="Consolas" w:eastAsia="Consolas" w:cs="Consolas"/>
          <w:color w:val="383A42"/>
        </w:rPr>
        <w:t>]</w:t>
      </w:r>
      <w:r w:rsidR="135D02F5">
        <w:br/>
      </w:r>
      <w:r w:rsidR="135D02F5">
        <w:br/>
      </w:r>
      <w:r w:rsidRPr="5190EF0B">
        <w:rPr>
          <w:rFonts w:ascii="Consolas" w:hAnsi="Consolas" w:eastAsia="Consolas" w:cs="Consolas"/>
          <w:color w:val="383A42"/>
        </w:rPr>
        <w:t>Efek: Memberi kesan 3D</w:t>
      </w:r>
      <w:r w:rsidR="135D02F5">
        <w:br/>
      </w:r>
      <w:r w:rsidR="135D02F5">
        <w:br/>
      </w:r>
      <w:r w:rsidRPr="5190EF0B">
        <w:rPr>
          <w:rFonts w:ascii="Consolas" w:hAnsi="Consolas" w:eastAsia="Consolas" w:cs="Consolas"/>
          <w:color w:val="B76B01"/>
        </w:rPr>
        <w:t>4.</w:t>
      </w:r>
      <w:r w:rsidRPr="5190EF0B">
        <w:rPr>
          <w:rFonts w:ascii="Consolas" w:hAnsi="Consolas" w:eastAsia="Consolas" w:cs="Consolas"/>
          <w:color w:val="383A42"/>
        </w:rPr>
        <w:t xml:space="preserve"> Sharpen Kernel:</w:t>
      </w:r>
      <w:r w:rsidR="135D02F5">
        <w:br/>
      </w:r>
      <w:r w:rsidR="135D02F5">
        <w:br/>
      </w:r>
      <w:r w:rsidRPr="5190EF0B">
        <w:rPr>
          <w:rFonts w:ascii="Consolas" w:hAnsi="Consolas" w:eastAsia="Consolas" w:cs="Consolas"/>
          <w:color w:val="383A42"/>
        </w:rPr>
        <w:t xml:space="preserve">[ </w:t>
      </w:r>
      <w:r w:rsidRPr="5190EF0B">
        <w:rPr>
          <w:rFonts w:ascii="Consolas" w:hAnsi="Consolas" w:eastAsia="Consolas" w:cs="Consolas"/>
          <w:color w:val="B76B01"/>
        </w:rPr>
        <w:t>0</w:t>
      </w:r>
      <w:r w:rsidRPr="5190EF0B">
        <w:rPr>
          <w:rFonts w:ascii="Consolas" w:hAnsi="Consolas" w:eastAsia="Consolas" w:cs="Consolas"/>
          <w:color w:val="383A42"/>
        </w:rPr>
        <w:t xml:space="preserve">  </w:t>
      </w:r>
      <w:r w:rsidRPr="5190EF0B">
        <w:rPr>
          <w:rFonts w:ascii="Consolas" w:hAnsi="Consolas" w:eastAsia="Consolas" w:cs="Consolas"/>
          <w:color w:val="4078F2"/>
        </w:rPr>
        <w:t>-</w:t>
      </w:r>
      <w:r w:rsidRPr="5190EF0B">
        <w:rPr>
          <w:rFonts w:ascii="Consolas" w:hAnsi="Consolas" w:eastAsia="Consolas" w:cs="Consolas"/>
          <w:color w:val="B76B01"/>
        </w:rPr>
        <w:t>1</w:t>
      </w:r>
      <w:r w:rsidRPr="5190EF0B">
        <w:rPr>
          <w:rFonts w:ascii="Consolas" w:hAnsi="Consolas" w:eastAsia="Consolas" w:cs="Consolas"/>
          <w:color w:val="383A42"/>
        </w:rPr>
        <w:t xml:space="preserve">   </w:t>
      </w:r>
      <w:r w:rsidRPr="5190EF0B">
        <w:rPr>
          <w:rFonts w:ascii="Consolas" w:hAnsi="Consolas" w:eastAsia="Consolas" w:cs="Consolas"/>
          <w:color w:val="B76B01"/>
        </w:rPr>
        <w:t>0</w:t>
      </w:r>
      <w:r w:rsidRPr="5190EF0B">
        <w:rPr>
          <w:rFonts w:ascii="Consolas" w:hAnsi="Consolas" w:eastAsia="Consolas" w:cs="Consolas"/>
          <w:color w:val="383A42"/>
        </w:rPr>
        <w:t>]</w:t>
      </w:r>
      <w:r w:rsidR="135D02F5">
        <w:br/>
      </w:r>
      <w:r w:rsidRPr="5190EF0B">
        <w:rPr>
          <w:rFonts w:ascii="Consolas" w:hAnsi="Consolas" w:eastAsia="Consolas" w:cs="Consolas"/>
          <w:color w:val="383A42"/>
        </w:rPr>
        <w:t>[</w:t>
      </w:r>
      <w:r w:rsidRPr="5190EF0B">
        <w:rPr>
          <w:rFonts w:ascii="Consolas" w:hAnsi="Consolas" w:eastAsia="Consolas" w:cs="Consolas"/>
          <w:color w:val="4078F2"/>
        </w:rPr>
        <w:t>-</w:t>
      </w:r>
      <w:r w:rsidRPr="5190EF0B">
        <w:rPr>
          <w:rFonts w:ascii="Consolas" w:hAnsi="Consolas" w:eastAsia="Consolas" w:cs="Consolas"/>
          <w:color w:val="B76B01"/>
        </w:rPr>
        <w:t>1</w:t>
      </w:r>
      <w:r w:rsidRPr="5190EF0B">
        <w:rPr>
          <w:rFonts w:ascii="Consolas" w:hAnsi="Consolas" w:eastAsia="Consolas" w:cs="Consolas"/>
          <w:color w:val="383A42"/>
        </w:rPr>
        <w:t xml:space="preserve">   </w:t>
      </w:r>
      <w:r w:rsidRPr="5190EF0B">
        <w:rPr>
          <w:rFonts w:ascii="Consolas" w:hAnsi="Consolas" w:eastAsia="Consolas" w:cs="Consolas"/>
          <w:color w:val="B76B01"/>
        </w:rPr>
        <w:t>5</w:t>
      </w:r>
      <w:r w:rsidRPr="5190EF0B">
        <w:rPr>
          <w:rFonts w:ascii="Consolas" w:hAnsi="Consolas" w:eastAsia="Consolas" w:cs="Consolas"/>
          <w:color w:val="383A42"/>
        </w:rPr>
        <w:t xml:space="preserve">  </w:t>
      </w:r>
      <w:r w:rsidRPr="5190EF0B">
        <w:rPr>
          <w:rFonts w:ascii="Consolas" w:hAnsi="Consolas" w:eastAsia="Consolas" w:cs="Consolas"/>
          <w:color w:val="4078F2"/>
        </w:rPr>
        <w:t>-</w:t>
      </w:r>
      <w:r w:rsidRPr="5190EF0B">
        <w:rPr>
          <w:rFonts w:ascii="Consolas" w:hAnsi="Consolas" w:eastAsia="Consolas" w:cs="Consolas"/>
          <w:color w:val="B76B01"/>
        </w:rPr>
        <w:t>1</w:t>
      </w:r>
      <w:r w:rsidRPr="5190EF0B">
        <w:rPr>
          <w:rFonts w:ascii="Consolas" w:hAnsi="Consolas" w:eastAsia="Consolas" w:cs="Consolas"/>
          <w:color w:val="383A42"/>
        </w:rPr>
        <w:t>]</w:t>
      </w:r>
      <w:r w:rsidR="135D02F5">
        <w:br/>
      </w:r>
      <w:r w:rsidRPr="5190EF0B">
        <w:rPr>
          <w:rFonts w:ascii="Consolas" w:hAnsi="Consolas" w:eastAsia="Consolas" w:cs="Consolas"/>
          <w:color w:val="383A42"/>
        </w:rPr>
        <w:t xml:space="preserve">[ </w:t>
      </w:r>
      <w:r w:rsidRPr="5190EF0B">
        <w:rPr>
          <w:rFonts w:ascii="Consolas" w:hAnsi="Consolas" w:eastAsia="Consolas" w:cs="Consolas"/>
          <w:color w:val="B76B01"/>
        </w:rPr>
        <w:t>0</w:t>
      </w:r>
      <w:r w:rsidRPr="5190EF0B">
        <w:rPr>
          <w:rFonts w:ascii="Consolas" w:hAnsi="Consolas" w:eastAsia="Consolas" w:cs="Consolas"/>
          <w:color w:val="383A42"/>
        </w:rPr>
        <w:t xml:space="preserve">  </w:t>
      </w:r>
      <w:r w:rsidRPr="5190EF0B">
        <w:rPr>
          <w:rFonts w:ascii="Consolas" w:hAnsi="Consolas" w:eastAsia="Consolas" w:cs="Consolas"/>
          <w:color w:val="4078F2"/>
        </w:rPr>
        <w:t>-</w:t>
      </w:r>
      <w:r w:rsidRPr="5190EF0B">
        <w:rPr>
          <w:rFonts w:ascii="Consolas" w:hAnsi="Consolas" w:eastAsia="Consolas" w:cs="Consolas"/>
          <w:color w:val="B76B01"/>
        </w:rPr>
        <w:t>1</w:t>
      </w:r>
      <w:r w:rsidRPr="5190EF0B">
        <w:rPr>
          <w:rFonts w:ascii="Consolas" w:hAnsi="Consolas" w:eastAsia="Consolas" w:cs="Consolas"/>
          <w:color w:val="383A42"/>
        </w:rPr>
        <w:t xml:space="preserve">   </w:t>
      </w:r>
      <w:r w:rsidRPr="5190EF0B">
        <w:rPr>
          <w:rFonts w:ascii="Consolas" w:hAnsi="Consolas" w:eastAsia="Consolas" w:cs="Consolas"/>
          <w:color w:val="B76B01"/>
        </w:rPr>
        <w:t>0</w:t>
      </w:r>
      <w:r w:rsidRPr="5190EF0B">
        <w:rPr>
          <w:rFonts w:ascii="Consolas" w:hAnsi="Consolas" w:eastAsia="Consolas" w:cs="Consolas"/>
          <w:color w:val="383A42"/>
        </w:rPr>
        <w:t>]</w:t>
      </w:r>
    </w:p>
    <w:p w:rsidR="135D02F5" w:rsidP="135D02F5" w:rsidRDefault="135D02F5" w14:paraId="0910B535" w14:textId="03F9DD30">
      <w:pPr>
        <w:spacing w:before="240" w:after="240"/>
        <w:rPr>
          <w:rFonts w:ascii="Times New Roman" w:hAnsi="Times New Roman" w:eastAsia="Times New Roman" w:cs="Times New Roman"/>
        </w:rPr>
      </w:pPr>
      <w:r w:rsidRPr="135D02F5">
        <w:rPr>
          <w:rFonts w:ascii="Times New Roman" w:hAnsi="Times New Roman" w:eastAsia="Times New Roman" w:cs="Times New Roman"/>
        </w:rPr>
        <w:t>Efek: Meningkatkan ketajaman</w:t>
      </w:r>
    </w:p>
    <w:p w:rsidR="135D02F5" w:rsidP="135D02F5" w:rsidRDefault="135D02F5" w14:paraId="2C6D07EB" w14:textId="141E8825">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Convolution Modes:</w:t>
      </w:r>
    </w:p>
    <w:p w:rsidR="135D02F5" w:rsidP="00210EC7" w:rsidRDefault="135D02F5" w14:paraId="7E0184F3" w14:textId="4D6549A1">
      <w:pPr>
        <w:pStyle w:val="ListParagraph"/>
        <w:numPr>
          <w:ilvl w:val="0"/>
          <w:numId w:val="110"/>
        </w:numPr>
        <w:spacing w:after="0"/>
        <w:rPr>
          <w:rFonts w:ascii="Times New Roman" w:hAnsi="Times New Roman" w:eastAsia="Times New Roman" w:cs="Times New Roman"/>
        </w:rPr>
      </w:pPr>
      <w:r w:rsidRPr="135D02F5">
        <w:rPr>
          <w:rFonts w:ascii="Times New Roman" w:hAnsi="Times New Roman" w:eastAsia="Times New Roman" w:cs="Times New Roman"/>
          <w:b/>
          <w:bCs/>
        </w:rPr>
        <w:t>mode='full':</w:t>
      </w:r>
      <w:r w:rsidRPr="135D02F5">
        <w:rPr>
          <w:rFonts w:ascii="Times New Roman" w:hAnsi="Times New Roman" w:eastAsia="Times New Roman" w:cs="Times New Roman"/>
        </w:rPr>
        <w:t xml:space="preserve"> Output adalah full discrete linear convolution </w:t>
      </w:r>
    </w:p>
    <w:p w:rsidR="135D02F5" w:rsidP="00210EC7" w:rsidRDefault="135D02F5" w14:paraId="2817FF3F" w14:textId="14BD0504">
      <w:pPr>
        <w:pStyle w:val="ListParagraph"/>
        <w:numPr>
          <w:ilvl w:val="1"/>
          <w:numId w:val="110"/>
        </w:numPr>
        <w:spacing w:after="0"/>
        <w:rPr>
          <w:rFonts w:ascii="Times New Roman" w:hAnsi="Times New Roman" w:eastAsia="Times New Roman" w:cs="Times New Roman"/>
        </w:rPr>
      </w:pPr>
      <w:r w:rsidRPr="135D02F5">
        <w:rPr>
          <w:rFonts w:ascii="Times New Roman" w:hAnsi="Times New Roman" w:eastAsia="Times New Roman" w:cs="Times New Roman"/>
        </w:rPr>
        <w:t>Output size &gt; Input size</w:t>
      </w:r>
    </w:p>
    <w:p w:rsidR="135D02F5" w:rsidP="00210EC7" w:rsidRDefault="135D02F5" w14:paraId="37391CBE" w14:textId="3A6D1754">
      <w:pPr>
        <w:pStyle w:val="ListParagraph"/>
        <w:numPr>
          <w:ilvl w:val="0"/>
          <w:numId w:val="110"/>
        </w:numPr>
        <w:spacing w:after="0"/>
        <w:rPr>
          <w:rFonts w:ascii="Times New Roman" w:hAnsi="Times New Roman" w:eastAsia="Times New Roman" w:cs="Times New Roman"/>
        </w:rPr>
      </w:pPr>
      <w:r w:rsidRPr="135D02F5">
        <w:rPr>
          <w:rFonts w:ascii="Times New Roman" w:hAnsi="Times New Roman" w:eastAsia="Times New Roman" w:cs="Times New Roman"/>
          <w:b/>
          <w:bCs/>
        </w:rPr>
        <w:t>mode='valid':</w:t>
      </w:r>
      <w:r w:rsidRPr="135D02F5">
        <w:rPr>
          <w:rFonts w:ascii="Times New Roman" w:hAnsi="Times New Roman" w:eastAsia="Times New Roman" w:cs="Times New Roman"/>
        </w:rPr>
        <w:t xml:space="preserve"> Mengabaikan edge pixels </w:t>
      </w:r>
    </w:p>
    <w:p w:rsidR="135D02F5" w:rsidP="00210EC7" w:rsidRDefault="135D02F5" w14:paraId="2E2A446E" w14:textId="7D1D8E38">
      <w:pPr>
        <w:pStyle w:val="ListParagraph"/>
        <w:numPr>
          <w:ilvl w:val="1"/>
          <w:numId w:val="110"/>
        </w:numPr>
        <w:spacing w:after="0"/>
        <w:rPr>
          <w:rFonts w:ascii="Times New Roman" w:hAnsi="Times New Roman" w:eastAsia="Times New Roman" w:cs="Times New Roman"/>
        </w:rPr>
      </w:pPr>
      <w:r w:rsidRPr="135D02F5">
        <w:rPr>
          <w:rFonts w:ascii="Times New Roman" w:hAnsi="Times New Roman" w:eastAsia="Times New Roman" w:cs="Times New Roman"/>
        </w:rPr>
        <w:t>Hanya compute untuk pixels dengan semua neighbors</w:t>
      </w:r>
    </w:p>
    <w:p w:rsidR="135D02F5" w:rsidP="00210EC7" w:rsidRDefault="135D02F5" w14:paraId="4E667F93" w14:textId="52AFC897">
      <w:pPr>
        <w:pStyle w:val="ListParagraph"/>
        <w:numPr>
          <w:ilvl w:val="1"/>
          <w:numId w:val="110"/>
        </w:numPr>
        <w:spacing w:after="0"/>
        <w:rPr>
          <w:rFonts w:ascii="Times New Roman" w:hAnsi="Times New Roman" w:eastAsia="Times New Roman" w:cs="Times New Roman"/>
        </w:rPr>
      </w:pPr>
      <w:r w:rsidRPr="135D02F5">
        <w:rPr>
          <w:rFonts w:ascii="Times New Roman" w:hAnsi="Times New Roman" w:eastAsia="Times New Roman" w:cs="Times New Roman"/>
        </w:rPr>
        <w:t>Output size &lt; Input size (kecuali kernel 1×1)</w:t>
      </w:r>
    </w:p>
    <w:p w:rsidR="135D02F5" w:rsidP="00210EC7" w:rsidRDefault="135D02F5" w14:paraId="6D23DC9B" w14:textId="68DE41FD">
      <w:pPr>
        <w:pStyle w:val="ListParagraph"/>
        <w:numPr>
          <w:ilvl w:val="0"/>
          <w:numId w:val="110"/>
        </w:numPr>
        <w:spacing w:after="0"/>
        <w:rPr>
          <w:rFonts w:ascii="Times New Roman" w:hAnsi="Times New Roman" w:eastAsia="Times New Roman" w:cs="Times New Roman"/>
        </w:rPr>
      </w:pPr>
      <w:r w:rsidRPr="135D02F5">
        <w:rPr>
          <w:rFonts w:ascii="Times New Roman" w:hAnsi="Times New Roman" w:eastAsia="Times New Roman" w:cs="Times New Roman"/>
          <w:b/>
          <w:bCs/>
        </w:rPr>
        <w:t>mode='same':</w:t>
      </w:r>
      <w:r w:rsidRPr="135D02F5">
        <w:rPr>
          <w:rFonts w:ascii="Times New Roman" w:hAnsi="Times New Roman" w:eastAsia="Times New Roman" w:cs="Times New Roman"/>
        </w:rPr>
        <w:t xml:space="preserve"> Output size sama dengan input size </w:t>
      </w:r>
    </w:p>
    <w:p w:rsidR="135D02F5" w:rsidP="00210EC7" w:rsidRDefault="135D02F5" w14:paraId="60227322" w14:textId="42FB519F">
      <w:pPr>
        <w:pStyle w:val="ListParagraph"/>
        <w:numPr>
          <w:ilvl w:val="1"/>
          <w:numId w:val="110"/>
        </w:numPr>
        <w:spacing w:after="0"/>
        <w:rPr>
          <w:rFonts w:ascii="Times New Roman" w:hAnsi="Times New Roman" w:eastAsia="Times New Roman" w:cs="Times New Roman"/>
        </w:rPr>
      </w:pPr>
      <w:r w:rsidRPr="135D02F5">
        <w:rPr>
          <w:rFonts w:ascii="Times New Roman" w:hAnsi="Times New Roman" w:eastAsia="Times New Roman" w:cs="Times New Roman"/>
        </w:rPr>
        <w:t>Centered terhadap 'full' output</w:t>
      </w:r>
    </w:p>
    <w:p w:rsidR="135D02F5" w:rsidP="00210EC7" w:rsidRDefault="135D02F5" w14:paraId="3BF645AC" w14:textId="1654A3F8">
      <w:pPr>
        <w:pStyle w:val="ListParagraph"/>
        <w:numPr>
          <w:ilvl w:val="1"/>
          <w:numId w:val="110"/>
        </w:numPr>
        <w:spacing w:after="0"/>
        <w:rPr>
          <w:rFonts w:ascii="Times New Roman" w:hAnsi="Times New Roman" w:eastAsia="Times New Roman" w:cs="Times New Roman"/>
        </w:rPr>
      </w:pPr>
      <w:r w:rsidRPr="135D02F5">
        <w:rPr>
          <w:rFonts w:ascii="Times New Roman" w:hAnsi="Times New Roman" w:eastAsia="Times New Roman" w:cs="Times New Roman"/>
        </w:rPr>
        <w:t>Paling umum digunakan</w:t>
      </w:r>
    </w:p>
    <w:p w:rsidR="135D02F5" w:rsidP="135D02F5" w:rsidRDefault="135D02F5" w14:paraId="24BC0434" w14:textId="7E5FBE36">
      <w:pPr>
        <w:spacing w:before="240" w:after="240"/>
        <w:rPr>
          <w:rFonts w:ascii="Times New Roman" w:hAnsi="Times New Roman" w:eastAsia="Times New Roman" w:cs="Times New Roman"/>
        </w:rPr>
      </w:pPr>
      <w:r w:rsidRPr="135D02F5">
        <w:rPr>
          <w:rFonts w:ascii="Times New Roman" w:hAnsi="Times New Roman" w:eastAsia="Times New Roman" w:cs="Times New Roman"/>
          <w:b/>
          <w:bCs/>
        </w:rPr>
        <w:t>Boundary Conditions:</w:t>
      </w:r>
      <w:r w:rsidRPr="135D02F5">
        <w:rPr>
          <w:rFonts w:ascii="Times New Roman" w:hAnsi="Times New Roman" w:eastAsia="Times New Roman" w:cs="Times New Roman"/>
        </w:rPr>
        <w:t xml:space="preserve"> Parameter </w:t>
      </w:r>
      <w:r w:rsidRPr="135D02F5">
        <w:rPr>
          <w:rFonts w:ascii="Consolas" w:hAnsi="Consolas" w:eastAsia="Consolas" w:cs="Consolas"/>
        </w:rPr>
        <w:t>boundary</w:t>
      </w:r>
      <w:r w:rsidRPr="135D02F5">
        <w:rPr>
          <w:rFonts w:ascii="Times New Roman" w:hAnsi="Times New Roman" w:eastAsia="Times New Roman" w:cs="Times New Roman"/>
        </w:rPr>
        <w:t xml:space="preserve"> mengontrol bagaimana edge pixels ditangani:</w:t>
      </w:r>
    </w:p>
    <w:p w:rsidR="135D02F5" w:rsidP="00210EC7" w:rsidRDefault="135D02F5" w14:paraId="5DC0C093" w14:textId="324C58A5">
      <w:pPr>
        <w:pStyle w:val="ListParagraph"/>
        <w:numPr>
          <w:ilvl w:val="0"/>
          <w:numId w:val="109"/>
        </w:numPr>
        <w:spacing w:after="0"/>
        <w:jc w:val="both"/>
        <w:rPr>
          <w:rFonts w:ascii="Times New Roman" w:hAnsi="Times New Roman" w:eastAsia="Times New Roman" w:cs="Times New Roman"/>
        </w:rPr>
      </w:pPr>
      <w:r w:rsidRPr="135D02F5">
        <w:rPr>
          <w:rFonts w:ascii="Times New Roman" w:hAnsi="Times New Roman" w:eastAsia="Times New Roman" w:cs="Times New Roman"/>
        </w:rPr>
        <w:t>'fill': Pad dengan constant value</w:t>
      </w:r>
    </w:p>
    <w:p w:rsidR="135D02F5" w:rsidP="00210EC7" w:rsidRDefault="135D02F5" w14:paraId="1FE08B8E" w14:textId="3D8248D6">
      <w:pPr>
        <w:pStyle w:val="ListParagraph"/>
        <w:numPr>
          <w:ilvl w:val="0"/>
          <w:numId w:val="109"/>
        </w:numPr>
        <w:spacing w:after="0"/>
        <w:rPr>
          <w:rFonts w:ascii="Times New Roman" w:hAnsi="Times New Roman" w:eastAsia="Times New Roman" w:cs="Times New Roman"/>
        </w:rPr>
      </w:pPr>
      <w:r w:rsidRPr="135D02F5">
        <w:rPr>
          <w:rFonts w:ascii="Times New Roman" w:hAnsi="Times New Roman" w:eastAsia="Times New Roman" w:cs="Times New Roman"/>
        </w:rPr>
        <w:t>'wrap': Wrap around</w:t>
      </w:r>
    </w:p>
    <w:p w:rsidR="135D02F5" w:rsidP="00210EC7" w:rsidRDefault="135D02F5" w14:paraId="5F3D738A" w14:textId="4392F30D">
      <w:pPr>
        <w:pStyle w:val="ListParagraph"/>
        <w:numPr>
          <w:ilvl w:val="0"/>
          <w:numId w:val="109"/>
        </w:numPr>
        <w:spacing w:after="0"/>
        <w:rPr>
          <w:rFonts w:ascii="Times New Roman" w:hAnsi="Times New Roman" w:eastAsia="Times New Roman" w:cs="Times New Roman"/>
        </w:rPr>
      </w:pPr>
      <w:r w:rsidRPr="135D02F5">
        <w:rPr>
          <w:rFonts w:ascii="Times New Roman" w:hAnsi="Times New Roman" w:eastAsia="Times New Roman" w:cs="Times New Roman"/>
        </w:rPr>
        <w:t>'symm': Symmetric padding</w:t>
      </w:r>
    </w:p>
    <w:p w:rsidR="135D02F5" w:rsidP="135D02F5" w:rsidRDefault="135D02F5" w14:paraId="1DC9DEEE" w14:textId="256FB685">
      <w:pPr>
        <w:spacing w:before="240" w:after="240"/>
        <w:rPr>
          <w:rFonts w:ascii="Times New Roman" w:hAnsi="Times New Roman" w:eastAsia="Times New Roman" w:cs="Times New Roman"/>
        </w:rPr>
      </w:pPr>
      <w:r w:rsidRPr="135D02F5">
        <w:rPr>
          <w:rFonts w:ascii="Times New Roman" w:hAnsi="Times New Roman" w:eastAsia="Times New Roman" w:cs="Times New Roman"/>
          <w:b/>
          <w:bCs/>
        </w:rPr>
        <w:t>Convolution untuk RGB Images:</w:t>
      </w:r>
      <w:r w:rsidRPr="135D02F5">
        <w:rPr>
          <w:rFonts w:ascii="Times New Roman" w:hAnsi="Times New Roman" w:eastAsia="Times New Roman" w:cs="Times New Roman"/>
        </w:rPr>
        <w:t xml:space="preserve"> Untuk gambar RGB, convolution harus diterapkan pada setiap channel secara terpisah:</w:t>
      </w:r>
    </w:p>
    <w:p w:rsidR="135D02F5" w:rsidP="135D02F5" w:rsidRDefault="135D02F5" w14:paraId="27FA7F1F" w14:textId="7CFEF754">
      <w:pPr>
        <w:spacing w:after="0"/>
        <w:rPr>
          <w:rFonts w:ascii="Times New Roman" w:hAnsi="Times New Roman" w:eastAsia="Times New Roman" w:cs="Times New Roman"/>
        </w:rPr>
      </w:pPr>
      <w:r w:rsidRPr="135D02F5">
        <w:rPr>
          <w:rFonts w:ascii="Times New Roman" w:hAnsi="Times New Roman" w:eastAsia="Times New Roman" w:cs="Times New Roman"/>
        </w:rPr>
        <w:t>python</w:t>
      </w:r>
    </w:p>
    <w:p w:rsidR="135D02F5" w:rsidP="135D02F5" w:rsidRDefault="135D02F5" w14:paraId="25B49C87" w14:textId="55CF4E87">
      <w:pPr>
        <w:spacing w:after="0"/>
        <w:rPr>
          <w:rFonts w:ascii="Consolas" w:hAnsi="Consolas" w:eastAsia="Consolas" w:cs="Consolas"/>
          <w:color w:val="383A42"/>
        </w:rPr>
      </w:pPr>
      <w:r w:rsidRPr="135D02F5">
        <w:rPr>
          <w:rFonts w:ascii="Consolas" w:hAnsi="Consolas" w:eastAsia="Consolas" w:cs="Consolas"/>
          <w:color w:val="A626A4"/>
        </w:rPr>
        <w:t>for</w:t>
      </w:r>
      <w:r w:rsidRPr="135D02F5">
        <w:rPr>
          <w:rFonts w:ascii="Consolas" w:hAnsi="Consolas" w:eastAsia="Consolas" w:cs="Consolas"/>
          <w:color w:val="383A42"/>
        </w:rPr>
        <w:t xml:space="preserve"> i </w:t>
      </w:r>
      <w:r w:rsidRPr="135D02F5">
        <w:rPr>
          <w:rFonts w:ascii="Consolas" w:hAnsi="Consolas" w:eastAsia="Consolas" w:cs="Consolas"/>
          <w:color w:val="A626A4"/>
        </w:rPr>
        <w:t>in</w:t>
      </w:r>
      <w:r w:rsidRPr="135D02F5">
        <w:rPr>
          <w:rFonts w:ascii="Consolas" w:hAnsi="Consolas" w:eastAsia="Consolas" w:cs="Consolas"/>
          <w:color w:val="383A42"/>
        </w:rPr>
        <w:t xml:space="preserve"> </w:t>
      </w:r>
      <w:r w:rsidRPr="135D02F5">
        <w:rPr>
          <w:rFonts w:ascii="Consolas" w:hAnsi="Consolas" w:eastAsia="Consolas" w:cs="Consolas"/>
          <w:color w:val="50A14F"/>
        </w:rPr>
        <w:t>range</w:t>
      </w:r>
      <w:r w:rsidRPr="135D02F5">
        <w:rPr>
          <w:rFonts w:ascii="Consolas" w:hAnsi="Consolas" w:eastAsia="Consolas" w:cs="Consolas"/>
          <w:color w:val="383A42"/>
        </w:rPr>
        <w:t>(</w:t>
      </w:r>
      <w:r w:rsidRPr="135D02F5">
        <w:rPr>
          <w:rFonts w:ascii="Consolas" w:hAnsi="Consolas" w:eastAsia="Consolas" w:cs="Consolas"/>
          <w:color w:val="B76B01"/>
        </w:rPr>
        <w:t>3</w:t>
      </w:r>
      <w:r w:rsidRPr="135D02F5">
        <w:rPr>
          <w:rFonts w:ascii="Consolas" w:hAnsi="Consolas" w:eastAsia="Consolas" w:cs="Consolas"/>
          <w:color w:val="383A42"/>
        </w:rPr>
        <w:t>):</w:t>
      </w:r>
      <w:r>
        <w:br/>
      </w:r>
      <w:r w:rsidRPr="135D02F5">
        <w:rPr>
          <w:rFonts w:ascii="Consolas" w:hAnsi="Consolas" w:eastAsia="Consolas" w:cs="Consolas"/>
          <w:color w:val="383A42"/>
        </w:rPr>
        <w:t xml:space="preserve">    output[:,:,i] </w:t>
      </w:r>
      <w:r w:rsidRPr="135D02F5">
        <w:rPr>
          <w:rFonts w:ascii="Consolas" w:hAnsi="Consolas" w:eastAsia="Consolas" w:cs="Consolas"/>
          <w:color w:val="4078F2"/>
        </w:rPr>
        <w:t>=</w:t>
      </w:r>
      <w:r w:rsidRPr="135D02F5">
        <w:rPr>
          <w:rFonts w:ascii="Consolas" w:hAnsi="Consolas" w:eastAsia="Consolas" w:cs="Consolas"/>
          <w:color w:val="383A42"/>
        </w:rPr>
        <w:t xml:space="preserve"> signal.convolve2d(</w:t>
      </w:r>
      <w:r w:rsidRPr="135D02F5">
        <w:rPr>
          <w:rFonts w:ascii="Consolas" w:hAnsi="Consolas" w:eastAsia="Consolas" w:cs="Consolas"/>
          <w:color w:val="50A14F"/>
        </w:rPr>
        <w:t>input</w:t>
      </w:r>
      <w:r w:rsidRPr="135D02F5">
        <w:rPr>
          <w:rFonts w:ascii="Consolas" w:hAnsi="Consolas" w:eastAsia="Consolas" w:cs="Consolas"/>
          <w:color w:val="383A42"/>
        </w:rPr>
        <w:t>[:,:,i], kernel, mode</w:t>
      </w:r>
      <w:r w:rsidRPr="135D02F5">
        <w:rPr>
          <w:rFonts w:ascii="Consolas" w:hAnsi="Consolas" w:eastAsia="Consolas" w:cs="Consolas"/>
          <w:color w:val="4078F2"/>
        </w:rPr>
        <w:t>=</w:t>
      </w:r>
      <w:r w:rsidRPr="135D02F5">
        <w:rPr>
          <w:rFonts w:ascii="Consolas" w:hAnsi="Consolas" w:eastAsia="Consolas" w:cs="Consolas"/>
          <w:color w:val="50A14F"/>
        </w:rPr>
        <w:t>'same'</w:t>
      </w:r>
      <w:r w:rsidRPr="135D02F5">
        <w:rPr>
          <w:rFonts w:ascii="Consolas" w:hAnsi="Consolas" w:eastAsia="Consolas" w:cs="Consolas"/>
          <w:color w:val="383A42"/>
        </w:rPr>
        <w:t>)</w:t>
      </w:r>
    </w:p>
    <w:p w:rsidR="135D02F5" w:rsidP="135D02F5" w:rsidRDefault="135D02F5" w14:paraId="01DD39C3" w14:textId="44DA04E3">
      <w:pPr>
        <w:spacing w:before="240" w:after="240"/>
        <w:rPr>
          <w:rFonts w:ascii="Times New Roman" w:hAnsi="Times New Roman" w:eastAsia="Times New Roman" w:cs="Times New Roman"/>
        </w:rPr>
      </w:pPr>
      <w:r w:rsidRPr="135D02F5">
        <w:rPr>
          <w:rFonts w:ascii="Times New Roman" w:hAnsi="Times New Roman" w:eastAsia="Times New Roman" w:cs="Times New Roman"/>
          <w:b/>
          <w:bCs/>
        </w:rPr>
        <w:t>Convolution dengan scipy.ndimage.convolve:</w:t>
      </w:r>
      <w:r w:rsidRPr="135D02F5">
        <w:rPr>
          <w:rFonts w:ascii="Times New Roman" w:hAnsi="Times New Roman" w:eastAsia="Times New Roman" w:cs="Times New Roman"/>
        </w:rPr>
        <w:t xml:space="preserve"> Alternatif lain yang dapat langsung handle RGB images:</w:t>
      </w:r>
    </w:p>
    <w:p w:rsidR="135D02F5" w:rsidP="135D02F5" w:rsidRDefault="135D02F5" w14:paraId="7C3FCC40" w14:textId="6F0E2862">
      <w:pPr>
        <w:spacing w:after="0"/>
        <w:rPr>
          <w:rFonts w:ascii="Times New Roman" w:hAnsi="Times New Roman" w:eastAsia="Times New Roman" w:cs="Times New Roman"/>
        </w:rPr>
      </w:pPr>
      <w:r w:rsidRPr="135D02F5">
        <w:rPr>
          <w:rFonts w:ascii="Times New Roman" w:hAnsi="Times New Roman" w:eastAsia="Times New Roman" w:cs="Times New Roman"/>
        </w:rPr>
        <w:t>python</w:t>
      </w:r>
    </w:p>
    <w:p w:rsidR="135D02F5" w:rsidP="135D02F5" w:rsidRDefault="135D02F5" w14:paraId="71DA8307" w14:textId="23487BE2">
      <w:pPr>
        <w:spacing w:after="0"/>
        <w:rPr>
          <w:rFonts w:ascii="Consolas" w:hAnsi="Consolas" w:eastAsia="Consolas" w:cs="Consolas"/>
          <w:color w:val="383A42"/>
        </w:rPr>
      </w:pPr>
      <w:r w:rsidRPr="135D02F5">
        <w:rPr>
          <w:rFonts w:ascii="Consolas" w:hAnsi="Consolas" w:eastAsia="Consolas" w:cs="Consolas"/>
          <w:color w:val="A626A4"/>
        </w:rPr>
        <w:t>from</w:t>
      </w:r>
      <w:r w:rsidRPr="135D02F5">
        <w:rPr>
          <w:rFonts w:ascii="Consolas" w:hAnsi="Consolas" w:eastAsia="Consolas" w:cs="Consolas"/>
          <w:color w:val="383A42"/>
        </w:rPr>
        <w:t xml:space="preserve"> scipy </w:t>
      </w:r>
      <w:r w:rsidRPr="135D02F5">
        <w:rPr>
          <w:rFonts w:ascii="Consolas" w:hAnsi="Consolas" w:eastAsia="Consolas" w:cs="Consolas"/>
          <w:color w:val="A626A4"/>
        </w:rPr>
        <w:t>import</w:t>
      </w:r>
      <w:r w:rsidRPr="135D02F5">
        <w:rPr>
          <w:rFonts w:ascii="Consolas" w:hAnsi="Consolas" w:eastAsia="Consolas" w:cs="Consolas"/>
          <w:color w:val="383A42"/>
        </w:rPr>
        <w:t xml:space="preserve"> ndimage</w:t>
      </w:r>
      <w:r>
        <w:br/>
      </w:r>
      <w:r w:rsidRPr="135D02F5">
        <w:rPr>
          <w:rFonts w:ascii="Consolas" w:hAnsi="Consolas" w:eastAsia="Consolas" w:cs="Consolas"/>
          <w:color w:val="383A42"/>
        </w:rPr>
        <w:t xml:space="preserve">output </w:t>
      </w:r>
      <w:r w:rsidRPr="135D02F5">
        <w:rPr>
          <w:rFonts w:ascii="Consolas" w:hAnsi="Consolas" w:eastAsia="Consolas" w:cs="Consolas"/>
          <w:color w:val="4078F2"/>
        </w:rPr>
        <w:t>=</w:t>
      </w:r>
      <w:r w:rsidRPr="135D02F5">
        <w:rPr>
          <w:rFonts w:ascii="Consolas" w:hAnsi="Consolas" w:eastAsia="Consolas" w:cs="Consolas"/>
          <w:color w:val="383A42"/>
        </w:rPr>
        <w:t xml:space="preserve"> ndimage.convolve(input_rgb, kernel, mode</w:t>
      </w:r>
      <w:r w:rsidRPr="135D02F5">
        <w:rPr>
          <w:rFonts w:ascii="Consolas" w:hAnsi="Consolas" w:eastAsia="Consolas" w:cs="Consolas"/>
          <w:color w:val="4078F2"/>
        </w:rPr>
        <w:t>=</w:t>
      </w:r>
      <w:r w:rsidRPr="135D02F5">
        <w:rPr>
          <w:rFonts w:ascii="Consolas" w:hAnsi="Consolas" w:eastAsia="Consolas" w:cs="Consolas"/>
          <w:color w:val="50A14F"/>
        </w:rPr>
        <w:t>'nearest'</w:t>
      </w:r>
      <w:r w:rsidRPr="135D02F5">
        <w:rPr>
          <w:rFonts w:ascii="Consolas" w:hAnsi="Consolas" w:eastAsia="Consolas" w:cs="Consolas"/>
          <w:color w:val="383A42"/>
        </w:rPr>
        <w:t>)</w:t>
      </w:r>
    </w:p>
    <w:p w:rsidR="135D02F5" w:rsidP="135D02F5" w:rsidRDefault="5190EF0B" w14:paraId="31C9C1DE" w14:textId="40E06B0C">
      <w:pPr>
        <w:pStyle w:val="Heading3"/>
      </w:pPr>
      <w:bookmarkStart w:name="_Toc213102636" w:id="26"/>
      <w:r>
        <w:t>2.1.4 Correlation vs Convolution</w:t>
      </w:r>
      <w:bookmarkEnd w:id="26"/>
    </w:p>
    <w:p w:rsidR="135D02F5" w:rsidP="135D02F5" w:rsidRDefault="135D02F5" w14:paraId="22088426" w14:textId="5D5DBEB5">
      <w:pPr>
        <w:spacing w:before="240" w:after="240"/>
        <w:rPr>
          <w:rFonts w:ascii="Times New Roman" w:hAnsi="Times New Roman" w:eastAsia="Times New Roman" w:cs="Times New Roman"/>
        </w:rPr>
      </w:pPr>
      <w:r w:rsidRPr="135D02F5">
        <w:rPr>
          <w:rFonts w:ascii="Times New Roman" w:hAnsi="Times New Roman" w:eastAsia="Times New Roman" w:cs="Times New Roman"/>
          <w:b/>
          <w:bCs/>
        </w:rPr>
        <w:t>Perbedaan Mendasar:</w:t>
      </w:r>
      <w:r w:rsidRPr="135D02F5">
        <w:rPr>
          <w:rFonts w:ascii="Times New Roman" w:hAnsi="Times New Roman" w:eastAsia="Times New Roman" w:cs="Times New Roman"/>
        </w:rPr>
        <w:t xml:space="preserve"> Correlation dan convolution sangat mir</w:t>
      </w:r>
    </w:p>
    <w:p w:rsidR="135D02F5" w:rsidP="135D02F5" w:rsidRDefault="135D02F5" w14:paraId="7FDF7D5B" w14:textId="6F811E89">
      <w:pPr>
        <w:spacing w:after="0"/>
        <w:rPr>
          <w:rFonts w:ascii="Times New Roman" w:hAnsi="Times New Roman" w:eastAsia="Times New Roman" w:cs="Times New Roman"/>
        </w:rPr>
      </w:pPr>
      <w:r w:rsidRPr="135D02F5">
        <w:rPr>
          <w:rFonts w:ascii="Times New Roman" w:hAnsi="Times New Roman" w:eastAsia="Times New Roman" w:cs="Times New Roman"/>
        </w:rPr>
        <w:t>Retry</w:t>
      </w:r>
    </w:p>
    <w:p w:rsidR="135D02F5" w:rsidP="135D02F5" w:rsidRDefault="135D02F5" w14:paraId="4579F441" w14:textId="74D32F74">
      <w:pPr>
        <w:spacing w:after="0"/>
        <w:rPr>
          <w:rFonts w:ascii="Times New Roman" w:hAnsi="Times New Roman" w:eastAsia="Times New Roman" w:cs="Times New Roman"/>
        </w:rPr>
      </w:pPr>
      <w:r w:rsidRPr="135D02F5">
        <w:rPr>
          <w:rFonts w:ascii="Times New Roman" w:hAnsi="Times New Roman" w:eastAsia="Times New Roman" w:cs="Times New Roman"/>
        </w:rPr>
        <w:t>J</w:t>
      </w:r>
    </w:p>
    <w:p w:rsidR="135D02F5" w:rsidP="135D02F5" w:rsidRDefault="135D02F5" w14:paraId="677DC5AA" w14:textId="205ABA44">
      <w:pPr>
        <w:spacing w:before="240" w:after="240"/>
        <w:rPr>
          <w:rFonts w:ascii="Times New Roman" w:hAnsi="Times New Roman" w:eastAsia="Times New Roman" w:cs="Times New Roman"/>
        </w:rPr>
      </w:pPr>
      <w:r w:rsidRPr="135D02F5">
        <w:rPr>
          <w:rFonts w:ascii="Times New Roman" w:hAnsi="Times New Roman" w:eastAsia="Times New Roman" w:cs="Times New Roman"/>
        </w:rPr>
        <w:t>Continue</w:t>
      </w:r>
    </w:p>
    <w:p w:rsidR="135D02F5" w:rsidP="135D02F5" w:rsidRDefault="135D02F5" w14:paraId="57F120F6" w14:textId="75FF2330">
      <w:pPr>
        <w:spacing w:before="240" w:after="240"/>
        <w:rPr>
          <w:rFonts w:ascii="Times New Roman" w:hAnsi="Times New Roman" w:eastAsia="Times New Roman" w:cs="Times New Roman"/>
        </w:rPr>
      </w:pPr>
      <w:r w:rsidRPr="135D02F5">
        <w:rPr>
          <w:rFonts w:ascii="Times New Roman" w:hAnsi="Times New Roman" w:eastAsia="Times New Roman" w:cs="Times New Roman"/>
        </w:rPr>
        <w:t>ip, dengan satu perbedaan krusial:</w:t>
      </w:r>
    </w:p>
    <w:p w:rsidR="135D02F5" w:rsidP="00210EC7" w:rsidRDefault="135D02F5" w14:paraId="20E9A9E9" w14:textId="2429A9CC">
      <w:pPr>
        <w:pStyle w:val="ListParagraph"/>
        <w:numPr>
          <w:ilvl w:val="0"/>
          <w:numId w:val="108"/>
        </w:numPr>
        <w:spacing w:after="0"/>
        <w:rPr>
          <w:rFonts w:ascii="Times New Roman" w:hAnsi="Times New Roman" w:eastAsia="Times New Roman" w:cs="Times New Roman"/>
        </w:rPr>
      </w:pPr>
      <w:r w:rsidRPr="135D02F5">
        <w:rPr>
          <w:rFonts w:ascii="Times New Roman" w:hAnsi="Times New Roman" w:eastAsia="Times New Roman" w:cs="Times New Roman"/>
          <w:b/>
          <w:bCs/>
        </w:rPr>
        <w:t>Correlation:</w:t>
      </w:r>
      <w:r w:rsidRPr="135D02F5">
        <w:rPr>
          <w:rFonts w:ascii="Times New Roman" w:hAnsi="Times New Roman" w:eastAsia="Times New Roman" w:cs="Times New Roman"/>
        </w:rPr>
        <w:t xml:space="preserve"> Kernel diaplikasikan langsung pada image</w:t>
      </w:r>
    </w:p>
    <w:p w:rsidR="135D02F5" w:rsidP="00210EC7" w:rsidRDefault="135D02F5" w14:paraId="7678D3B0" w14:textId="4A87E26F">
      <w:pPr>
        <w:pStyle w:val="ListParagraph"/>
        <w:numPr>
          <w:ilvl w:val="0"/>
          <w:numId w:val="108"/>
        </w:numPr>
        <w:spacing w:after="0"/>
        <w:rPr>
          <w:rFonts w:ascii="Times New Roman" w:hAnsi="Times New Roman" w:eastAsia="Times New Roman" w:cs="Times New Roman"/>
        </w:rPr>
      </w:pPr>
      <w:r w:rsidRPr="135D02F5">
        <w:rPr>
          <w:rFonts w:ascii="Times New Roman" w:hAnsi="Times New Roman" w:eastAsia="Times New Roman" w:cs="Times New Roman"/>
          <w:b/>
          <w:bCs/>
        </w:rPr>
        <w:t>Convolution:</w:t>
      </w:r>
      <w:r w:rsidRPr="135D02F5">
        <w:rPr>
          <w:rFonts w:ascii="Times New Roman" w:hAnsi="Times New Roman" w:eastAsia="Times New Roman" w:cs="Times New Roman"/>
        </w:rPr>
        <w:t xml:space="preserve"> Kernel di-flip dua kali (horizontal dan vertikal) sebelum diaplikasikan</w:t>
      </w:r>
    </w:p>
    <w:p w:rsidR="135D02F5" w:rsidP="135D02F5" w:rsidRDefault="135D02F5" w14:paraId="4F8FA836" w14:textId="1A7A26E4">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Representasi Matematis:</w:t>
      </w:r>
    </w:p>
    <w:p w:rsidR="135D02F5" w:rsidP="135D02F5" w:rsidRDefault="135D02F5" w14:paraId="51AC0CC8" w14:textId="21C50127">
      <w:pPr>
        <w:spacing w:before="240" w:after="240"/>
        <w:rPr>
          <w:rFonts w:ascii="Times New Roman" w:hAnsi="Times New Roman" w:eastAsia="Times New Roman" w:cs="Times New Roman"/>
          <w:b/>
          <w:bCs/>
        </w:rPr>
      </w:pPr>
      <w:r w:rsidRPr="135D02F5">
        <w:rPr>
          <w:rFonts w:ascii="Times New Roman" w:hAnsi="Times New Roman" w:eastAsia="Times New Roman" w:cs="Times New Roman"/>
        </w:rPr>
        <w:t xml:space="preserve">Correlation: </w:t>
      </w:r>
      <w:r w:rsidRPr="135D02F5">
        <w:rPr>
          <w:rFonts w:ascii="Times New Roman" w:hAnsi="Times New Roman" w:eastAsia="Times New Roman" w:cs="Times New Roman"/>
          <w:b/>
          <w:bCs/>
        </w:rPr>
        <w:t>g(x,y) = Σ Σ f(x+i, y+j) · h(i,j)</w:t>
      </w:r>
    </w:p>
    <w:p w:rsidR="135D02F5" w:rsidP="135D02F5" w:rsidRDefault="135D02F5" w14:paraId="10FFD593" w14:textId="24F2A9DD">
      <w:pPr>
        <w:spacing w:before="240" w:after="240"/>
        <w:rPr>
          <w:rFonts w:ascii="Times New Roman" w:hAnsi="Times New Roman" w:eastAsia="Times New Roman" w:cs="Times New Roman"/>
          <w:b/>
          <w:bCs/>
        </w:rPr>
      </w:pPr>
      <w:r w:rsidRPr="135D02F5">
        <w:rPr>
          <w:rFonts w:ascii="Times New Roman" w:hAnsi="Times New Roman" w:eastAsia="Times New Roman" w:cs="Times New Roman"/>
        </w:rPr>
        <w:t xml:space="preserve">Convolution: </w:t>
      </w:r>
      <w:r w:rsidRPr="135D02F5">
        <w:rPr>
          <w:rFonts w:ascii="Times New Roman" w:hAnsi="Times New Roman" w:eastAsia="Times New Roman" w:cs="Times New Roman"/>
          <w:b/>
          <w:bCs/>
        </w:rPr>
        <w:t>g(x,y) = Σ Σ f(x-i, y-j) · h(i,j)</w:t>
      </w:r>
    </w:p>
    <w:p w:rsidR="135D02F5" w:rsidP="135D02F5" w:rsidRDefault="135D02F5" w14:paraId="6B87C97D" w14:textId="1DE4DF08">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Implikasi Praktis:</w:t>
      </w:r>
    </w:p>
    <w:p w:rsidR="135D02F5" w:rsidP="00210EC7" w:rsidRDefault="135D02F5" w14:paraId="1321262D" w14:textId="31A64D3F">
      <w:pPr>
        <w:pStyle w:val="ListParagraph"/>
        <w:numPr>
          <w:ilvl w:val="0"/>
          <w:numId w:val="107"/>
        </w:numPr>
        <w:spacing w:after="0"/>
        <w:rPr>
          <w:rFonts w:ascii="Times New Roman" w:hAnsi="Times New Roman" w:eastAsia="Times New Roman" w:cs="Times New Roman"/>
          <w:b/>
          <w:bCs/>
        </w:rPr>
      </w:pPr>
      <w:r w:rsidRPr="135D02F5">
        <w:rPr>
          <w:rFonts w:ascii="Times New Roman" w:hAnsi="Times New Roman" w:eastAsia="Times New Roman" w:cs="Times New Roman"/>
        </w:rPr>
        <w:t xml:space="preserve">Jika kernel </w:t>
      </w:r>
      <w:r w:rsidRPr="135D02F5">
        <w:rPr>
          <w:rFonts w:ascii="Times New Roman" w:hAnsi="Times New Roman" w:eastAsia="Times New Roman" w:cs="Times New Roman"/>
          <w:b/>
          <w:bCs/>
        </w:rPr>
        <w:t>symmetric</w:t>
      </w:r>
      <w:r w:rsidRPr="135D02F5">
        <w:rPr>
          <w:rFonts w:ascii="Times New Roman" w:hAnsi="Times New Roman" w:eastAsia="Times New Roman" w:cs="Times New Roman"/>
        </w:rPr>
        <w:t xml:space="preserve"> → correlation dan convolution memberikan hasil </w:t>
      </w:r>
      <w:r w:rsidRPr="135D02F5">
        <w:rPr>
          <w:rFonts w:ascii="Times New Roman" w:hAnsi="Times New Roman" w:eastAsia="Times New Roman" w:cs="Times New Roman"/>
          <w:b/>
          <w:bCs/>
        </w:rPr>
        <w:t>identik</w:t>
      </w:r>
    </w:p>
    <w:p w:rsidR="135D02F5" w:rsidP="00210EC7" w:rsidRDefault="135D02F5" w14:paraId="19A29BCE" w14:textId="0998CCC1">
      <w:pPr>
        <w:pStyle w:val="ListParagraph"/>
        <w:numPr>
          <w:ilvl w:val="0"/>
          <w:numId w:val="107"/>
        </w:numPr>
        <w:spacing w:after="0"/>
        <w:rPr>
          <w:rFonts w:ascii="Times New Roman" w:hAnsi="Times New Roman" w:eastAsia="Times New Roman" w:cs="Times New Roman"/>
        </w:rPr>
      </w:pPr>
      <w:r w:rsidRPr="135D02F5">
        <w:rPr>
          <w:rFonts w:ascii="Times New Roman" w:hAnsi="Times New Roman" w:eastAsia="Times New Roman" w:cs="Times New Roman"/>
        </w:rPr>
        <w:t xml:space="preserve">Jika kernel </w:t>
      </w:r>
      <w:r w:rsidRPr="135D02F5">
        <w:rPr>
          <w:rFonts w:ascii="Times New Roman" w:hAnsi="Times New Roman" w:eastAsia="Times New Roman" w:cs="Times New Roman"/>
          <w:b/>
          <w:bCs/>
        </w:rPr>
        <w:t>asymmetric</w:t>
      </w:r>
      <w:r w:rsidRPr="135D02F5">
        <w:rPr>
          <w:rFonts w:ascii="Times New Roman" w:hAnsi="Times New Roman" w:eastAsia="Times New Roman" w:cs="Times New Roman"/>
        </w:rPr>
        <w:t xml:space="preserve"> → hasil berbeda</w:t>
      </w:r>
    </w:p>
    <w:p w:rsidR="135D02F5" w:rsidP="00210EC7" w:rsidRDefault="135D02F5" w14:paraId="73FF3EF4" w14:textId="2E2B1578">
      <w:pPr>
        <w:pStyle w:val="ListParagraph"/>
        <w:numPr>
          <w:ilvl w:val="0"/>
          <w:numId w:val="107"/>
        </w:numPr>
        <w:spacing w:after="0"/>
        <w:rPr>
          <w:rFonts w:ascii="Times New Roman" w:hAnsi="Times New Roman" w:eastAsia="Times New Roman" w:cs="Times New Roman"/>
        </w:rPr>
      </w:pPr>
      <w:r w:rsidRPr="135D02F5">
        <w:rPr>
          <w:rFonts w:ascii="Times New Roman" w:hAnsi="Times New Roman" w:eastAsia="Times New Roman" w:cs="Times New Roman"/>
        </w:rPr>
        <w:t xml:space="preserve">Untuk mendapatkan hasil convolution dari correlation dengan kernel asymmetric: </w:t>
      </w:r>
    </w:p>
    <w:p w:rsidR="135D02F5" w:rsidP="00210EC7" w:rsidRDefault="135D02F5" w14:paraId="4697CC09" w14:textId="62573B63">
      <w:pPr>
        <w:pStyle w:val="ListParagraph"/>
        <w:numPr>
          <w:ilvl w:val="1"/>
          <w:numId w:val="107"/>
        </w:numPr>
        <w:spacing w:after="0"/>
        <w:rPr>
          <w:rFonts w:ascii="Times New Roman" w:hAnsi="Times New Roman" w:eastAsia="Times New Roman" w:cs="Times New Roman"/>
        </w:rPr>
      </w:pPr>
      <w:r w:rsidRPr="135D02F5">
        <w:rPr>
          <w:rFonts w:ascii="Times New Roman" w:hAnsi="Times New Roman" w:eastAsia="Times New Roman" w:cs="Times New Roman"/>
        </w:rPr>
        <w:t>Flip kernel upside-down dan left-to-right</w:t>
      </w:r>
    </w:p>
    <w:p w:rsidR="135D02F5" w:rsidP="00210EC7" w:rsidRDefault="135D02F5" w14:paraId="5F1A14C0" w14:textId="58F01A4F">
      <w:pPr>
        <w:pStyle w:val="ListParagraph"/>
        <w:numPr>
          <w:ilvl w:val="1"/>
          <w:numId w:val="107"/>
        </w:numPr>
        <w:spacing w:after="0"/>
        <w:rPr>
          <w:rFonts w:ascii="Times New Roman" w:hAnsi="Times New Roman" w:eastAsia="Times New Roman" w:cs="Times New Roman"/>
        </w:rPr>
      </w:pPr>
      <w:r w:rsidRPr="135D02F5">
        <w:rPr>
          <w:rFonts w:ascii="Times New Roman" w:hAnsi="Times New Roman" w:eastAsia="Times New Roman" w:cs="Times New Roman"/>
        </w:rPr>
        <w:t>Kemudian apply correlation</w:t>
      </w:r>
    </w:p>
    <w:p w:rsidR="135D02F5" w:rsidP="135D02F5" w:rsidRDefault="135D02F5" w14:paraId="34977224" w14:textId="32D7A363">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Implementasi di Python:</w:t>
      </w:r>
    </w:p>
    <w:p w:rsidR="135D02F5" w:rsidP="135D02F5" w:rsidRDefault="135D02F5" w14:paraId="7BDEEF99" w14:textId="6993823C">
      <w:pPr>
        <w:spacing w:after="0"/>
        <w:rPr>
          <w:rFonts w:ascii="Times New Roman" w:hAnsi="Times New Roman" w:eastAsia="Times New Roman" w:cs="Times New Roman"/>
        </w:rPr>
      </w:pPr>
      <w:r w:rsidRPr="135D02F5">
        <w:rPr>
          <w:rFonts w:ascii="Times New Roman" w:hAnsi="Times New Roman" w:eastAsia="Times New Roman" w:cs="Times New Roman"/>
        </w:rPr>
        <w:t>python</w:t>
      </w:r>
    </w:p>
    <w:p w:rsidR="135D02F5" w:rsidP="135D02F5" w:rsidRDefault="135D02F5" w14:paraId="497FDAFA" w14:textId="73B4D101">
      <w:pPr>
        <w:spacing w:after="0"/>
        <w:rPr>
          <w:rFonts w:ascii="Consolas" w:hAnsi="Consolas" w:eastAsia="Consolas" w:cs="Consolas"/>
          <w:i/>
          <w:iCs/>
          <w:color w:val="A0A1A7"/>
        </w:rPr>
      </w:pPr>
      <w:r w:rsidRPr="135D02F5">
        <w:rPr>
          <w:rFonts w:ascii="Consolas" w:hAnsi="Consolas" w:eastAsia="Consolas" w:cs="Consolas"/>
          <w:color w:val="A626A4"/>
        </w:rPr>
        <w:t>from</w:t>
      </w:r>
      <w:r w:rsidRPr="135D02F5">
        <w:rPr>
          <w:rFonts w:ascii="Consolas" w:hAnsi="Consolas" w:eastAsia="Consolas" w:cs="Consolas"/>
          <w:color w:val="383A42"/>
        </w:rPr>
        <w:t xml:space="preserve"> scipy </w:t>
      </w:r>
      <w:r w:rsidRPr="135D02F5">
        <w:rPr>
          <w:rFonts w:ascii="Consolas" w:hAnsi="Consolas" w:eastAsia="Consolas" w:cs="Consolas"/>
          <w:color w:val="A626A4"/>
        </w:rPr>
        <w:t>import</w:t>
      </w:r>
      <w:r w:rsidRPr="135D02F5">
        <w:rPr>
          <w:rFonts w:ascii="Consolas" w:hAnsi="Consolas" w:eastAsia="Consolas" w:cs="Consolas"/>
          <w:color w:val="383A42"/>
        </w:rPr>
        <w:t xml:space="preserve"> signal</w:t>
      </w:r>
      <w:r>
        <w:br/>
      </w:r>
      <w:r>
        <w:br/>
      </w:r>
      <w:r w:rsidRPr="135D02F5">
        <w:rPr>
          <w:rFonts w:ascii="Consolas" w:hAnsi="Consolas" w:eastAsia="Consolas" w:cs="Consolas"/>
          <w:i/>
          <w:iCs/>
          <w:color w:val="A0A1A7"/>
        </w:rPr>
        <w:t># Correlation</w:t>
      </w:r>
      <w:r>
        <w:br/>
      </w:r>
      <w:r w:rsidRPr="135D02F5">
        <w:rPr>
          <w:rFonts w:ascii="Consolas" w:hAnsi="Consolas" w:eastAsia="Consolas" w:cs="Consolas"/>
          <w:color w:val="383A42"/>
        </w:rPr>
        <w:t xml:space="preserve">output_corr </w:t>
      </w:r>
      <w:r w:rsidRPr="135D02F5">
        <w:rPr>
          <w:rFonts w:ascii="Consolas" w:hAnsi="Consolas" w:eastAsia="Consolas" w:cs="Consolas"/>
          <w:color w:val="4078F2"/>
        </w:rPr>
        <w:t>=</w:t>
      </w:r>
      <w:r w:rsidRPr="135D02F5">
        <w:rPr>
          <w:rFonts w:ascii="Consolas" w:hAnsi="Consolas" w:eastAsia="Consolas" w:cs="Consolas"/>
          <w:color w:val="383A42"/>
        </w:rPr>
        <w:t xml:space="preserve"> signal.correlate2d(im, kernel, mode</w:t>
      </w:r>
      <w:r w:rsidRPr="135D02F5">
        <w:rPr>
          <w:rFonts w:ascii="Consolas" w:hAnsi="Consolas" w:eastAsia="Consolas" w:cs="Consolas"/>
          <w:color w:val="4078F2"/>
        </w:rPr>
        <w:t>=</w:t>
      </w:r>
      <w:r w:rsidRPr="135D02F5">
        <w:rPr>
          <w:rFonts w:ascii="Consolas" w:hAnsi="Consolas" w:eastAsia="Consolas" w:cs="Consolas"/>
          <w:color w:val="50A14F"/>
        </w:rPr>
        <w:t>'same'</w:t>
      </w:r>
      <w:r w:rsidRPr="135D02F5">
        <w:rPr>
          <w:rFonts w:ascii="Consolas" w:hAnsi="Consolas" w:eastAsia="Consolas" w:cs="Consolas"/>
          <w:color w:val="383A42"/>
        </w:rPr>
        <w:t>)</w:t>
      </w:r>
      <w:r>
        <w:br/>
      </w:r>
      <w:r>
        <w:br/>
      </w:r>
      <w:r w:rsidRPr="135D02F5">
        <w:rPr>
          <w:rFonts w:ascii="Consolas" w:hAnsi="Consolas" w:eastAsia="Consolas" w:cs="Consolas"/>
          <w:i/>
          <w:iCs/>
          <w:color w:val="A0A1A7"/>
        </w:rPr>
        <w:t># Convolution</w:t>
      </w:r>
      <w:r>
        <w:br/>
      </w:r>
      <w:r w:rsidRPr="135D02F5">
        <w:rPr>
          <w:rFonts w:ascii="Consolas" w:hAnsi="Consolas" w:eastAsia="Consolas" w:cs="Consolas"/>
          <w:color w:val="383A42"/>
        </w:rPr>
        <w:t xml:space="preserve">output_conv </w:t>
      </w:r>
      <w:r w:rsidRPr="135D02F5">
        <w:rPr>
          <w:rFonts w:ascii="Consolas" w:hAnsi="Consolas" w:eastAsia="Consolas" w:cs="Consolas"/>
          <w:color w:val="4078F2"/>
        </w:rPr>
        <w:t>=</w:t>
      </w:r>
      <w:r w:rsidRPr="135D02F5">
        <w:rPr>
          <w:rFonts w:ascii="Consolas" w:hAnsi="Consolas" w:eastAsia="Consolas" w:cs="Consolas"/>
          <w:color w:val="383A42"/>
        </w:rPr>
        <w:t xml:space="preserve"> signal.convolve2d(im, kernel, mode</w:t>
      </w:r>
      <w:r w:rsidRPr="135D02F5">
        <w:rPr>
          <w:rFonts w:ascii="Consolas" w:hAnsi="Consolas" w:eastAsia="Consolas" w:cs="Consolas"/>
          <w:color w:val="4078F2"/>
        </w:rPr>
        <w:t>=</w:t>
      </w:r>
      <w:r w:rsidRPr="135D02F5">
        <w:rPr>
          <w:rFonts w:ascii="Consolas" w:hAnsi="Consolas" w:eastAsia="Consolas" w:cs="Consolas"/>
          <w:color w:val="50A14F"/>
        </w:rPr>
        <w:t>'same'</w:t>
      </w:r>
      <w:r w:rsidRPr="135D02F5">
        <w:rPr>
          <w:rFonts w:ascii="Consolas" w:hAnsi="Consolas" w:eastAsia="Consolas" w:cs="Consolas"/>
          <w:color w:val="383A42"/>
        </w:rPr>
        <w:t>)</w:t>
      </w:r>
      <w:r>
        <w:br/>
      </w:r>
      <w:r>
        <w:br/>
      </w:r>
      <w:r w:rsidRPr="135D02F5">
        <w:rPr>
          <w:rFonts w:ascii="Consolas" w:hAnsi="Consolas" w:eastAsia="Consolas" w:cs="Consolas"/>
          <w:i/>
          <w:iCs/>
          <w:color w:val="A0A1A7"/>
        </w:rPr>
        <w:t># Untuk kernel asymmetric: correlation dengan flipped kernel = convolution</w:t>
      </w:r>
      <w:r>
        <w:br/>
      </w:r>
      <w:r w:rsidRPr="135D02F5">
        <w:rPr>
          <w:rFonts w:ascii="Consolas" w:hAnsi="Consolas" w:eastAsia="Consolas" w:cs="Consolas"/>
          <w:color w:val="383A42"/>
        </w:rPr>
        <w:t xml:space="preserve">kernel_flipped </w:t>
      </w:r>
      <w:r w:rsidRPr="135D02F5">
        <w:rPr>
          <w:rFonts w:ascii="Consolas" w:hAnsi="Consolas" w:eastAsia="Consolas" w:cs="Consolas"/>
          <w:color w:val="4078F2"/>
        </w:rPr>
        <w:t>=</w:t>
      </w:r>
      <w:r w:rsidRPr="135D02F5">
        <w:rPr>
          <w:rFonts w:ascii="Consolas" w:hAnsi="Consolas" w:eastAsia="Consolas" w:cs="Consolas"/>
          <w:color w:val="383A42"/>
        </w:rPr>
        <w:t xml:space="preserve"> np.flipud(np.fliplr(kernel))</w:t>
      </w:r>
      <w:r>
        <w:br/>
      </w:r>
      <w:r w:rsidRPr="135D02F5">
        <w:rPr>
          <w:rFonts w:ascii="Consolas" w:hAnsi="Consolas" w:eastAsia="Consolas" w:cs="Consolas"/>
          <w:color w:val="383A42"/>
        </w:rPr>
        <w:t xml:space="preserve">output_corr_flipped </w:t>
      </w:r>
      <w:r w:rsidRPr="135D02F5">
        <w:rPr>
          <w:rFonts w:ascii="Consolas" w:hAnsi="Consolas" w:eastAsia="Consolas" w:cs="Consolas"/>
          <w:color w:val="4078F2"/>
        </w:rPr>
        <w:t>=</w:t>
      </w:r>
      <w:r w:rsidRPr="135D02F5">
        <w:rPr>
          <w:rFonts w:ascii="Consolas" w:hAnsi="Consolas" w:eastAsia="Consolas" w:cs="Consolas"/>
          <w:color w:val="383A42"/>
        </w:rPr>
        <w:t xml:space="preserve"> signal.correlate2d(im, kernel_flipped, mode</w:t>
      </w:r>
      <w:r w:rsidRPr="135D02F5">
        <w:rPr>
          <w:rFonts w:ascii="Consolas" w:hAnsi="Consolas" w:eastAsia="Consolas" w:cs="Consolas"/>
          <w:color w:val="4078F2"/>
        </w:rPr>
        <w:t>=</w:t>
      </w:r>
      <w:r w:rsidRPr="135D02F5">
        <w:rPr>
          <w:rFonts w:ascii="Consolas" w:hAnsi="Consolas" w:eastAsia="Consolas" w:cs="Consolas"/>
          <w:color w:val="50A14F"/>
        </w:rPr>
        <w:t>'same'</w:t>
      </w:r>
      <w:r w:rsidRPr="135D02F5">
        <w:rPr>
          <w:rFonts w:ascii="Consolas" w:hAnsi="Consolas" w:eastAsia="Consolas" w:cs="Consolas"/>
          <w:color w:val="383A42"/>
        </w:rPr>
        <w:t>)</w:t>
      </w:r>
      <w:r>
        <w:br/>
      </w:r>
      <w:r>
        <w:br/>
      </w:r>
      <w:r w:rsidRPr="135D02F5">
        <w:rPr>
          <w:rFonts w:ascii="Consolas" w:hAnsi="Consolas" w:eastAsia="Consolas" w:cs="Consolas"/>
          <w:i/>
          <w:iCs/>
          <w:color w:val="A0A1A7"/>
        </w:rPr>
        <w:t># output_corr_flipped ≈ output_conv</w:t>
      </w:r>
    </w:p>
    <w:p w:rsidR="135D02F5" w:rsidP="135D02F5" w:rsidRDefault="5190EF0B" w14:paraId="4AB4DD95" w14:textId="6D25F512">
      <w:pPr>
        <w:pStyle w:val="Heading3"/>
      </w:pPr>
      <w:bookmarkStart w:name="_Toc213102637" w:id="27"/>
      <w:r w:rsidRPr="5190EF0B">
        <w:t>2.1.5 Template Matching dengan Cross-Correlation</w:t>
      </w:r>
      <w:bookmarkEnd w:id="27"/>
    </w:p>
    <w:p w:rsidR="135D02F5" w:rsidP="135D02F5" w:rsidRDefault="135D02F5" w14:paraId="6151D3E9" w14:textId="49500D04">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Aplikasi Praktis Correlation:</w:t>
      </w:r>
      <w:r w:rsidRPr="135D02F5">
        <w:rPr>
          <w:rFonts w:ascii="Times New Roman" w:hAnsi="Times New Roman" w:eastAsia="Times New Roman" w:cs="Times New Roman"/>
        </w:rPr>
        <w:t xml:space="preserve"> Cross-correlation sangat berguna untuk </w:t>
      </w:r>
      <w:r w:rsidRPr="135D02F5">
        <w:rPr>
          <w:rFonts w:ascii="Times New Roman" w:hAnsi="Times New Roman" w:eastAsia="Times New Roman" w:cs="Times New Roman"/>
          <w:b/>
          <w:bCs/>
        </w:rPr>
        <w:t>template matching</w:t>
      </w:r>
      <w:r w:rsidRPr="135D02F5">
        <w:rPr>
          <w:rFonts w:ascii="Times New Roman" w:hAnsi="Times New Roman" w:eastAsia="Times New Roman" w:cs="Times New Roman"/>
        </w:rPr>
        <w:t xml:space="preserve"> - mencari lokasi pattern/template tertentu dalam image.</w:t>
      </w:r>
    </w:p>
    <w:p w:rsidR="135D02F5" w:rsidP="135D02F5" w:rsidRDefault="135D02F5" w14:paraId="18F48698" w14:textId="2CB928FD">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Konsep:</w:t>
      </w:r>
    </w:p>
    <w:p w:rsidR="135D02F5" w:rsidP="00210EC7" w:rsidRDefault="135D02F5" w14:paraId="7609FAD1" w14:textId="6B418794">
      <w:pPr>
        <w:pStyle w:val="ListParagraph"/>
        <w:numPr>
          <w:ilvl w:val="0"/>
          <w:numId w:val="106"/>
        </w:numPr>
        <w:spacing w:after="0"/>
        <w:rPr>
          <w:rFonts w:ascii="Times New Roman" w:hAnsi="Times New Roman" w:eastAsia="Times New Roman" w:cs="Times New Roman"/>
        </w:rPr>
      </w:pPr>
      <w:r w:rsidRPr="135D02F5">
        <w:rPr>
          <w:rFonts w:ascii="Times New Roman" w:hAnsi="Times New Roman" w:eastAsia="Times New Roman" w:cs="Times New Roman"/>
        </w:rPr>
        <w:t>Template: Sub-image yang ingin dicari</w:t>
      </w:r>
    </w:p>
    <w:p w:rsidR="135D02F5" w:rsidP="00210EC7" w:rsidRDefault="135D02F5" w14:paraId="77C13DD5" w14:textId="70E337D9">
      <w:pPr>
        <w:pStyle w:val="ListParagraph"/>
        <w:numPr>
          <w:ilvl w:val="0"/>
          <w:numId w:val="106"/>
        </w:numPr>
        <w:spacing w:after="0"/>
        <w:rPr>
          <w:rFonts w:ascii="Times New Roman" w:hAnsi="Times New Roman" w:eastAsia="Times New Roman" w:cs="Times New Roman"/>
        </w:rPr>
      </w:pPr>
      <w:r w:rsidRPr="135D02F5">
        <w:rPr>
          <w:rFonts w:ascii="Times New Roman" w:hAnsi="Times New Roman" w:eastAsia="Times New Roman" w:cs="Times New Roman"/>
        </w:rPr>
        <w:t>Cross-correlation menghasilkan map yang menunjukkan similarity antara template dan setiap region dalam image</w:t>
      </w:r>
    </w:p>
    <w:p w:rsidR="135D02F5" w:rsidP="00210EC7" w:rsidRDefault="135D02F5" w14:paraId="4DF16F60" w14:textId="29CF3474">
      <w:pPr>
        <w:pStyle w:val="ListParagraph"/>
        <w:numPr>
          <w:ilvl w:val="0"/>
          <w:numId w:val="106"/>
        </w:numPr>
        <w:spacing w:after="0"/>
        <w:rPr>
          <w:rFonts w:ascii="Times New Roman" w:hAnsi="Times New Roman" w:eastAsia="Times New Roman" w:cs="Times New Roman"/>
        </w:rPr>
      </w:pPr>
      <w:r w:rsidRPr="135D02F5">
        <w:rPr>
          <w:rFonts w:ascii="Times New Roman" w:hAnsi="Times New Roman" w:eastAsia="Times New Roman" w:cs="Times New Roman"/>
        </w:rPr>
        <w:t>Lokasi dengan correlation tertinggi = best match</w:t>
      </w:r>
    </w:p>
    <w:p w:rsidR="135D02F5" w:rsidP="135D02F5" w:rsidRDefault="135D02F5" w14:paraId="71C5D036" w14:textId="2DEE86F6">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Implementasi:</w:t>
      </w:r>
    </w:p>
    <w:p w:rsidR="135D02F5" w:rsidP="135D02F5" w:rsidRDefault="135D02F5" w14:paraId="13724D8B" w14:textId="2EE89886">
      <w:pPr>
        <w:spacing w:after="0"/>
        <w:rPr>
          <w:rFonts w:ascii="Times New Roman" w:hAnsi="Times New Roman" w:eastAsia="Times New Roman" w:cs="Times New Roman"/>
        </w:rPr>
      </w:pPr>
      <w:r w:rsidRPr="135D02F5">
        <w:rPr>
          <w:rFonts w:ascii="Times New Roman" w:hAnsi="Times New Roman" w:eastAsia="Times New Roman" w:cs="Times New Roman"/>
        </w:rPr>
        <w:t>python</w:t>
      </w:r>
    </w:p>
    <w:p w:rsidR="135D02F5" w:rsidP="135D02F5" w:rsidRDefault="135D02F5" w14:paraId="06EE02E8" w14:textId="62A69976">
      <w:pPr>
        <w:spacing w:after="0"/>
        <w:rPr>
          <w:rFonts w:ascii="Consolas" w:hAnsi="Consolas" w:eastAsia="Consolas" w:cs="Consolas"/>
          <w:i/>
          <w:iCs/>
          <w:color w:val="A0A1A7"/>
        </w:rPr>
      </w:pPr>
      <w:r w:rsidRPr="135D02F5">
        <w:rPr>
          <w:rFonts w:ascii="Consolas" w:hAnsi="Consolas" w:eastAsia="Consolas" w:cs="Consolas"/>
          <w:color w:val="A626A4"/>
        </w:rPr>
        <w:t>from</w:t>
      </w:r>
      <w:r w:rsidRPr="135D02F5">
        <w:rPr>
          <w:rFonts w:ascii="Consolas" w:hAnsi="Consolas" w:eastAsia="Consolas" w:cs="Consolas"/>
          <w:color w:val="383A42"/>
        </w:rPr>
        <w:t xml:space="preserve"> scipy </w:t>
      </w:r>
      <w:r w:rsidRPr="135D02F5">
        <w:rPr>
          <w:rFonts w:ascii="Consolas" w:hAnsi="Consolas" w:eastAsia="Consolas" w:cs="Consolas"/>
          <w:color w:val="A626A4"/>
        </w:rPr>
        <w:t>import</w:t>
      </w:r>
      <w:r w:rsidRPr="135D02F5">
        <w:rPr>
          <w:rFonts w:ascii="Consolas" w:hAnsi="Consolas" w:eastAsia="Consolas" w:cs="Consolas"/>
          <w:color w:val="383A42"/>
        </w:rPr>
        <w:t xml:space="preserve"> signal</w:t>
      </w:r>
      <w:r>
        <w:br/>
      </w:r>
      <w:r w:rsidRPr="135D02F5">
        <w:rPr>
          <w:rFonts w:ascii="Consolas" w:hAnsi="Consolas" w:eastAsia="Consolas" w:cs="Consolas"/>
          <w:color w:val="A626A4"/>
        </w:rPr>
        <w:t>import</w:t>
      </w:r>
      <w:r w:rsidRPr="135D02F5">
        <w:rPr>
          <w:rFonts w:ascii="Consolas" w:hAnsi="Consolas" w:eastAsia="Consolas" w:cs="Consolas"/>
          <w:color w:val="383A42"/>
        </w:rPr>
        <w:t xml:space="preserve"> numpy </w:t>
      </w:r>
      <w:r w:rsidRPr="135D02F5">
        <w:rPr>
          <w:rFonts w:ascii="Consolas" w:hAnsi="Consolas" w:eastAsia="Consolas" w:cs="Consolas"/>
          <w:color w:val="A626A4"/>
        </w:rPr>
        <w:t>as</w:t>
      </w:r>
      <w:r w:rsidRPr="135D02F5">
        <w:rPr>
          <w:rFonts w:ascii="Consolas" w:hAnsi="Consolas" w:eastAsia="Consolas" w:cs="Consolas"/>
          <w:color w:val="383A42"/>
        </w:rPr>
        <w:t xml:space="preserve"> np</w:t>
      </w:r>
      <w:r>
        <w:br/>
      </w:r>
      <w:r>
        <w:br/>
      </w:r>
      <w:r w:rsidRPr="135D02F5">
        <w:rPr>
          <w:rFonts w:ascii="Consolas" w:hAnsi="Consolas" w:eastAsia="Consolas" w:cs="Consolas"/>
          <w:i/>
          <w:iCs/>
          <w:color w:val="A0A1A7"/>
        </w:rPr>
        <w:t># Extract template (misalnya: mata kanan dari raccoon face)</w:t>
      </w:r>
      <w:r>
        <w:br/>
      </w:r>
      <w:r w:rsidRPr="135D02F5">
        <w:rPr>
          <w:rFonts w:ascii="Consolas" w:hAnsi="Consolas" w:eastAsia="Consolas" w:cs="Consolas"/>
          <w:color w:val="383A42"/>
        </w:rPr>
        <w:t xml:space="preserve">face_image </w:t>
      </w:r>
      <w:r w:rsidRPr="135D02F5">
        <w:rPr>
          <w:rFonts w:ascii="Consolas" w:hAnsi="Consolas" w:eastAsia="Consolas" w:cs="Consolas"/>
          <w:color w:val="4078F2"/>
        </w:rPr>
        <w:t>=</w:t>
      </w:r>
      <w:r w:rsidRPr="135D02F5">
        <w:rPr>
          <w:rFonts w:ascii="Consolas" w:hAnsi="Consolas" w:eastAsia="Consolas" w:cs="Consolas"/>
          <w:color w:val="383A42"/>
        </w:rPr>
        <w:t xml:space="preserve"> misc.face(gray</w:t>
      </w:r>
      <w:r w:rsidRPr="135D02F5">
        <w:rPr>
          <w:rFonts w:ascii="Consolas" w:hAnsi="Consolas" w:eastAsia="Consolas" w:cs="Consolas"/>
          <w:color w:val="4078F2"/>
        </w:rPr>
        <w:t>=</w:t>
      </w:r>
      <w:r w:rsidRPr="135D02F5">
        <w:rPr>
          <w:rFonts w:ascii="Consolas" w:hAnsi="Consolas" w:eastAsia="Consolas" w:cs="Consolas"/>
          <w:color w:val="B76B01"/>
        </w:rPr>
        <w:t>True</w:t>
      </w:r>
      <w:r w:rsidRPr="135D02F5">
        <w:rPr>
          <w:rFonts w:ascii="Consolas" w:hAnsi="Consolas" w:eastAsia="Consolas" w:cs="Consolas"/>
          <w:color w:val="383A42"/>
        </w:rPr>
        <w:t xml:space="preserve">) </w:t>
      </w:r>
      <w:r w:rsidRPr="135D02F5">
        <w:rPr>
          <w:rFonts w:ascii="Consolas" w:hAnsi="Consolas" w:eastAsia="Consolas" w:cs="Consolas"/>
          <w:color w:val="4078F2"/>
        </w:rPr>
        <w:t>-</w:t>
      </w:r>
      <w:r w:rsidRPr="135D02F5">
        <w:rPr>
          <w:rFonts w:ascii="Consolas" w:hAnsi="Consolas" w:eastAsia="Consolas" w:cs="Consolas"/>
          <w:color w:val="383A42"/>
        </w:rPr>
        <w:t xml:space="preserve"> misc.face(gray</w:t>
      </w:r>
      <w:r w:rsidRPr="135D02F5">
        <w:rPr>
          <w:rFonts w:ascii="Consolas" w:hAnsi="Consolas" w:eastAsia="Consolas" w:cs="Consolas"/>
          <w:color w:val="4078F2"/>
        </w:rPr>
        <w:t>=</w:t>
      </w:r>
      <w:r w:rsidRPr="135D02F5">
        <w:rPr>
          <w:rFonts w:ascii="Consolas" w:hAnsi="Consolas" w:eastAsia="Consolas" w:cs="Consolas"/>
          <w:color w:val="B76B01"/>
        </w:rPr>
        <w:t>True</w:t>
      </w:r>
      <w:r w:rsidRPr="135D02F5">
        <w:rPr>
          <w:rFonts w:ascii="Consolas" w:hAnsi="Consolas" w:eastAsia="Consolas" w:cs="Consolas"/>
          <w:color w:val="383A42"/>
        </w:rPr>
        <w:t>).mean()</w:t>
      </w:r>
      <w:r>
        <w:br/>
      </w:r>
      <w:r w:rsidRPr="135D02F5">
        <w:rPr>
          <w:rFonts w:ascii="Consolas" w:hAnsi="Consolas" w:eastAsia="Consolas" w:cs="Consolas"/>
          <w:color w:val="383A42"/>
        </w:rPr>
        <w:t xml:space="preserve">template_image </w:t>
      </w:r>
      <w:r w:rsidRPr="135D02F5">
        <w:rPr>
          <w:rFonts w:ascii="Consolas" w:hAnsi="Consolas" w:eastAsia="Consolas" w:cs="Consolas"/>
          <w:color w:val="4078F2"/>
        </w:rPr>
        <w:t>=</w:t>
      </w:r>
      <w:r w:rsidRPr="135D02F5">
        <w:rPr>
          <w:rFonts w:ascii="Consolas" w:hAnsi="Consolas" w:eastAsia="Consolas" w:cs="Consolas"/>
          <w:color w:val="383A42"/>
        </w:rPr>
        <w:t xml:space="preserve"> np.copy(face_image[</w:t>
      </w:r>
      <w:r w:rsidRPr="135D02F5">
        <w:rPr>
          <w:rFonts w:ascii="Consolas" w:hAnsi="Consolas" w:eastAsia="Consolas" w:cs="Consolas"/>
          <w:color w:val="B76B01"/>
        </w:rPr>
        <w:t>300</w:t>
      </w:r>
      <w:r w:rsidRPr="135D02F5">
        <w:rPr>
          <w:rFonts w:ascii="Consolas" w:hAnsi="Consolas" w:eastAsia="Consolas" w:cs="Consolas"/>
          <w:color w:val="383A42"/>
        </w:rPr>
        <w:t>:</w:t>
      </w:r>
      <w:r w:rsidRPr="135D02F5">
        <w:rPr>
          <w:rFonts w:ascii="Consolas" w:hAnsi="Consolas" w:eastAsia="Consolas" w:cs="Consolas"/>
          <w:color w:val="B76B01"/>
        </w:rPr>
        <w:t>365</w:t>
      </w:r>
      <w:r w:rsidRPr="135D02F5">
        <w:rPr>
          <w:rFonts w:ascii="Consolas" w:hAnsi="Consolas" w:eastAsia="Consolas" w:cs="Consolas"/>
          <w:color w:val="383A42"/>
        </w:rPr>
        <w:t xml:space="preserve">, </w:t>
      </w:r>
      <w:r w:rsidRPr="135D02F5">
        <w:rPr>
          <w:rFonts w:ascii="Consolas" w:hAnsi="Consolas" w:eastAsia="Consolas" w:cs="Consolas"/>
          <w:color w:val="B76B01"/>
        </w:rPr>
        <w:t>670</w:t>
      </w:r>
      <w:r w:rsidRPr="135D02F5">
        <w:rPr>
          <w:rFonts w:ascii="Consolas" w:hAnsi="Consolas" w:eastAsia="Consolas" w:cs="Consolas"/>
          <w:color w:val="383A42"/>
        </w:rPr>
        <w:t>:</w:t>
      </w:r>
      <w:r w:rsidRPr="135D02F5">
        <w:rPr>
          <w:rFonts w:ascii="Consolas" w:hAnsi="Consolas" w:eastAsia="Consolas" w:cs="Consolas"/>
          <w:color w:val="B76B01"/>
        </w:rPr>
        <w:t>750</w:t>
      </w:r>
      <w:r w:rsidRPr="135D02F5">
        <w:rPr>
          <w:rFonts w:ascii="Consolas" w:hAnsi="Consolas" w:eastAsia="Consolas" w:cs="Consolas"/>
          <w:color w:val="383A42"/>
        </w:rPr>
        <w:t>])</w:t>
      </w:r>
      <w:r>
        <w:br/>
      </w:r>
      <w:r w:rsidRPr="135D02F5">
        <w:rPr>
          <w:rFonts w:ascii="Consolas" w:hAnsi="Consolas" w:eastAsia="Consolas" w:cs="Consolas"/>
          <w:color w:val="383A42"/>
        </w:rPr>
        <w:t xml:space="preserve">template_image </w:t>
      </w:r>
      <w:r w:rsidRPr="135D02F5">
        <w:rPr>
          <w:rFonts w:ascii="Consolas" w:hAnsi="Consolas" w:eastAsia="Consolas" w:cs="Consolas"/>
          <w:color w:val="4078F2"/>
        </w:rPr>
        <w:t>-=</w:t>
      </w:r>
      <w:r w:rsidRPr="135D02F5">
        <w:rPr>
          <w:rFonts w:ascii="Consolas" w:hAnsi="Consolas" w:eastAsia="Consolas" w:cs="Consolas"/>
          <w:color w:val="383A42"/>
        </w:rPr>
        <w:t xml:space="preserve"> template_image.mean()</w:t>
      </w:r>
      <w:r>
        <w:br/>
      </w:r>
      <w:r>
        <w:br/>
      </w:r>
      <w:r w:rsidRPr="135D02F5">
        <w:rPr>
          <w:rFonts w:ascii="Consolas" w:hAnsi="Consolas" w:eastAsia="Consolas" w:cs="Consolas"/>
          <w:i/>
          <w:iCs/>
          <w:color w:val="A0A1A7"/>
        </w:rPr>
        <w:t># Add noise ke image (untuk test robustness)</w:t>
      </w:r>
      <w:r>
        <w:br/>
      </w:r>
      <w:r w:rsidRPr="135D02F5">
        <w:rPr>
          <w:rFonts w:ascii="Consolas" w:hAnsi="Consolas" w:eastAsia="Consolas" w:cs="Consolas"/>
          <w:color w:val="383A42"/>
        </w:rPr>
        <w:t xml:space="preserve">face_image </w:t>
      </w:r>
      <w:r w:rsidRPr="135D02F5">
        <w:rPr>
          <w:rFonts w:ascii="Consolas" w:hAnsi="Consolas" w:eastAsia="Consolas" w:cs="Consolas"/>
          <w:color w:val="4078F2"/>
        </w:rPr>
        <w:t>=</w:t>
      </w:r>
      <w:r w:rsidRPr="135D02F5">
        <w:rPr>
          <w:rFonts w:ascii="Consolas" w:hAnsi="Consolas" w:eastAsia="Consolas" w:cs="Consolas"/>
          <w:color w:val="383A42"/>
        </w:rPr>
        <w:t xml:space="preserve"> face_image </w:t>
      </w:r>
      <w:r w:rsidRPr="135D02F5">
        <w:rPr>
          <w:rFonts w:ascii="Consolas" w:hAnsi="Consolas" w:eastAsia="Consolas" w:cs="Consolas"/>
          <w:color w:val="4078F2"/>
        </w:rPr>
        <w:t>+</w:t>
      </w:r>
      <w:r w:rsidRPr="135D02F5">
        <w:rPr>
          <w:rFonts w:ascii="Consolas" w:hAnsi="Consolas" w:eastAsia="Consolas" w:cs="Consolas"/>
          <w:color w:val="383A42"/>
        </w:rPr>
        <w:t xml:space="preserve"> np.random.randn(</w:t>
      </w:r>
      <w:r w:rsidRPr="135D02F5">
        <w:rPr>
          <w:rFonts w:ascii="Consolas" w:hAnsi="Consolas" w:eastAsia="Consolas" w:cs="Consolas"/>
          <w:color w:val="4078F2"/>
        </w:rPr>
        <w:t>*</w:t>
      </w:r>
      <w:r w:rsidRPr="135D02F5">
        <w:rPr>
          <w:rFonts w:ascii="Consolas" w:hAnsi="Consolas" w:eastAsia="Consolas" w:cs="Consolas"/>
          <w:color w:val="383A42"/>
        </w:rPr>
        <w:t xml:space="preserve">face_image.shape) </w:t>
      </w:r>
      <w:r w:rsidRPr="135D02F5">
        <w:rPr>
          <w:rFonts w:ascii="Consolas" w:hAnsi="Consolas" w:eastAsia="Consolas" w:cs="Consolas"/>
          <w:color w:val="4078F2"/>
        </w:rPr>
        <w:t>*</w:t>
      </w:r>
      <w:r w:rsidRPr="135D02F5">
        <w:rPr>
          <w:rFonts w:ascii="Consolas" w:hAnsi="Consolas" w:eastAsia="Consolas" w:cs="Consolas"/>
          <w:color w:val="383A42"/>
        </w:rPr>
        <w:t xml:space="preserve"> </w:t>
      </w:r>
      <w:r w:rsidRPr="135D02F5">
        <w:rPr>
          <w:rFonts w:ascii="Consolas" w:hAnsi="Consolas" w:eastAsia="Consolas" w:cs="Consolas"/>
          <w:color w:val="B76B01"/>
        </w:rPr>
        <w:t>50</w:t>
      </w:r>
      <w:r>
        <w:br/>
      </w:r>
      <w:r>
        <w:br/>
      </w:r>
      <w:r w:rsidRPr="135D02F5">
        <w:rPr>
          <w:rFonts w:ascii="Consolas" w:hAnsi="Consolas" w:eastAsia="Consolas" w:cs="Consolas"/>
          <w:i/>
          <w:iCs/>
          <w:color w:val="A0A1A7"/>
        </w:rPr>
        <w:t># Compute cross-correlation</w:t>
      </w:r>
      <w:r>
        <w:br/>
      </w:r>
      <w:r w:rsidRPr="135D02F5">
        <w:rPr>
          <w:rFonts w:ascii="Consolas" w:hAnsi="Consolas" w:eastAsia="Consolas" w:cs="Consolas"/>
          <w:color w:val="383A42"/>
        </w:rPr>
        <w:t xml:space="preserve">correlation </w:t>
      </w:r>
      <w:r w:rsidRPr="135D02F5">
        <w:rPr>
          <w:rFonts w:ascii="Consolas" w:hAnsi="Consolas" w:eastAsia="Consolas" w:cs="Consolas"/>
          <w:color w:val="4078F2"/>
        </w:rPr>
        <w:t>=</w:t>
      </w:r>
      <w:r w:rsidRPr="135D02F5">
        <w:rPr>
          <w:rFonts w:ascii="Consolas" w:hAnsi="Consolas" w:eastAsia="Consolas" w:cs="Consolas"/>
          <w:color w:val="383A42"/>
        </w:rPr>
        <w:t xml:space="preserve"> signal.correlate2d(face_image, template_image, </w:t>
      </w:r>
      <w:r>
        <w:br/>
      </w:r>
      <w:r w:rsidRPr="135D02F5">
        <w:rPr>
          <w:rFonts w:ascii="Consolas" w:hAnsi="Consolas" w:eastAsia="Consolas" w:cs="Consolas"/>
          <w:color w:val="383A42"/>
        </w:rPr>
        <w:t xml:space="preserve">                                  boundary</w:t>
      </w:r>
      <w:r w:rsidRPr="135D02F5">
        <w:rPr>
          <w:rFonts w:ascii="Consolas" w:hAnsi="Consolas" w:eastAsia="Consolas" w:cs="Consolas"/>
          <w:color w:val="4078F2"/>
        </w:rPr>
        <w:t>=</w:t>
      </w:r>
      <w:r w:rsidRPr="135D02F5">
        <w:rPr>
          <w:rFonts w:ascii="Consolas" w:hAnsi="Consolas" w:eastAsia="Consolas" w:cs="Consolas"/>
          <w:color w:val="50A14F"/>
        </w:rPr>
        <w:t>'symm'</w:t>
      </w:r>
      <w:r w:rsidRPr="135D02F5">
        <w:rPr>
          <w:rFonts w:ascii="Consolas" w:hAnsi="Consolas" w:eastAsia="Consolas" w:cs="Consolas"/>
          <w:color w:val="383A42"/>
        </w:rPr>
        <w:t>, mode</w:t>
      </w:r>
      <w:r w:rsidRPr="135D02F5">
        <w:rPr>
          <w:rFonts w:ascii="Consolas" w:hAnsi="Consolas" w:eastAsia="Consolas" w:cs="Consolas"/>
          <w:color w:val="4078F2"/>
        </w:rPr>
        <w:t>=</w:t>
      </w:r>
      <w:r w:rsidRPr="135D02F5">
        <w:rPr>
          <w:rFonts w:ascii="Consolas" w:hAnsi="Consolas" w:eastAsia="Consolas" w:cs="Consolas"/>
          <w:color w:val="50A14F"/>
        </w:rPr>
        <w:t>'same'</w:t>
      </w:r>
      <w:r w:rsidRPr="135D02F5">
        <w:rPr>
          <w:rFonts w:ascii="Consolas" w:hAnsi="Consolas" w:eastAsia="Consolas" w:cs="Consolas"/>
          <w:color w:val="383A42"/>
        </w:rPr>
        <w:t>)</w:t>
      </w:r>
      <w:r>
        <w:br/>
      </w:r>
      <w:r>
        <w:br/>
      </w:r>
      <w:r w:rsidRPr="135D02F5">
        <w:rPr>
          <w:rFonts w:ascii="Consolas" w:hAnsi="Consolas" w:eastAsia="Consolas" w:cs="Consolas"/>
          <w:i/>
          <w:iCs/>
          <w:color w:val="A0A1A7"/>
        </w:rPr>
        <w:t># Find location dengan maximum correlation</w:t>
      </w:r>
      <w:r>
        <w:br/>
      </w:r>
      <w:r w:rsidRPr="135D02F5">
        <w:rPr>
          <w:rFonts w:ascii="Consolas" w:hAnsi="Consolas" w:eastAsia="Consolas" w:cs="Consolas"/>
          <w:color w:val="383A42"/>
        </w:rPr>
        <w:t xml:space="preserve">y, x </w:t>
      </w:r>
      <w:r w:rsidRPr="135D02F5">
        <w:rPr>
          <w:rFonts w:ascii="Consolas" w:hAnsi="Consolas" w:eastAsia="Consolas" w:cs="Consolas"/>
          <w:color w:val="4078F2"/>
        </w:rPr>
        <w:t>=</w:t>
      </w:r>
      <w:r w:rsidRPr="135D02F5">
        <w:rPr>
          <w:rFonts w:ascii="Consolas" w:hAnsi="Consolas" w:eastAsia="Consolas" w:cs="Consolas"/>
          <w:color w:val="383A42"/>
        </w:rPr>
        <w:t xml:space="preserve"> np.unravel_index(np.argmax(correlation), correlation.shape)</w:t>
      </w:r>
      <w:r>
        <w:br/>
      </w:r>
      <w:r>
        <w:br/>
      </w:r>
      <w:r w:rsidRPr="135D02F5">
        <w:rPr>
          <w:rFonts w:ascii="Consolas" w:hAnsi="Consolas" w:eastAsia="Consolas" w:cs="Consolas"/>
          <w:i/>
          <w:iCs/>
          <w:color w:val="A0A1A7"/>
        </w:rPr>
        <w:t># Mark location pada image</w:t>
      </w:r>
      <w:r>
        <w:br/>
      </w:r>
      <w:r w:rsidRPr="135D02F5">
        <w:rPr>
          <w:rFonts w:ascii="Consolas" w:hAnsi="Consolas" w:eastAsia="Consolas" w:cs="Consolas"/>
          <w:color w:val="383A42"/>
        </w:rPr>
        <w:t>plt.imshow(face_image, cmap</w:t>
      </w:r>
      <w:r w:rsidRPr="135D02F5">
        <w:rPr>
          <w:rFonts w:ascii="Consolas" w:hAnsi="Consolas" w:eastAsia="Consolas" w:cs="Consolas"/>
          <w:color w:val="4078F2"/>
        </w:rPr>
        <w:t>=</w:t>
      </w:r>
      <w:r w:rsidRPr="135D02F5">
        <w:rPr>
          <w:rFonts w:ascii="Consolas" w:hAnsi="Consolas" w:eastAsia="Consolas" w:cs="Consolas"/>
          <w:color w:val="50A14F"/>
        </w:rPr>
        <w:t>'gray'</w:t>
      </w:r>
      <w:r w:rsidRPr="135D02F5">
        <w:rPr>
          <w:rFonts w:ascii="Consolas" w:hAnsi="Consolas" w:eastAsia="Consolas" w:cs="Consolas"/>
          <w:color w:val="383A42"/>
        </w:rPr>
        <w:t>)</w:t>
      </w:r>
      <w:r>
        <w:br/>
      </w:r>
      <w:r w:rsidRPr="135D02F5">
        <w:rPr>
          <w:rFonts w:ascii="Consolas" w:hAnsi="Consolas" w:eastAsia="Consolas" w:cs="Consolas"/>
          <w:color w:val="383A42"/>
        </w:rPr>
        <w:t xml:space="preserve">plt.plot(x, y, </w:t>
      </w:r>
      <w:r w:rsidRPr="135D02F5">
        <w:rPr>
          <w:rFonts w:ascii="Consolas" w:hAnsi="Consolas" w:eastAsia="Consolas" w:cs="Consolas"/>
          <w:color w:val="50A14F"/>
        </w:rPr>
        <w:t>'ro'</w:t>
      </w:r>
      <w:r w:rsidRPr="135D02F5">
        <w:rPr>
          <w:rFonts w:ascii="Consolas" w:hAnsi="Consolas" w:eastAsia="Consolas" w:cs="Consolas"/>
          <w:color w:val="383A42"/>
        </w:rPr>
        <w:t xml:space="preserve">)  </w:t>
      </w:r>
      <w:r w:rsidRPr="135D02F5">
        <w:rPr>
          <w:rFonts w:ascii="Consolas" w:hAnsi="Consolas" w:eastAsia="Consolas" w:cs="Consolas"/>
          <w:i/>
          <w:iCs/>
          <w:color w:val="A0A1A7"/>
        </w:rPr>
        <w:t># Red dot pada best match location</w:t>
      </w:r>
    </w:p>
    <w:p w:rsidR="135D02F5" w:rsidP="135D02F5" w:rsidRDefault="135D02F5" w14:paraId="64F2B0B6" w14:textId="66B5473D">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Interpretasi:</w:t>
      </w:r>
    </w:p>
    <w:p w:rsidR="135D02F5" w:rsidP="00210EC7" w:rsidRDefault="135D02F5" w14:paraId="014B1FCA" w14:textId="3E448638">
      <w:pPr>
        <w:pStyle w:val="ListParagraph"/>
        <w:numPr>
          <w:ilvl w:val="0"/>
          <w:numId w:val="105"/>
        </w:numPr>
        <w:spacing w:after="0"/>
        <w:rPr>
          <w:rFonts w:ascii="Times New Roman" w:hAnsi="Times New Roman" w:eastAsia="Times New Roman" w:cs="Times New Roman"/>
        </w:rPr>
      </w:pPr>
      <w:r w:rsidRPr="135D02F5">
        <w:rPr>
          <w:rFonts w:ascii="Times New Roman" w:hAnsi="Times New Roman" w:eastAsia="Times New Roman" w:cs="Times New Roman"/>
        </w:rPr>
        <w:t>Nilai correlation tinggi → template matches well dengan region tersebut</w:t>
      </w:r>
    </w:p>
    <w:p w:rsidR="135D02F5" w:rsidP="00210EC7" w:rsidRDefault="135D02F5" w14:paraId="134E88A2" w14:textId="5C952720">
      <w:pPr>
        <w:pStyle w:val="ListParagraph"/>
        <w:numPr>
          <w:ilvl w:val="0"/>
          <w:numId w:val="105"/>
        </w:numPr>
        <w:spacing w:after="0"/>
        <w:rPr>
          <w:rFonts w:ascii="Times New Roman" w:hAnsi="Times New Roman" w:eastAsia="Times New Roman" w:cs="Times New Roman"/>
        </w:rPr>
      </w:pPr>
      <w:r w:rsidRPr="135D02F5">
        <w:rPr>
          <w:rFonts w:ascii="Times New Roman" w:hAnsi="Times New Roman" w:eastAsia="Times New Roman" w:cs="Times New Roman"/>
        </w:rPr>
        <w:t>Peak pada correlation map menunjukkan lokasi template dalam image</w:t>
      </w:r>
    </w:p>
    <w:p w:rsidR="135D02F5" w:rsidP="00210EC7" w:rsidRDefault="135D02F5" w14:paraId="0C92CE9D" w14:textId="4E5D58B7">
      <w:pPr>
        <w:pStyle w:val="ListParagraph"/>
        <w:numPr>
          <w:ilvl w:val="0"/>
          <w:numId w:val="105"/>
        </w:numPr>
        <w:spacing w:after="0"/>
        <w:rPr>
          <w:rFonts w:ascii="Times New Roman" w:hAnsi="Times New Roman" w:eastAsia="Times New Roman" w:cs="Times New Roman"/>
        </w:rPr>
      </w:pPr>
      <w:r w:rsidRPr="135D02F5">
        <w:rPr>
          <w:rFonts w:ascii="Times New Roman" w:hAnsi="Times New Roman" w:eastAsia="Times New Roman" w:cs="Times New Roman"/>
        </w:rPr>
        <w:t>Teknik ini robust terhadap noise (dengan normalisasi yang tepat)</w:t>
      </w:r>
    </w:p>
    <w:p w:rsidR="135D02F5" w:rsidP="135D02F5" w:rsidRDefault="135D02F5" w14:paraId="4AF13CAD" w14:textId="50D69C76">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Aplikasi:</w:t>
      </w:r>
    </w:p>
    <w:p w:rsidR="135D02F5" w:rsidP="00210EC7" w:rsidRDefault="135D02F5" w14:paraId="6686CA88" w14:textId="0F8EF593">
      <w:pPr>
        <w:pStyle w:val="ListParagraph"/>
        <w:numPr>
          <w:ilvl w:val="0"/>
          <w:numId w:val="104"/>
        </w:numPr>
        <w:spacing w:after="0"/>
        <w:rPr>
          <w:rFonts w:ascii="Times New Roman" w:hAnsi="Times New Roman" w:eastAsia="Times New Roman" w:cs="Times New Roman"/>
        </w:rPr>
      </w:pPr>
      <w:r w:rsidRPr="135D02F5">
        <w:rPr>
          <w:rFonts w:ascii="Times New Roman" w:hAnsi="Times New Roman" w:eastAsia="Times New Roman" w:cs="Times New Roman"/>
        </w:rPr>
        <w:t>Object detection</w:t>
      </w:r>
    </w:p>
    <w:p w:rsidR="135D02F5" w:rsidP="00210EC7" w:rsidRDefault="135D02F5" w14:paraId="1F9AF0DB" w14:textId="706DB739">
      <w:pPr>
        <w:pStyle w:val="ListParagraph"/>
        <w:numPr>
          <w:ilvl w:val="0"/>
          <w:numId w:val="104"/>
        </w:numPr>
        <w:spacing w:after="0"/>
        <w:rPr>
          <w:rFonts w:ascii="Times New Roman" w:hAnsi="Times New Roman" w:eastAsia="Times New Roman" w:cs="Times New Roman"/>
        </w:rPr>
      </w:pPr>
      <w:r w:rsidRPr="135D02F5">
        <w:rPr>
          <w:rFonts w:ascii="Times New Roman" w:hAnsi="Times New Roman" w:eastAsia="Times New Roman" w:cs="Times New Roman"/>
        </w:rPr>
        <w:t>Face detection (mencari fitur seperti mata, hidung)</w:t>
      </w:r>
    </w:p>
    <w:p w:rsidR="135D02F5" w:rsidP="00210EC7" w:rsidRDefault="135D02F5" w14:paraId="2BF0981F" w14:textId="419FC8C0">
      <w:pPr>
        <w:pStyle w:val="ListParagraph"/>
        <w:numPr>
          <w:ilvl w:val="0"/>
          <w:numId w:val="104"/>
        </w:numPr>
        <w:spacing w:after="0"/>
        <w:rPr>
          <w:rFonts w:ascii="Times New Roman" w:hAnsi="Times New Roman" w:eastAsia="Times New Roman" w:cs="Times New Roman"/>
        </w:rPr>
      </w:pPr>
      <w:r w:rsidRPr="135D02F5">
        <w:rPr>
          <w:rFonts w:ascii="Times New Roman" w:hAnsi="Times New Roman" w:eastAsia="Times New Roman" w:cs="Times New Roman"/>
        </w:rPr>
        <w:t>Pattern recognition</w:t>
      </w:r>
    </w:p>
    <w:p w:rsidR="135D02F5" w:rsidP="00210EC7" w:rsidRDefault="135D02F5" w14:paraId="13011827" w14:textId="3C76F3EB">
      <w:pPr>
        <w:pStyle w:val="ListParagraph"/>
        <w:numPr>
          <w:ilvl w:val="0"/>
          <w:numId w:val="104"/>
        </w:numPr>
        <w:spacing w:after="0"/>
        <w:rPr>
          <w:rFonts w:ascii="Times New Roman" w:hAnsi="Times New Roman" w:eastAsia="Times New Roman" w:cs="Times New Roman"/>
        </w:rPr>
      </w:pPr>
      <w:r w:rsidRPr="135D02F5">
        <w:rPr>
          <w:rFonts w:ascii="Times New Roman" w:hAnsi="Times New Roman" w:eastAsia="Times New Roman" w:cs="Times New Roman"/>
        </w:rPr>
        <w:t>Image registration</w:t>
      </w:r>
    </w:p>
    <w:p w:rsidR="135D02F5" w:rsidP="135D02F5" w:rsidRDefault="135D02F5" w14:paraId="7D143DEC" w14:textId="0EE9A79F">
      <w:pPr>
        <w:spacing w:after="0"/>
      </w:pPr>
    </w:p>
    <w:p w:rsidR="135D02F5" w:rsidP="135D02F5" w:rsidRDefault="135D02F5" w14:paraId="05386B13" w14:textId="0E914095">
      <w:pPr>
        <w:pStyle w:val="Heading2"/>
        <w:spacing w:before="299" w:after="299"/>
        <w:rPr>
          <w:rFonts w:ascii="Times New Roman" w:hAnsi="Times New Roman" w:eastAsia="Times New Roman" w:cs="Times New Roman"/>
          <w:b/>
          <w:bCs/>
          <w:color w:val="auto"/>
          <w:sz w:val="24"/>
          <w:szCs w:val="24"/>
        </w:rPr>
      </w:pPr>
      <w:bookmarkStart w:name="_Toc213102638" w:id="28"/>
      <w:r w:rsidRPr="135D02F5">
        <w:rPr>
          <w:rFonts w:ascii="Times New Roman" w:hAnsi="Times New Roman" w:eastAsia="Times New Roman" w:cs="Times New Roman"/>
          <w:b/>
          <w:bCs/>
          <w:color w:val="auto"/>
          <w:sz w:val="24"/>
          <w:szCs w:val="24"/>
        </w:rPr>
        <w:t>2.2 PEMBAHASAN BAB 2</w:t>
      </w:r>
      <w:bookmarkEnd w:id="28"/>
    </w:p>
    <w:p w:rsidR="135D02F5" w:rsidP="135D02F5" w:rsidRDefault="5190EF0B" w14:paraId="28DBBE07" w14:textId="5B15699C">
      <w:pPr>
        <w:pStyle w:val="Heading3"/>
        <w:jc w:val="both"/>
      </w:pPr>
      <w:bookmarkStart w:name="_Toc213102639" w:id="29"/>
      <w:r w:rsidRPr="5190EF0B">
        <w:t>2.2.1 Signifikansi Sampling dalam Image Processing</w:t>
      </w:r>
      <w:bookmarkEnd w:id="29"/>
    </w:p>
    <w:p w:rsidR="135D02F5" w:rsidP="135D02F5" w:rsidRDefault="135D02F5" w14:paraId="0CF3C687" w14:textId="52077903">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Pemahaman tentang sampling sangat krusial karena berkaitan langsung dengan trade-off fundamental dalam image processing:</w:t>
      </w:r>
    </w:p>
    <w:p w:rsidR="135D02F5" w:rsidP="135D02F5" w:rsidRDefault="135D02F5" w14:paraId="731B6C46" w14:textId="6D0C29A1">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Trade-off Resolution vs Computational Cost:</w:t>
      </w:r>
    </w:p>
    <w:p w:rsidR="135D02F5" w:rsidP="00210EC7" w:rsidRDefault="135D02F5" w14:paraId="7E5DBA21" w14:textId="06983814">
      <w:pPr>
        <w:pStyle w:val="ListParagraph"/>
        <w:numPr>
          <w:ilvl w:val="0"/>
          <w:numId w:val="103"/>
        </w:numPr>
        <w:spacing w:after="0"/>
        <w:jc w:val="both"/>
        <w:rPr>
          <w:rFonts w:ascii="Times New Roman" w:hAnsi="Times New Roman" w:eastAsia="Times New Roman" w:cs="Times New Roman"/>
        </w:rPr>
      </w:pPr>
      <w:r w:rsidRPr="135D02F5">
        <w:rPr>
          <w:rFonts w:ascii="Times New Roman" w:hAnsi="Times New Roman" w:eastAsia="Times New Roman" w:cs="Times New Roman"/>
        </w:rPr>
        <w:t xml:space="preserve">Higher resolution (more pixels) → Detail lebih baik, tapi: </w:t>
      </w:r>
    </w:p>
    <w:p w:rsidR="135D02F5" w:rsidP="00210EC7" w:rsidRDefault="135D02F5" w14:paraId="257AFEDE" w14:textId="2558499B">
      <w:pPr>
        <w:pStyle w:val="ListParagraph"/>
        <w:numPr>
          <w:ilvl w:val="1"/>
          <w:numId w:val="103"/>
        </w:numPr>
        <w:spacing w:after="0"/>
        <w:jc w:val="both"/>
        <w:rPr>
          <w:rFonts w:ascii="Times New Roman" w:hAnsi="Times New Roman" w:eastAsia="Times New Roman" w:cs="Times New Roman"/>
        </w:rPr>
      </w:pPr>
      <w:r w:rsidRPr="135D02F5">
        <w:rPr>
          <w:rFonts w:ascii="Times New Roman" w:hAnsi="Times New Roman" w:eastAsia="Times New Roman" w:cs="Times New Roman"/>
        </w:rPr>
        <w:t>Storage requirements lebih besar</w:t>
      </w:r>
    </w:p>
    <w:p w:rsidR="135D02F5" w:rsidP="00210EC7" w:rsidRDefault="135D02F5" w14:paraId="6DA3B7AF" w14:textId="353830E2">
      <w:pPr>
        <w:pStyle w:val="ListParagraph"/>
        <w:numPr>
          <w:ilvl w:val="1"/>
          <w:numId w:val="103"/>
        </w:numPr>
        <w:spacing w:after="0"/>
        <w:jc w:val="both"/>
        <w:rPr>
          <w:rFonts w:ascii="Times New Roman" w:hAnsi="Times New Roman" w:eastAsia="Times New Roman" w:cs="Times New Roman"/>
        </w:rPr>
      </w:pPr>
      <w:r w:rsidRPr="135D02F5">
        <w:rPr>
          <w:rFonts w:ascii="Times New Roman" w:hAnsi="Times New Roman" w:eastAsia="Times New Roman" w:cs="Times New Roman"/>
        </w:rPr>
        <w:t>Processing time lebih lama</w:t>
      </w:r>
    </w:p>
    <w:p w:rsidR="135D02F5" w:rsidP="00210EC7" w:rsidRDefault="135D02F5" w14:paraId="0BEFFD17" w14:textId="373A4DAD">
      <w:pPr>
        <w:pStyle w:val="ListParagraph"/>
        <w:numPr>
          <w:ilvl w:val="1"/>
          <w:numId w:val="103"/>
        </w:numPr>
        <w:spacing w:after="0"/>
        <w:jc w:val="both"/>
        <w:rPr>
          <w:rFonts w:ascii="Times New Roman" w:hAnsi="Times New Roman" w:eastAsia="Times New Roman" w:cs="Times New Roman"/>
        </w:rPr>
      </w:pPr>
      <w:r w:rsidRPr="135D02F5">
        <w:rPr>
          <w:rFonts w:ascii="Times New Roman" w:hAnsi="Times New Roman" w:eastAsia="Times New Roman" w:cs="Times New Roman"/>
        </w:rPr>
        <w:t>Bandwidth untuk transmisi lebih besar</w:t>
      </w:r>
    </w:p>
    <w:p w:rsidR="135D02F5" w:rsidP="00210EC7" w:rsidRDefault="135D02F5" w14:paraId="6EFC4779" w14:textId="68636C46">
      <w:pPr>
        <w:pStyle w:val="ListParagraph"/>
        <w:numPr>
          <w:ilvl w:val="0"/>
          <w:numId w:val="103"/>
        </w:numPr>
        <w:spacing w:after="0"/>
        <w:jc w:val="both"/>
        <w:rPr>
          <w:rFonts w:ascii="Times New Roman" w:hAnsi="Times New Roman" w:eastAsia="Times New Roman" w:cs="Times New Roman"/>
        </w:rPr>
      </w:pPr>
      <w:r w:rsidRPr="135D02F5">
        <w:rPr>
          <w:rFonts w:ascii="Times New Roman" w:hAnsi="Times New Roman" w:eastAsia="Times New Roman" w:cs="Times New Roman"/>
        </w:rPr>
        <w:t>Lower resolution → Efisien, tapi berisiko kehilangan informasi penting</w:t>
      </w:r>
    </w:p>
    <w:p w:rsidR="135D02F5" w:rsidP="135D02F5" w:rsidRDefault="135D02F5" w14:paraId="5F855E59" w14:textId="7B4CE065">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Aliasing sebagai Masalah Fundamental:</w:t>
      </w:r>
      <w:r w:rsidRPr="135D02F5">
        <w:rPr>
          <w:rFonts w:ascii="Times New Roman" w:hAnsi="Times New Roman" w:eastAsia="Times New Roman" w:cs="Times New Roman"/>
        </w:rPr>
        <w:t xml:space="preserve"> Aliasing bukan sekadar masalah teknis, tetapi konsekuensi langsung dari </w:t>
      </w:r>
      <w:r w:rsidRPr="135D02F5">
        <w:rPr>
          <w:rFonts w:ascii="Times New Roman" w:hAnsi="Times New Roman" w:eastAsia="Times New Roman" w:cs="Times New Roman"/>
          <w:b/>
          <w:bCs/>
        </w:rPr>
        <w:t>Nyquist-Shannon Sampling Theorem</w:t>
      </w:r>
      <w:r w:rsidRPr="135D02F5">
        <w:rPr>
          <w:rFonts w:ascii="Times New Roman" w:hAnsi="Times New Roman" w:eastAsia="Times New Roman" w:cs="Times New Roman"/>
        </w:rPr>
        <w:t>:</w:t>
      </w:r>
    </w:p>
    <w:p w:rsidR="135D02F5" w:rsidP="00210EC7" w:rsidRDefault="135D02F5" w14:paraId="53943557" w14:textId="7C30012E">
      <w:pPr>
        <w:pStyle w:val="ListParagraph"/>
        <w:numPr>
          <w:ilvl w:val="0"/>
          <w:numId w:val="102"/>
        </w:numPr>
        <w:spacing w:after="0"/>
        <w:jc w:val="both"/>
        <w:rPr>
          <w:rFonts w:ascii="Times New Roman" w:hAnsi="Times New Roman" w:eastAsia="Times New Roman" w:cs="Times New Roman"/>
        </w:rPr>
      </w:pPr>
      <w:r w:rsidRPr="135D02F5">
        <w:rPr>
          <w:rFonts w:ascii="Times New Roman" w:hAnsi="Times New Roman" w:eastAsia="Times New Roman" w:cs="Times New Roman"/>
        </w:rPr>
        <w:t>Untuk merepresentasikan sinyal secara akurat, sampling rate harus minimal 2× frekuensi tertinggi dalam sinyal</w:t>
      </w:r>
    </w:p>
    <w:p w:rsidR="135D02F5" w:rsidP="00210EC7" w:rsidRDefault="135D02F5" w14:paraId="0AE082EE" w14:textId="4A939957">
      <w:pPr>
        <w:pStyle w:val="ListParagraph"/>
        <w:numPr>
          <w:ilvl w:val="0"/>
          <w:numId w:val="102"/>
        </w:numPr>
        <w:spacing w:after="0"/>
        <w:jc w:val="both"/>
        <w:rPr>
          <w:rFonts w:ascii="Times New Roman" w:hAnsi="Times New Roman" w:eastAsia="Times New Roman" w:cs="Times New Roman"/>
        </w:rPr>
      </w:pPr>
      <w:r w:rsidRPr="135D02F5">
        <w:rPr>
          <w:rFonts w:ascii="Times New Roman" w:hAnsi="Times New Roman" w:eastAsia="Times New Roman" w:cs="Times New Roman"/>
        </w:rPr>
        <w:t>Ketika syarat ini tidak terpenuhi → aliasing (false patterns/artifacts)</w:t>
      </w:r>
    </w:p>
    <w:p w:rsidR="135D02F5" w:rsidP="135D02F5" w:rsidRDefault="135D02F5" w14:paraId="0227717A" w14:textId="03359544">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Anti-aliasing sebagai Solusi:</w:t>
      </w:r>
      <w:r w:rsidRPr="135D02F5">
        <w:rPr>
          <w:rFonts w:ascii="Times New Roman" w:hAnsi="Times New Roman" w:eastAsia="Times New Roman" w:cs="Times New Roman"/>
        </w:rPr>
        <w:t xml:space="preserve"> Anti-aliasing dengan low-pass filtering sebelum down-sampling adalah aplikasi langsung dari teori signal processing:</w:t>
      </w:r>
    </w:p>
    <w:p w:rsidR="135D02F5" w:rsidP="00210EC7" w:rsidRDefault="135D02F5" w14:paraId="218F2794" w14:textId="02F1C063">
      <w:pPr>
        <w:pStyle w:val="ListParagraph"/>
        <w:numPr>
          <w:ilvl w:val="0"/>
          <w:numId w:val="101"/>
        </w:numPr>
        <w:spacing w:after="0"/>
        <w:jc w:val="both"/>
        <w:rPr>
          <w:rFonts w:ascii="Times New Roman" w:hAnsi="Times New Roman" w:eastAsia="Times New Roman" w:cs="Times New Roman"/>
        </w:rPr>
      </w:pPr>
      <w:r w:rsidRPr="135D02F5">
        <w:rPr>
          <w:rFonts w:ascii="Times New Roman" w:hAnsi="Times New Roman" w:eastAsia="Times New Roman" w:cs="Times New Roman"/>
        </w:rPr>
        <w:t>Low-pass filter menghilangkan high-frequency components</w:t>
      </w:r>
    </w:p>
    <w:p w:rsidR="135D02F5" w:rsidP="00210EC7" w:rsidRDefault="135D02F5" w14:paraId="02EF1F18" w14:textId="64628490">
      <w:pPr>
        <w:pStyle w:val="ListParagraph"/>
        <w:numPr>
          <w:ilvl w:val="0"/>
          <w:numId w:val="101"/>
        </w:numPr>
        <w:spacing w:after="0"/>
        <w:jc w:val="both"/>
        <w:rPr>
          <w:rFonts w:ascii="Times New Roman" w:hAnsi="Times New Roman" w:eastAsia="Times New Roman" w:cs="Times New Roman"/>
        </w:rPr>
      </w:pPr>
      <w:r w:rsidRPr="135D02F5">
        <w:rPr>
          <w:rFonts w:ascii="Times New Roman" w:hAnsi="Times New Roman" w:eastAsia="Times New Roman" w:cs="Times New Roman"/>
        </w:rPr>
        <w:t>Sehingga frekuensi tertinggi yang tersisa &lt; Nyquist rate</w:t>
      </w:r>
    </w:p>
    <w:p w:rsidR="135D02F5" w:rsidP="00210EC7" w:rsidRDefault="135D02F5" w14:paraId="07271765" w14:textId="718AED82">
      <w:pPr>
        <w:pStyle w:val="ListParagraph"/>
        <w:numPr>
          <w:ilvl w:val="0"/>
          <w:numId w:val="101"/>
        </w:numPr>
        <w:spacing w:after="0"/>
        <w:jc w:val="both"/>
        <w:rPr>
          <w:rFonts w:ascii="Times New Roman" w:hAnsi="Times New Roman" w:eastAsia="Times New Roman" w:cs="Times New Roman"/>
        </w:rPr>
      </w:pPr>
      <w:r w:rsidRPr="135D02F5">
        <w:rPr>
          <w:rFonts w:ascii="Times New Roman" w:hAnsi="Times New Roman" w:eastAsia="Times New Roman" w:cs="Times New Roman"/>
        </w:rPr>
        <w:t>Down-sampling kemudian dapat dilakukan safely tanpa aliasing</w:t>
      </w:r>
    </w:p>
    <w:p w:rsidR="135D02F5" w:rsidP="135D02F5" w:rsidRDefault="135D02F5" w14:paraId="0E51DD17" w14:textId="42131A33">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Implikasi Praktis:</w:t>
      </w:r>
      <w:r w:rsidRPr="135D02F5">
        <w:rPr>
          <w:rFonts w:ascii="Times New Roman" w:hAnsi="Times New Roman" w:eastAsia="Times New Roman" w:cs="Times New Roman"/>
        </w:rPr>
        <w:t xml:space="preserve"> Dalam aplikasi nyata seperti:</w:t>
      </w:r>
    </w:p>
    <w:p w:rsidR="135D02F5" w:rsidP="00210EC7" w:rsidRDefault="135D02F5" w14:paraId="319D73C8" w14:textId="3EFC3CEA">
      <w:pPr>
        <w:pStyle w:val="ListParagraph"/>
        <w:numPr>
          <w:ilvl w:val="0"/>
          <w:numId w:val="100"/>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Web development:</w:t>
      </w:r>
      <w:r w:rsidRPr="135D02F5">
        <w:rPr>
          <w:rFonts w:ascii="Times New Roman" w:hAnsi="Times New Roman" w:eastAsia="Times New Roman" w:cs="Times New Roman"/>
        </w:rPr>
        <w:t xml:space="preserve"> Image harus di-resize untuk berbagai devices → perlu anti-aliasing</w:t>
      </w:r>
    </w:p>
    <w:p w:rsidR="135D02F5" w:rsidP="00210EC7" w:rsidRDefault="135D02F5" w14:paraId="242A9BEE" w14:textId="520FC852">
      <w:pPr>
        <w:pStyle w:val="ListParagraph"/>
        <w:numPr>
          <w:ilvl w:val="0"/>
          <w:numId w:val="100"/>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Medical imaging:</w:t>
      </w:r>
      <w:r w:rsidRPr="135D02F5">
        <w:rPr>
          <w:rFonts w:ascii="Times New Roman" w:hAnsi="Times New Roman" w:eastAsia="Times New Roman" w:cs="Times New Roman"/>
        </w:rPr>
        <w:t xml:space="preserve"> Down-sampling untuk storage efisiensi → harus preserve diagnostic information</w:t>
      </w:r>
    </w:p>
    <w:p w:rsidR="135D02F5" w:rsidP="00210EC7" w:rsidRDefault="135D02F5" w14:paraId="53FD0F12" w14:textId="52054E9C">
      <w:pPr>
        <w:pStyle w:val="ListParagraph"/>
        <w:numPr>
          <w:ilvl w:val="0"/>
          <w:numId w:val="100"/>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Machine learning:</w:t>
      </w:r>
      <w:r w:rsidRPr="135D02F5">
        <w:rPr>
          <w:rFonts w:ascii="Times New Roman" w:hAnsi="Times New Roman" w:eastAsia="Times New Roman" w:cs="Times New Roman"/>
        </w:rPr>
        <w:t xml:space="preserve"> Data augmentation dengan resizing → quality penting untuk model performance</w:t>
      </w:r>
    </w:p>
    <w:p w:rsidR="135D02F5" w:rsidP="135D02F5" w:rsidRDefault="5190EF0B" w14:paraId="6C329CB6" w14:textId="5B684FE5">
      <w:pPr>
        <w:pStyle w:val="Heading3"/>
        <w:jc w:val="both"/>
      </w:pPr>
      <w:bookmarkStart w:name="_Toc213102640" w:id="30"/>
      <w:r w:rsidRPr="5190EF0B">
        <w:t>2.2.2 Interpolation Methods: Perbandingan dan Aplikasi</w:t>
      </w:r>
      <w:bookmarkEnd w:id="30"/>
    </w:p>
    <w:p w:rsidR="135D02F5" w:rsidP="135D02F5" w:rsidRDefault="135D02F5" w14:paraId="673CF523" w14:textId="06B3C9EF">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Pemilihan metode interpolation memiliki dampak signifikan:</w:t>
      </w:r>
    </w:p>
    <w:p w:rsidR="135D02F5" w:rsidP="135D02F5" w:rsidRDefault="135D02F5" w14:paraId="710968A2" w14:textId="273B6F07">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Nearest Neighbor:</w:t>
      </w:r>
    </w:p>
    <w:p w:rsidR="135D02F5" w:rsidP="00210EC7" w:rsidRDefault="135D02F5" w14:paraId="7E6A4D6E" w14:textId="113F4AFA">
      <w:pPr>
        <w:pStyle w:val="ListParagraph"/>
        <w:numPr>
          <w:ilvl w:val="0"/>
          <w:numId w:val="99"/>
        </w:numPr>
        <w:spacing w:after="0"/>
        <w:jc w:val="both"/>
        <w:rPr>
          <w:rFonts w:ascii="Times New Roman" w:hAnsi="Times New Roman" w:eastAsia="Times New Roman" w:cs="Times New Roman"/>
        </w:rPr>
      </w:pPr>
      <w:r w:rsidRPr="135D02F5">
        <w:rPr>
          <w:rFonts w:ascii="Times New Roman" w:hAnsi="Times New Roman" w:eastAsia="Times New Roman" w:cs="Times New Roman"/>
        </w:rPr>
        <w:t>Pro: Paling cepat, simple implementation</w:t>
      </w:r>
    </w:p>
    <w:p w:rsidR="135D02F5" w:rsidP="00210EC7" w:rsidRDefault="135D02F5" w14:paraId="1477AC1C" w14:textId="6C917E34">
      <w:pPr>
        <w:pStyle w:val="ListParagraph"/>
        <w:numPr>
          <w:ilvl w:val="0"/>
          <w:numId w:val="99"/>
        </w:numPr>
        <w:spacing w:after="0"/>
        <w:jc w:val="both"/>
        <w:rPr>
          <w:rFonts w:ascii="Times New Roman" w:hAnsi="Times New Roman" w:eastAsia="Times New Roman" w:cs="Times New Roman"/>
        </w:rPr>
      </w:pPr>
      <w:r w:rsidRPr="135D02F5">
        <w:rPr>
          <w:rFonts w:ascii="Times New Roman" w:hAnsi="Times New Roman" w:eastAsia="Times New Roman" w:cs="Times New Roman"/>
        </w:rPr>
        <w:t>Cons: Hasil pixelated, jagged edges</w:t>
      </w:r>
    </w:p>
    <w:p w:rsidR="135D02F5" w:rsidP="00210EC7" w:rsidRDefault="135D02F5" w14:paraId="5E22A039" w14:textId="3EC3F930">
      <w:pPr>
        <w:pStyle w:val="ListParagraph"/>
        <w:numPr>
          <w:ilvl w:val="0"/>
          <w:numId w:val="99"/>
        </w:numPr>
        <w:spacing w:after="0"/>
        <w:jc w:val="both"/>
        <w:rPr>
          <w:rFonts w:ascii="Times New Roman" w:hAnsi="Times New Roman" w:eastAsia="Times New Roman" w:cs="Times New Roman"/>
        </w:rPr>
      </w:pPr>
      <w:r w:rsidRPr="135D02F5">
        <w:rPr>
          <w:rFonts w:ascii="Times New Roman" w:hAnsi="Times New Roman" w:eastAsia="Times New Roman" w:cs="Times New Roman"/>
        </w:rPr>
        <w:t>Use case: Ketika speed critical dan quality tidak terlalu penting (misalnya: preview real-time)</w:t>
      </w:r>
    </w:p>
    <w:p w:rsidR="135D02F5" w:rsidP="135D02F5" w:rsidRDefault="135D02F5" w14:paraId="03879559" w14:textId="3162352F">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Bilinear Interpolation:</w:t>
      </w:r>
    </w:p>
    <w:p w:rsidR="135D02F5" w:rsidP="00210EC7" w:rsidRDefault="135D02F5" w14:paraId="5AF669CC" w14:textId="63BD2067">
      <w:pPr>
        <w:pStyle w:val="ListParagraph"/>
        <w:numPr>
          <w:ilvl w:val="0"/>
          <w:numId w:val="98"/>
        </w:numPr>
        <w:spacing w:after="0"/>
        <w:jc w:val="both"/>
        <w:rPr>
          <w:rFonts w:ascii="Times New Roman" w:hAnsi="Times New Roman" w:eastAsia="Times New Roman" w:cs="Times New Roman"/>
        </w:rPr>
      </w:pPr>
      <w:r w:rsidRPr="135D02F5">
        <w:rPr>
          <w:rFonts w:ascii="Times New Roman" w:hAnsi="Times New Roman" w:eastAsia="Times New Roman" w:cs="Times New Roman"/>
        </w:rPr>
        <w:t>Pro: Balance antara speed dan quality</w:t>
      </w:r>
    </w:p>
    <w:p w:rsidR="135D02F5" w:rsidP="00210EC7" w:rsidRDefault="135D02F5" w14:paraId="173D8726" w14:textId="1054195A">
      <w:pPr>
        <w:pStyle w:val="ListParagraph"/>
        <w:numPr>
          <w:ilvl w:val="0"/>
          <w:numId w:val="98"/>
        </w:numPr>
        <w:spacing w:after="0"/>
        <w:jc w:val="both"/>
        <w:rPr>
          <w:rFonts w:ascii="Times New Roman" w:hAnsi="Times New Roman" w:eastAsia="Times New Roman" w:cs="Times New Roman"/>
        </w:rPr>
      </w:pPr>
      <w:r w:rsidRPr="135D02F5">
        <w:rPr>
          <w:rFonts w:ascii="Times New Roman" w:hAnsi="Times New Roman" w:eastAsia="Times New Roman" w:cs="Times New Roman"/>
        </w:rPr>
        <w:t>Cons: Masih bisa blur pada edges</w:t>
      </w:r>
    </w:p>
    <w:p w:rsidR="135D02F5" w:rsidP="00210EC7" w:rsidRDefault="135D02F5" w14:paraId="2DE45600" w14:textId="56E9415F">
      <w:pPr>
        <w:pStyle w:val="ListParagraph"/>
        <w:numPr>
          <w:ilvl w:val="0"/>
          <w:numId w:val="98"/>
        </w:numPr>
        <w:spacing w:after="0"/>
        <w:jc w:val="both"/>
        <w:rPr>
          <w:rFonts w:ascii="Times New Roman" w:hAnsi="Times New Roman" w:eastAsia="Times New Roman" w:cs="Times New Roman"/>
        </w:rPr>
      </w:pPr>
      <w:r w:rsidRPr="135D02F5">
        <w:rPr>
          <w:rFonts w:ascii="Times New Roman" w:hAnsi="Times New Roman" w:eastAsia="Times New Roman" w:cs="Times New Roman"/>
        </w:rPr>
        <w:t>Use case: General purpose resizing, interactive applications</w:t>
      </w:r>
    </w:p>
    <w:p w:rsidR="135D02F5" w:rsidP="135D02F5" w:rsidRDefault="135D02F5" w14:paraId="12958FA7" w14:textId="3DE4E7AF">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Bicubic Interpolation:</w:t>
      </w:r>
    </w:p>
    <w:p w:rsidR="135D02F5" w:rsidP="00210EC7" w:rsidRDefault="135D02F5" w14:paraId="04061383" w14:textId="159842BC">
      <w:pPr>
        <w:pStyle w:val="ListParagraph"/>
        <w:numPr>
          <w:ilvl w:val="0"/>
          <w:numId w:val="97"/>
        </w:numPr>
        <w:spacing w:after="0"/>
        <w:jc w:val="both"/>
        <w:rPr>
          <w:rFonts w:ascii="Times New Roman" w:hAnsi="Times New Roman" w:eastAsia="Times New Roman" w:cs="Times New Roman"/>
        </w:rPr>
      </w:pPr>
      <w:r w:rsidRPr="135D02F5">
        <w:rPr>
          <w:rFonts w:ascii="Times New Roman" w:hAnsi="Times New Roman" w:eastAsia="Times New Roman" w:cs="Times New Roman"/>
        </w:rPr>
        <w:t>Pro: Hasil paling smooth, preserves details terbaik</w:t>
      </w:r>
    </w:p>
    <w:p w:rsidR="135D02F5" w:rsidP="00210EC7" w:rsidRDefault="135D02F5" w14:paraId="4C06D019" w14:textId="04E10BF1">
      <w:pPr>
        <w:pStyle w:val="ListParagraph"/>
        <w:numPr>
          <w:ilvl w:val="0"/>
          <w:numId w:val="97"/>
        </w:numPr>
        <w:spacing w:after="0"/>
        <w:jc w:val="both"/>
        <w:rPr>
          <w:rFonts w:ascii="Times New Roman" w:hAnsi="Times New Roman" w:eastAsia="Times New Roman" w:cs="Times New Roman"/>
        </w:rPr>
      </w:pPr>
      <w:r w:rsidRPr="135D02F5">
        <w:rPr>
          <w:rFonts w:ascii="Times New Roman" w:hAnsi="Times New Roman" w:eastAsia="Times New Roman" w:cs="Times New Roman"/>
        </w:rPr>
        <w:t>Cons: Paling lambat secara komputasi</w:t>
      </w:r>
    </w:p>
    <w:p w:rsidR="135D02F5" w:rsidP="00210EC7" w:rsidRDefault="135D02F5" w14:paraId="40FF2D15" w14:textId="114B32E6">
      <w:pPr>
        <w:pStyle w:val="ListParagraph"/>
        <w:numPr>
          <w:ilvl w:val="0"/>
          <w:numId w:val="97"/>
        </w:numPr>
        <w:spacing w:after="0"/>
        <w:jc w:val="both"/>
        <w:rPr>
          <w:rFonts w:ascii="Times New Roman" w:hAnsi="Times New Roman" w:eastAsia="Times New Roman" w:cs="Times New Roman"/>
        </w:rPr>
      </w:pPr>
      <w:r w:rsidRPr="135D02F5">
        <w:rPr>
          <w:rFonts w:ascii="Times New Roman" w:hAnsi="Times New Roman" w:eastAsia="Times New Roman" w:cs="Times New Roman"/>
        </w:rPr>
        <w:t>Use case: Professional image editing, publishing, ketika quality paramount</w:t>
      </w:r>
    </w:p>
    <w:p w:rsidR="135D02F5" w:rsidP="135D02F5" w:rsidRDefault="135D02F5" w14:paraId="5CB8B298" w14:textId="6F1EA4C3">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Pertimbangan Praktis:</w:t>
      </w:r>
      <w:r w:rsidRPr="135D02F5">
        <w:rPr>
          <w:rFonts w:ascii="Times New Roman" w:hAnsi="Times New Roman" w:eastAsia="Times New Roman" w:cs="Times New Roman"/>
        </w:rPr>
        <w:t xml:space="preserve"> Dalam machine learning untuk computer vision:</w:t>
      </w:r>
    </w:p>
    <w:p w:rsidR="135D02F5" w:rsidP="00210EC7" w:rsidRDefault="135D02F5" w14:paraId="6DA59A2A" w14:textId="615F32CB">
      <w:pPr>
        <w:pStyle w:val="ListParagraph"/>
        <w:numPr>
          <w:ilvl w:val="0"/>
          <w:numId w:val="96"/>
        </w:numPr>
        <w:spacing w:after="0"/>
        <w:jc w:val="both"/>
        <w:rPr>
          <w:rFonts w:ascii="Times New Roman" w:hAnsi="Times New Roman" w:eastAsia="Times New Roman" w:cs="Times New Roman"/>
        </w:rPr>
      </w:pPr>
      <w:r w:rsidRPr="135D02F5">
        <w:rPr>
          <w:rFonts w:ascii="Times New Roman" w:hAnsi="Times New Roman" w:eastAsia="Times New Roman" w:cs="Times New Roman"/>
        </w:rPr>
        <w:t>Data augmentation sering menggunakan random resizing</w:t>
      </w:r>
    </w:p>
    <w:p w:rsidR="135D02F5" w:rsidP="00210EC7" w:rsidRDefault="135D02F5" w14:paraId="705187AB" w14:textId="7A589C3B">
      <w:pPr>
        <w:pStyle w:val="ListParagraph"/>
        <w:numPr>
          <w:ilvl w:val="0"/>
          <w:numId w:val="96"/>
        </w:numPr>
        <w:spacing w:after="0"/>
        <w:jc w:val="both"/>
        <w:rPr>
          <w:rFonts w:ascii="Times New Roman" w:hAnsi="Times New Roman" w:eastAsia="Times New Roman" w:cs="Times New Roman"/>
        </w:rPr>
      </w:pPr>
      <w:r w:rsidRPr="135D02F5">
        <w:rPr>
          <w:rFonts w:ascii="Times New Roman" w:hAnsi="Times New Roman" w:eastAsia="Times New Roman" w:cs="Times New Roman"/>
        </w:rPr>
        <w:t>Pilihan interpolation method dapat mempengaruhi model performance</w:t>
      </w:r>
    </w:p>
    <w:p w:rsidR="135D02F5" w:rsidP="00210EC7" w:rsidRDefault="135D02F5" w14:paraId="74B8E420" w14:textId="091AA074">
      <w:pPr>
        <w:pStyle w:val="ListParagraph"/>
        <w:numPr>
          <w:ilvl w:val="0"/>
          <w:numId w:val="96"/>
        </w:numPr>
        <w:spacing w:after="0"/>
        <w:jc w:val="both"/>
        <w:rPr>
          <w:rFonts w:ascii="Times New Roman" w:hAnsi="Times New Roman" w:eastAsia="Times New Roman" w:cs="Times New Roman"/>
        </w:rPr>
      </w:pPr>
      <w:r w:rsidRPr="135D02F5">
        <w:rPr>
          <w:rFonts w:ascii="Times New Roman" w:hAnsi="Times New Roman" w:eastAsia="Times New Roman" w:cs="Times New Roman"/>
        </w:rPr>
        <w:t>Bilinear biasanya sufficient dan lebih cepat untuk training</w:t>
      </w:r>
    </w:p>
    <w:p w:rsidR="135D02F5" w:rsidP="135D02F5" w:rsidRDefault="5190EF0B" w14:paraId="0E4D5D5E" w14:textId="3280FED5">
      <w:pPr>
        <w:pStyle w:val="Heading3"/>
        <w:jc w:val="both"/>
      </w:pPr>
      <w:bookmarkStart w:name="_Toc213102641" w:id="31"/>
      <w:r w:rsidRPr="5190EF0B">
        <w:t>2.2.3 Quantization: Quality vs Storage Trade-off</w:t>
      </w:r>
      <w:bookmarkEnd w:id="31"/>
    </w:p>
    <w:p w:rsidR="135D02F5" w:rsidP="135D02F5" w:rsidRDefault="135D02F5" w14:paraId="0393563B" w14:textId="2830C02B">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Quantization mendemonstrasikan trade-off klasik dalam digital signal processing:</w:t>
      </w:r>
    </w:p>
    <w:p w:rsidR="135D02F5" w:rsidP="135D02F5" w:rsidRDefault="135D02F5" w14:paraId="2C409AAC" w14:textId="29C2E5D3">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Perceptual Implications:</w:t>
      </w:r>
    </w:p>
    <w:p w:rsidR="135D02F5" w:rsidP="00210EC7" w:rsidRDefault="135D02F5" w14:paraId="14DCE8EC" w14:textId="769729F6">
      <w:pPr>
        <w:pStyle w:val="ListParagraph"/>
        <w:numPr>
          <w:ilvl w:val="0"/>
          <w:numId w:val="95"/>
        </w:numPr>
        <w:spacing w:after="0"/>
        <w:jc w:val="both"/>
        <w:rPr>
          <w:rFonts w:ascii="Times New Roman" w:hAnsi="Times New Roman" w:eastAsia="Times New Roman" w:cs="Times New Roman"/>
        </w:rPr>
      </w:pPr>
      <w:r w:rsidRPr="135D02F5">
        <w:rPr>
          <w:rFonts w:ascii="Times New Roman" w:hAnsi="Times New Roman" w:eastAsia="Times New Roman" w:cs="Times New Roman"/>
        </w:rPr>
        <w:t>Human visual system lebih sensitive terhadap luminance daripada chrominance</w:t>
      </w:r>
    </w:p>
    <w:p w:rsidR="135D02F5" w:rsidP="00210EC7" w:rsidRDefault="135D02F5" w14:paraId="3512B3EE" w14:textId="46BB8EB2">
      <w:pPr>
        <w:pStyle w:val="ListParagraph"/>
        <w:numPr>
          <w:ilvl w:val="0"/>
          <w:numId w:val="95"/>
        </w:numPr>
        <w:spacing w:after="0"/>
        <w:jc w:val="both"/>
        <w:rPr>
          <w:rFonts w:ascii="Times New Roman" w:hAnsi="Times New Roman" w:eastAsia="Times New Roman" w:cs="Times New Roman"/>
        </w:rPr>
      </w:pPr>
      <w:r w:rsidRPr="135D02F5">
        <w:rPr>
          <w:rFonts w:ascii="Times New Roman" w:hAnsi="Times New Roman" w:eastAsia="Times New Roman" w:cs="Times New Roman"/>
        </w:rPr>
        <w:t>JPEG compression memanfaatkan ini dengan quantization berbeda untuk Y vs CbCr channels</w:t>
      </w:r>
    </w:p>
    <w:p w:rsidR="135D02F5" w:rsidP="00210EC7" w:rsidRDefault="135D02F5" w14:paraId="13239A05" w14:textId="5A228126">
      <w:pPr>
        <w:pStyle w:val="ListParagraph"/>
        <w:numPr>
          <w:ilvl w:val="0"/>
          <w:numId w:val="95"/>
        </w:numPr>
        <w:spacing w:after="0"/>
        <w:jc w:val="both"/>
        <w:rPr>
          <w:rFonts w:ascii="Times New Roman" w:hAnsi="Times New Roman" w:eastAsia="Times New Roman" w:cs="Times New Roman"/>
        </w:rPr>
      </w:pPr>
      <w:r w:rsidRPr="135D02F5">
        <w:rPr>
          <w:rFonts w:ascii="Times New Roman" w:hAnsi="Times New Roman" w:eastAsia="Times New Roman" w:cs="Times New Roman"/>
        </w:rPr>
        <w:t xml:space="preserve">Quantization juga berkaitan dengan </w:t>
      </w:r>
      <w:r w:rsidRPr="135D02F5">
        <w:rPr>
          <w:rFonts w:ascii="Times New Roman" w:hAnsi="Times New Roman" w:eastAsia="Times New Roman" w:cs="Times New Roman"/>
          <w:b/>
          <w:bCs/>
        </w:rPr>
        <w:t>Weber's Law</w:t>
      </w:r>
      <w:r w:rsidRPr="135D02F5">
        <w:rPr>
          <w:rFonts w:ascii="Times New Roman" w:hAnsi="Times New Roman" w:eastAsia="Times New Roman" w:cs="Times New Roman"/>
        </w:rPr>
        <w:t xml:space="preserve"> dalam psychophysics</w:t>
      </w:r>
    </w:p>
    <w:p w:rsidR="135D02F5" w:rsidP="135D02F5" w:rsidRDefault="135D02F5" w14:paraId="35109F5F" w14:textId="5E4554C5">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SNR sebagai Quality Metric:</w:t>
      </w:r>
    </w:p>
    <w:p w:rsidR="135D02F5" w:rsidP="00210EC7" w:rsidRDefault="135D02F5" w14:paraId="35BEA2C0" w14:textId="648148F1">
      <w:pPr>
        <w:pStyle w:val="ListParagraph"/>
        <w:numPr>
          <w:ilvl w:val="0"/>
          <w:numId w:val="94"/>
        </w:numPr>
        <w:spacing w:after="0"/>
        <w:jc w:val="both"/>
        <w:rPr>
          <w:rFonts w:ascii="Times New Roman" w:hAnsi="Times New Roman" w:eastAsia="Times New Roman" w:cs="Times New Roman"/>
        </w:rPr>
      </w:pPr>
      <w:r w:rsidRPr="135D02F5">
        <w:rPr>
          <w:rFonts w:ascii="Times New Roman" w:hAnsi="Times New Roman" w:eastAsia="Times New Roman" w:cs="Times New Roman"/>
        </w:rPr>
        <w:t>SNR menurun dengan berkurangnya jumlah bits</w:t>
      </w:r>
    </w:p>
    <w:p w:rsidR="135D02F5" w:rsidP="00210EC7" w:rsidRDefault="135D02F5" w14:paraId="4B4E3F28" w14:textId="6C16461B">
      <w:pPr>
        <w:pStyle w:val="ListParagraph"/>
        <w:numPr>
          <w:ilvl w:val="0"/>
          <w:numId w:val="94"/>
        </w:numPr>
        <w:spacing w:after="0"/>
        <w:jc w:val="both"/>
        <w:rPr>
          <w:rFonts w:ascii="Times New Roman" w:hAnsi="Times New Roman" w:eastAsia="Times New Roman" w:cs="Times New Roman"/>
        </w:rPr>
      </w:pPr>
      <w:r w:rsidRPr="135D02F5">
        <w:rPr>
          <w:rFonts w:ascii="Times New Roman" w:hAnsi="Times New Roman" w:eastAsia="Times New Roman" w:cs="Times New Roman"/>
        </w:rPr>
        <w:t>Namun, SNR tidak selalu korelasi sempurna dengan perceived quality</w:t>
      </w:r>
    </w:p>
    <w:p w:rsidR="135D02F5" w:rsidP="00210EC7" w:rsidRDefault="135D02F5" w14:paraId="77EBC3E1" w14:textId="37B794E1">
      <w:pPr>
        <w:pStyle w:val="ListParagraph"/>
        <w:numPr>
          <w:ilvl w:val="0"/>
          <w:numId w:val="94"/>
        </w:numPr>
        <w:spacing w:after="0"/>
        <w:jc w:val="both"/>
        <w:rPr>
          <w:rFonts w:ascii="Times New Roman" w:hAnsi="Times New Roman" w:eastAsia="Times New Roman" w:cs="Times New Roman"/>
        </w:rPr>
      </w:pPr>
      <w:r w:rsidRPr="135D02F5">
        <w:rPr>
          <w:rFonts w:ascii="Times New Roman" w:hAnsi="Times New Roman" w:eastAsia="Times New Roman" w:cs="Times New Roman"/>
        </w:rPr>
        <w:t>Modern metrics seperti SSIM (Structural Similarity Index) bisa lebih akurat</w:t>
      </w:r>
    </w:p>
    <w:p w:rsidR="135D02F5" w:rsidP="135D02F5" w:rsidRDefault="135D02F5" w14:paraId="09618EF1" w14:textId="08DB320C">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Aplikasi dalam Compression:</w:t>
      </w:r>
    </w:p>
    <w:p w:rsidR="135D02F5" w:rsidP="00210EC7" w:rsidRDefault="135D02F5" w14:paraId="590415F6" w14:textId="34BD22A6">
      <w:pPr>
        <w:pStyle w:val="ListParagraph"/>
        <w:numPr>
          <w:ilvl w:val="0"/>
          <w:numId w:val="93"/>
        </w:numPr>
        <w:spacing w:after="0"/>
        <w:jc w:val="both"/>
        <w:rPr>
          <w:rFonts w:ascii="Times New Roman" w:hAnsi="Times New Roman" w:eastAsia="Times New Roman" w:cs="Times New Roman"/>
        </w:rPr>
      </w:pPr>
      <w:r w:rsidRPr="135D02F5">
        <w:rPr>
          <w:rFonts w:ascii="Times New Roman" w:hAnsi="Times New Roman" w:eastAsia="Times New Roman" w:cs="Times New Roman"/>
        </w:rPr>
        <w:t>Modern image formats (JPEG, WebP) menggunakan quantization tables yang sophisticated</w:t>
      </w:r>
    </w:p>
    <w:p w:rsidR="135D02F5" w:rsidP="00210EC7" w:rsidRDefault="135D02F5" w14:paraId="5440BD8C" w14:textId="1AF092E5">
      <w:pPr>
        <w:pStyle w:val="ListParagraph"/>
        <w:numPr>
          <w:ilvl w:val="0"/>
          <w:numId w:val="93"/>
        </w:numPr>
        <w:spacing w:after="0"/>
        <w:jc w:val="both"/>
        <w:rPr>
          <w:rFonts w:ascii="Times New Roman" w:hAnsi="Times New Roman" w:eastAsia="Times New Roman" w:cs="Times New Roman"/>
        </w:rPr>
      </w:pPr>
      <w:r w:rsidRPr="135D02F5">
        <w:rPr>
          <w:rFonts w:ascii="Times New Roman" w:hAnsi="Times New Roman" w:eastAsia="Times New Roman" w:cs="Times New Roman"/>
        </w:rPr>
        <w:t>Adaptive quantization: Lebih aggressive di regions dengan high frequency content</w:t>
      </w:r>
    </w:p>
    <w:p w:rsidR="135D02F5" w:rsidP="00210EC7" w:rsidRDefault="135D02F5" w14:paraId="725EAA4A" w14:textId="30939110">
      <w:pPr>
        <w:pStyle w:val="ListParagraph"/>
        <w:numPr>
          <w:ilvl w:val="0"/>
          <w:numId w:val="93"/>
        </w:numPr>
        <w:spacing w:after="0"/>
        <w:jc w:val="both"/>
        <w:rPr>
          <w:rFonts w:ascii="Times New Roman" w:hAnsi="Times New Roman" w:eastAsia="Times New Roman" w:cs="Times New Roman"/>
        </w:rPr>
      </w:pPr>
      <w:r w:rsidRPr="135D02F5">
        <w:rPr>
          <w:rFonts w:ascii="Times New Roman" w:hAnsi="Times New Roman" w:eastAsia="Times New Roman" w:cs="Times New Roman"/>
        </w:rPr>
        <w:t>Perceptual quantization: Berdasarkan Human Visual System characteristics</w:t>
      </w:r>
    </w:p>
    <w:p w:rsidR="135D02F5" w:rsidP="135D02F5" w:rsidRDefault="5190EF0B" w14:paraId="37E9DD65" w14:textId="3C41401F">
      <w:pPr>
        <w:pStyle w:val="Heading3"/>
        <w:jc w:val="both"/>
      </w:pPr>
      <w:bookmarkStart w:name="_Toc213102642" w:id="32"/>
      <w:r>
        <w:t>2.2.4 Fourier Transform: Jembatan antara Spatial dan Frequency Domain</w:t>
      </w:r>
      <w:bookmarkEnd w:id="32"/>
    </w:p>
    <w:p w:rsidR="135D02F5" w:rsidP="135D02F5" w:rsidRDefault="135D02F5" w14:paraId="50FD9EFD" w14:textId="4E2F7EAD">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 xml:space="preserve">Fourier Transform bukan hanya mathematical tool, tetapi menyediakan </w:t>
      </w:r>
      <w:r w:rsidRPr="135D02F5">
        <w:rPr>
          <w:rFonts w:ascii="Times New Roman" w:hAnsi="Times New Roman" w:eastAsia="Times New Roman" w:cs="Times New Roman"/>
          <w:b/>
          <w:bCs/>
        </w:rPr>
        <w:t>perspektif alternatif</w:t>
      </w:r>
      <w:r w:rsidRPr="135D02F5">
        <w:rPr>
          <w:rFonts w:ascii="Times New Roman" w:hAnsi="Times New Roman" w:eastAsia="Times New Roman" w:cs="Times New Roman"/>
        </w:rPr>
        <w:t xml:space="preserve"> untuk memahami images:</w:t>
      </w:r>
    </w:p>
    <w:p w:rsidR="135D02F5" w:rsidP="135D02F5" w:rsidRDefault="135D02F5" w14:paraId="69ED2ED2" w14:textId="6F0FBEC9">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Interpretasi Intuitif:</w:t>
      </w:r>
    </w:p>
    <w:p w:rsidR="135D02F5" w:rsidP="00210EC7" w:rsidRDefault="135D02F5" w14:paraId="55BFA142" w14:textId="5C48A4A2">
      <w:pPr>
        <w:pStyle w:val="ListParagraph"/>
        <w:numPr>
          <w:ilvl w:val="0"/>
          <w:numId w:val="92"/>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Spatial domain:</w:t>
      </w:r>
      <w:r w:rsidRPr="135D02F5">
        <w:rPr>
          <w:rFonts w:ascii="Times New Roman" w:hAnsi="Times New Roman" w:eastAsia="Times New Roman" w:cs="Times New Roman"/>
        </w:rPr>
        <w:t xml:space="preserve"> Pixel values pada locations</w:t>
      </w:r>
    </w:p>
    <w:p w:rsidR="135D02F5" w:rsidP="00210EC7" w:rsidRDefault="135D02F5" w14:paraId="7C0A6BFF" w14:textId="6A1B3619">
      <w:pPr>
        <w:pStyle w:val="ListParagraph"/>
        <w:numPr>
          <w:ilvl w:val="0"/>
          <w:numId w:val="92"/>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Frequency domain:</w:t>
      </w:r>
      <w:r w:rsidRPr="135D02F5">
        <w:rPr>
          <w:rFonts w:ascii="Times New Roman" w:hAnsi="Times New Roman" w:eastAsia="Times New Roman" w:cs="Times New Roman"/>
        </w:rPr>
        <w:t xml:space="preserve"> Koefisien yang menunjukkan "how much" dari setiap frequency present</w:t>
      </w:r>
    </w:p>
    <w:p w:rsidR="135D02F5" w:rsidP="00210EC7" w:rsidRDefault="135D02F5" w14:paraId="76B109A1" w14:textId="1A0EBD13">
      <w:pPr>
        <w:pStyle w:val="ListParagraph"/>
        <w:numPr>
          <w:ilvl w:val="0"/>
          <w:numId w:val="92"/>
        </w:numPr>
        <w:spacing w:after="0"/>
        <w:jc w:val="both"/>
        <w:rPr>
          <w:rFonts w:ascii="Times New Roman" w:hAnsi="Times New Roman" w:eastAsia="Times New Roman" w:cs="Times New Roman"/>
        </w:rPr>
      </w:pPr>
      <w:r w:rsidRPr="135D02F5">
        <w:rPr>
          <w:rFonts w:ascii="Times New Roman" w:hAnsi="Times New Roman" w:eastAsia="Times New Roman" w:cs="Times New Roman"/>
        </w:rPr>
        <w:t>Low frequencies → smooth regions, gradual changes</w:t>
      </w:r>
    </w:p>
    <w:p w:rsidR="135D02F5" w:rsidP="00210EC7" w:rsidRDefault="135D02F5" w14:paraId="704A3EBE" w14:textId="1BA08204">
      <w:pPr>
        <w:pStyle w:val="ListParagraph"/>
        <w:numPr>
          <w:ilvl w:val="0"/>
          <w:numId w:val="92"/>
        </w:numPr>
        <w:spacing w:after="0"/>
        <w:jc w:val="both"/>
        <w:rPr>
          <w:rFonts w:ascii="Times New Roman" w:hAnsi="Times New Roman" w:eastAsia="Times New Roman" w:cs="Times New Roman"/>
        </w:rPr>
      </w:pPr>
      <w:r w:rsidRPr="135D02F5">
        <w:rPr>
          <w:rFonts w:ascii="Times New Roman" w:hAnsi="Times New Roman" w:eastAsia="Times New Roman" w:cs="Times New Roman"/>
        </w:rPr>
        <w:t>High frequencies → edges, textures, rapid changes</w:t>
      </w:r>
    </w:p>
    <w:p w:rsidR="135D02F5" w:rsidP="135D02F5" w:rsidRDefault="135D02F5" w14:paraId="334ACF87" w14:textId="79F10874">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Duality Principle:</w:t>
      </w:r>
      <w:r w:rsidRPr="135D02F5">
        <w:rPr>
          <w:rFonts w:ascii="Times New Roman" w:hAnsi="Times New Roman" w:eastAsia="Times New Roman" w:cs="Times New Roman"/>
        </w:rPr>
        <w:t xml:space="preserve"> Setiap operasi di spatial domain memiliki equivalen di frequency domain:</w:t>
      </w:r>
    </w:p>
    <w:p w:rsidR="135D02F5" w:rsidP="00210EC7" w:rsidRDefault="135D02F5" w14:paraId="10156EA7" w14:textId="32B256DC">
      <w:pPr>
        <w:pStyle w:val="ListParagraph"/>
        <w:numPr>
          <w:ilvl w:val="0"/>
          <w:numId w:val="91"/>
        </w:numPr>
        <w:spacing w:after="0"/>
        <w:jc w:val="both"/>
        <w:rPr>
          <w:rFonts w:ascii="Times New Roman" w:hAnsi="Times New Roman" w:eastAsia="Times New Roman" w:cs="Times New Roman"/>
        </w:rPr>
      </w:pPr>
      <w:r w:rsidRPr="135D02F5">
        <w:rPr>
          <w:rFonts w:ascii="Times New Roman" w:hAnsi="Times New Roman" w:eastAsia="Times New Roman" w:cs="Times New Roman"/>
        </w:rPr>
        <w:t>Spatial convolution ↔ Frequency multiplication (Convolution Theorem)</w:t>
      </w:r>
    </w:p>
    <w:p w:rsidR="135D02F5" w:rsidP="00210EC7" w:rsidRDefault="135D02F5" w14:paraId="1083224C" w14:textId="5E75C0FF">
      <w:pPr>
        <w:pStyle w:val="ListParagraph"/>
        <w:numPr>
          <w:ilvl w:val="0"/>
          <w:numId w:val="91"/>
        </w:numPr>
        <w:spacing w:after="0"/>
        <w:jc w:val="both"/>
        <w:rPr>
          <w:rFonts w:ascii="Times New Roman" w:hAnsi="Times New Roman" w:eastAsia="Times New Roman" w:cs="Times New Roman"/>
        </w:rPr>
      </w:pPr>
      <w:r w:rsidRPr="135D02F5">
        <w:rPr>
          <w:rFonts w:ascii="Times New Roman" w:hAnsi="Times New Roman" w:eastAsia="Times New Roman" w:cs="Times New Roman"/>
        </w:rPr>
        <w:t>Spatial multiplication ↔ Frequency convolution</w:t>
      </w:r>
    </w:p>
    <w:p w:rsidR="135D02F5" w:rsidP="00210EC7" w:rsidRDefault="135D02F5" w14:paraId="479716D1" w14:textId="3567B19C">
      <w:pPr>
        <w:pStyle w:val="ListParagraph"/>
        <w:numPr>
          <w:ilvl w:val="0"/>
          <w:numId w:val="91"/>
        </w:numPr>
        <w:spacing w:after="0"/>
        <w:jc w:val="both"/>
        <w:rPr>
          <w:rFonts w:ascii="Times New Roman" w:hAnsi="Times New Roman" w:eastAsia="Times New Roman" w:cs="Times New Roman"/>
        </w:rPr>
      </w:pPr>
      <w:r w:rsidRPr="135D02F5">
        <w:rPr>
          <w:rFonts w:ascii="Times New Roman" w:hAnsi="Times New Roman" w:eastAsia="Times New Roman" w:cs="Times New Roman"/>
        </w:rPr>
        <w:t>Ini mendasari banyak filtering techniques</w:t>
      </w:r>
    </w:p>
    <w:p w:rsidR="135D02F5" w:rsidP="135D02F5" w:rsidRDefault="135D02F5" w14:paraId="115FAB60" w14:textId="615F632B">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Uncertainty Principle:</w:t>
      </w:r>
      <w:r w:rsidRPr="135D02F5">
        <w:rPr>
          <w:rFonts w:ascii="Times New Roman" w:hAnsi="Times New Roman" w:eastAsia="Times New Roman" w:cs="Times New Roman"/>
        </w:rPr>
        <w:t xml:space="preserve"> Analog dengan Heisenberg's Uncertainty Principle dalam quantum mechanics:</w:t>
      </w:r>
    </w:p>
    <w:p w:rsidR="135D02F5" w:rsidP="00210EC7" w:rsidRDefault="135D02F5" w14:paraId="089C2D35" w14:textId="6CF2FD3A">
      <w:pPr>
        <w:pStyle w:val="ListParagraph"/>
        <w:numPr>
          <w:ilvl w:val="0"/>
          <w:numId w:val="90"/>
        </w:numPr>
        <w:spacing w:after="0"/>
        <w:jc w:val="both"/>
        <w:rPr>
          <w:rFonts w:ascii="Times New Roman" w:hAnsi="Times New Roman" w:eastAsia="Times New Roman" w:cs="Times New Roman"/>
        </w:rPr>
      </w:pPr>
      <w:r w:rsidRPr="135D02F5">
        <w:rPr>
          <w:rFonts w:ascii="Times New Roman" w:hAnsi="Times New Roman" w:eastAsia="Times New Roman" w:cs="Times New Roman"/>
        </w:rPr>
        <w:t>Cannot have perfect localization dalam spatial dan frequency domain simultaneously</w:t>
      </w:r>
    </w:p>
    <w:p w:rsidR="135D02F5" w:rsidP="00210EC7" w:rsidRDefault="135D02F5" w14:paraId="09CCF3E6" w14:textId="57FC747D">
      <w:pPr>
        <w:pStyle w:val="ListParagraph"/>
        <w:numPr>
          <w:ilvl w:val="0"/>
          <w:numId w:val="90"/>
        </w:numPr>
        <w:spacing w:after="0"/>
        <w:jc w:val="both"/>
        <w:rPr>
          <w:rFonts w:ascii="Times New Roman" w:hAnsi="Times New Roman" w:eastAsia="Times New Roman" w:cs="Times New Roman"/>
        </w:rPr>
      </w:pPr>
      <w:r w:rsidRPr="135D02F5">
        <w:rPr>
          <w:rFonts w:ascii="Times New Roman" w:hAnsi="Times New Roman" w:eastAsia="Times New Roman" w:cs="Times New Roman"/>
        </w:rPr>
        <w:t>Gaussian function adalah optimal dalam sense ini</w:t>
      </w:r>
    </w:p>
    <w:p w:rsidR="135D02F5" w:rsidP="135D02F5" w:rsidRDefault="5190EF0B" w14:paraId="609A014B" w14:textId="2D4344F9">
      <w:pPr>
        <w:pStyle w:val="Heading3"/>
        <w:jc w:val="both"/>
      </w:pPr>
      <w:bookmarkStart w:name="_Toc213102643" w:id="33"/>
      <w:r>
        <w:t>2.2.5 FFT: Computational Efficiency Revolution</w:t>
      </w:r>
      <w:bookmarkEnd w:id="33"/>
    </w:p>
    <w:p w:rsidR="135D02F5" w:rsidP="135D02F5" w:rsidRDefault="135D02F5" w14:paraId="7A5A4CC7" w14:textId="3B405046">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FFT adalah salah satu algoritma paling penting dalam computational science:</w:t>
      </w:r>
    </w:p>
    <w:p w:rsidR="135D02F5" w:rsidP="135D02F5" w:rsidRDefault="135D02F5" w14:paraId="5EA15B0A" w14:textId="5E445DDB">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Impact Historis:</w:t>
      </w:r>
    </w:p>
    <w:p w:rsidR="135D02F5" w:rsidP="00210EC7" w:rsidRDefault="135D02F5" w14:paraId="3AC90CD2" w14:textId="63B145A8">
      <w:pPr>
        <w:pStyle w:val="ListParagraph"/>
        <w:numPr>
          <w:ilvl w:val="0"/>
          <w:numId w:val="89"/>
        </w:numPr>
        <w:spacing w:after="0"/>
        <w:jc w:val="both"/>
        <w:rPr>
          <w:rFonts w:ascii="Times New Roman" w:hAnsi="Times New Roman" w:eastAsia="Times New Roman" w:cs="Times New Roman"/>
        </w:rPr>
      </w:pPr>
      <w:r w:rsidRPr="135D02F5">
        <w:rPr>
          <w:rFonts w:ascii="Times New Roman" w:hAnsi="Times New Roman" w:eastAsia="Times New Roman" w:cs="Times New Roman"/>
        </w:rPr>
        <w:t>Cooley-Tukey FFT algorithm (1965) membuat DFT praktis untuk real applications</w:t>
      </w:r>
    </w:p>
    <w:p w:rsidR="135D02F5" w:rsidP="00210EC7" w:rsidRDefault="135D02F5" w14:paraId="4303D197" w14:textId="33FA39EC">
      <w:pPr>
        <w:pStyle w:val="ListParagraph"/>
        <w:numPr>
          <w:ilvl w:val="0"/>
          <w:numId w:val="89"/>
        </w:numPr>
        <w:spacing w:after="0"/>
        <w:jc w:val="both"/>
        <w:rPr>
          <w:rFonts w:ascii="Times New Roman" w:hAnsi="Times New Roman" w:eastAsia="Times New Roman" w:cs="Times New Roman"/>
        </w:rPr>
      </w:pPr>
      <w:r w:rsidRPr="135D02F5">
        <w:rPr>
          <w:rFonts w:ascii="Times New Roman" w:hAnsi="Times New Roman" w:eastAsia="Times New Roman" w:cs="Times New Roman"/>
        </w:rPr>
        <w:t>Reduced complexity dari O(N²) ke O(N log N)</w:t>
      </w:r>
    </w:p>
    <w:p w:rsidR="135D02F5" w:rsidP="00210EC7" w:rsidRDefault="135D02F5" w14:paraId="3C62A6D8" w14:textId="1E634738">
      <w:pPr>
        <w:pStyle w:val="ListParagraph"/>
        <w:numPr>
          <w:ilvl w:val="0"/>
          <w:numId w:val="89"/>
        </w:numPr>
        <w:spacing w:after="0"/>
        <w:jc w:val="both"/>
        <w:rPr>
          <w:rFonts w:ascii="Times New Roman" w:hAnsi="Times New Roman" w:eastAsia="Times New Roman" w:cs="Times New Roman"/>
        </w:rPr>
      </w:pPr>
      <w:r w:rsidRPr="135D02F5">
        <w:rPr>
          <w:rFonts w:ascii="Times New Roman" w:hAnsi="Times New Roman" w:eastAsia="Times New Roman" w:cs="Times New Roman"/>
        </w:rPr>
        <w:t>Untuk N=1024: 1,048,576 operations → 10,240 operations (100× speedup!)</w:t>
      </w:r>
    </w:p>
    <w:p w:rsidR="135D02F5" w:rsidP="135D02F5" w:rsidRDefault="135D02F5" w14:paraId="0EEFA4CF" w14:textId="6B08D77C">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Implementasi Modern:</w:t>
      </w:r>
      <w:r w:rsidRPr="135D02F5">
        <w:rPr>
          <w:rFonts w:ascii="Times New Roman" w:hAnsi="Times New Roman" w:eastAsia="Times New Roman" w:cs="Times New Roman"/>
        </w:rPr>
        <w:t xml:space="preserve"> Python libraries (NumPy, SciPy) menggunakan FFTW (Fastest Fourier Transform in the West):</w:t>
      </w:r>
    </w:p>
    <w:p w:rsidR="135D02F5" w:rsidP="00210EC7" w:rsidRDefault="135D02F5" w14:paraId="7E4923A3" w14:textId="0D15B927">
      <w:pPr>
        <w:pStyle w:val="ListParagraph"/>
        <w:numPr>
          <w:ilvl w:val="0"/>
          <w:numId w:val="88"/>
        </w:numPr>
        <w:spacing w:after="0"/>
        <w:jc w:val="both"/>
        <w:rPr>
          <w:rFonts w:ascii="Times New Roman" w:hAnsi="Times New Roman" w:eastAsia="Times New Roman" w:cs="Times New Roman"/>
        </w:rPr>
      </w:pPr>
      <w:r w:rsidRPr="135D02F5">
        <w:rPr>
          <w:rFonts w:ascii="Times New Roman" w:hAnsi="Times New Roman" w:eastAsia="Times New Roman" w:cs="Times New Roman"/>
        </w:rPr>
        <w:t>Highly optimized dengan processor-specific instructions (SIMD)</w:t>
      </w:r>
    </w:p>
    <w:p w:rsidR="135D02F5" w:rsidP="00210EC7" w:rsidRDefault="135D02F5" w14:paraId="09F27487" w14:textId="4A7F9921">
      <w:pPr>
        <w:pStyle w:val="ListParagraph"/>
        <w:numPr>
          <w:ilvl w:val="0"/>
          <w:numId w:val="88"/>
        </w:numPr>
        <w:spacing w:after="0"/>
        <w:jc w:val="both"/>
        <w:rPr>
          <w:rFonts w:ascii="Times New Roman" w:hAnsi="Times New Roman" w:eastAsia="Times New Roman" w:cs="Times New Roman"/>
        </w:rPr>
      </w:pPr>
      <w:r w:rsidRPr="135D02F5">
        <w:rPr>
          <w:rFonts w:ascii="Times New Roman" w:hAnsi="Times New Roman" w:eastAsia="Times New Roman" w:cs="Times New Roman"/>
        </w:rPr>
        <w:t>Adaptive algorithms berdasarkan input size</w:t>
      </w:r>
    </w:p>
    <w:p w:rsidR="135D02F5" w:rsidP="00210EC7" w:rsidRDefault="135D02F5" w14:paraId="56764DC6" w14:textId="4D261CA0">
      <w:pPr>
        <w:pStyle w:val="ListParagraph"/>
        <w:numPr>
          <w:ilvl w:val="0"/>
          <w:numId w:val="88"/>
        </w:numPr>
        <w:spacing w:after="0"/>
        <w:jc w:val="both"/>
        <w:rPr>
          <w:rFonts w:ascii="Times New Roman" w:hAnsi="Times New Roman" w:eastAsia="Times New Roman" w:cs="Times New Roman"/>
        </w:rPr>
      </w:pPr>
      <w:r w:rsidRPr="135D02F5">
        <w:rPr>
          <w:rFonts w:ascii="Times New Roman" w:hAnsi="Times New Roman" w:eastAsia="Times New Roman" w:cs="Times New Roman"/>
        </w:rPr>
        <w:t>Support untuk multi-threading</w:t>
      </w:r>
    </w:p>
    <w:p w:rsidR="135D02F5" w:rsidP="135D02F5" w:rsidRDefault="135D02F5" w14:paraId="6D438D9B" w14:textId="6CCB63F7">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Practical Implications:</w:t>
      </w:r>
    </w:p>
    <w:p w:rsidR="135D02F5" w:rsidP="00210EC7" w:rsidRDefault="135D02F5" w14:paraId="57D4315F" w14:textId="6AF65724">
      <w:pPr>
        <w:pStyle w:val="ListParagraph"/>
        <w:numPr>
          <w:ilvl w:val="0"/>
          <w:numId w:val="87"/>
        </w:numPr>
        <w:spacing w:after="0"/>
        <w:jc w:val="both"/>
        <w:rPr>
          <w:rFonts w:ascii="Times New Roman" w:hAnsi="Times New Roman" w:eastAsia="Times New Roman" w:cs="Times New Roman"/>
        </w:rPr>
      </w:pPr>
      <w:r w:rsidRPr="135D02F5">
        <w:rPr>
          <w:rFonts w:ascii="Times New Roman" w:hAnsi="Times New Roman" w:eastAsia="Times New Roman" w:cs="Times New Roman"/>
        </w:rPr>
        <w:t>Real-time audio/video processing became feasible</w:t>
      </w:r>
    </w:p>
    <w:p w:rsidR="135D02F5" w:rsidP="00210EC7" w:rsidRDefault="135D02F5" w14:paraId="4ECFA3E5" w14:textId="6B315632">
      <w:pPr>
        <w:pStyle w:val="ListParagraph"/>
        <w:numPr>
          <w:ilvl w:val="0"/>
          <w:numId w:val="87"/>
        </w:numPr>
        <w:spacing w:after="0"/>
        <w:jc w:val="both"/>
        <w:rPr>
          <w:rFonts w:ascii="Times New Roman" w:hAnsi="Times New Roman" w:eastAsia="Times New Roman" w:cs="Times New Roman"/>
        </w:rPr>
      </w:pPr>
      <w:r w:rsidRPr="135D02F5">
        <w:rPr>
          <w:rFonts w:ascii="Times New Roman" w:hAnsi="Times New Roman" w:eastAsia="Times New Roman" w:cs="Times New Roman"/>
        </w:rPr>
        <w:t>Medical imaging (CT, MRI reconstruction)</w:t>
      </w:r>
    </w:p>
    <w:p w:rsidR="135D02F5" w:rsidP="00210EC7" w:rsidRDefault="135D02F5" w14:paraId="02D1846C" w14:textId="20BE0891">
      <w:pPr>
        <w:pStyle w:val="ListParagraph"/>
        <w:numPr>
          <w:ilvl w:val="0"/>
          <w:numId w:val="87"/>
        </w:numPr>
        <w:spacing w:after="0"/>
        <w:jc w:val="both"/>
        <w:rPr>
          <w:rFonts w:ascii="Times New Roman" w:hAnsi="Times New Roman" w:eastAsia="Times New Roman" w:cs="Times New Roman"/>
        </w:rPr>
      </w:pPr>
      <w:r w:rsidRPr="135D02F5">
        <w:rPr>
          <w:rFonts w:ascii="Times New Roman" w:hAnsi="Times New Roman" w:eastAsia="Times New Roman" w:cs="Times New Roman"/>
        </w:rPr>
        <w:t>Radio astronomy</w:t>
      </w:r>
    </w:p>
    <w:p w:rsidR="135D02F5" w:rsidP="00210EC7" w:rsidRDefault="135D02F5" w14:paraId="51823877" w14:textId="3BA33607">
      <w:pPr>
        <w:pStyle w:val="ListParagraph"/>
        <w:numPr>
          <w:ilvl w:val="0"/>
          <w:numId w:val="87"/>
        </w:numPr>
        <w:spacing w:after="0"/>
        <w:jc w:val="both"/>
        <w:rPr>
          <w:rFonts w:ascii="Times New Roman" w:hAnsi="Times New Roman" w:eastAsia="Times New Roman" w:cs="Times New Roman"/>
        </w:rPr>
      </w:pPr>
      <w:r w:rsidRPr="135D02F5">
        <w:rPr>
          <w:rFonts w:ascii="Times New Roman" w:hAnsi="Times New Roman" w:eastAsia="Times New Roman" w:cs="Times New Roman"/>
        </w:rPr>
        <w:t>Seismic analysis</w:t>
      </w:r>
    </w:p>
    <w:p w:rsidR="135D02F5" w:rsidP="00210EC7" w:rsidRDefault="135D02F5" w14:paraId="0A1AC570" w14:textId="2CEDB87F">
      <w:pPr>
        <w:pStyle w:val="ListParagraph"/>
        <w:numPr>
          <w:ilvl w:val="0"/>
          <w:numId w:val="87"/>
        </w:numPr>
        <w:spacing w:after="0"/>
        <w:jc w:val="both"/>
        <w:rPr>
          <w:rFonts w:ascii="Times New Roman" w:hAnsi="Times New Roman" w:eastAsia="Times New Roman" w:cs="Times New Roman"/>
        </w:rPr>
      </w:pPr>
      <w:r w:rsidRPr="135D02F5">
        <w:rPr>
          <w:rFonts w:ascii="Times New Roman" w:hAnsi="Times New Roman" w:eastAsia="Times New Roman" w:cs="Times New Roman"/>
        </w:rPr>
        <w:t>Semua bergantung pada FFT efficiency</w:t>
      </w:r>
    </w:p>
    <w:p w:rsidR="135D02F5" w:rsidP="135D02F5" w:rsidRDefault="5190EF0B" w14:paraId="5642FB14" w14:textId="77C32662">
      <w:pPr>
        <w:pStyle w:val="Heading3"/>
        <w:jc w:val="both"/>
      </w:pPr>
      <w:bookmarkStart w:name="_Toc213102644" w:id="34"/>
      <w:r>
        <w:t>2.2.6 Magnitude vs Phase: Complementary Information</w:t>
      </w:r>
      <w:bookmarkEnd w:id="34"/>
    </w:p>
    <w:p w:rsidR="135D02F5" w:rsidP="135D02F5" w:rsidRDefault="135D02F5" w14:paraId="18C5DB97" w14:textId="70F8075F">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Eksperimen mixing magnitude dan phase dari berbagai images memberikan insight penting:</w:t>
      </w:r>
    </w:p>
    <w:p w:rsidR="135D02F5" w:rsidP="135D02F5" w:rsidRDefault="135D02F5" w14:paraId="2D3F92BD" w14:textId="1613411F">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Phase Contains Structure:</w:t>
      </w:r>
    </w:p>
    <w:p w:rsidR="135D02F5" w:rsidP="00210EC7" w:rsidRDefault="135D02F5" w14:paraId="0260DDFE" w14:textId="509A042F">
      <w:pPr>
        <w:pStyle w:val="ListParagraph"/>
        <w:numPr>
          <w:ilvl w:val="0"/>
          <w:numId w:val="86"/>
        </w:numPr>
        <w:spacing w:after="0"/>
        <w:jc w:val="both"/>
        <w:rPr>
          <w:rFonts w:ascii="Times New Roman" w:hAnsi="Times New Roman" w:eastAsia="Times New Roman" w:cs="Times New Roman"/>
        </w:rPr>
      </w:pPr>
      <w:r w:rsidRPr="135D02F5">
        <w:rPr>
          <w:rFonts w:ascii="Times New Roman" w:hAnsi="Times New Roman" w:eastAsia="Times New Roman" w:cs="Times New Roman"/>
        </w:rPr>
        <w:t>Image structure lebih di-encode di phase daripada magnitude</w:t>
      </w:r>
    </w:p>
    <w:p w:rsidR="135D02F5" w:rsidP="00210EC7" w:rsidRDefault="135D02F5" w14:paraId="38D516EF" w14:textId="618CC36A">
      <w:pPr>
        <w:pStyle w:val="ListParagraph"/>
        <w:numPr>
          <w:ilvl w:val="0"/>
          <w:numId w:val="86"/>
        </w:numPr>
        <w:spacing w:after="0"/>
        <w:jc w:val="both"/>
        <w:rPr>
          <w:rFonts w:ascii="Times New Roman" w:hAnsi="Times New Roman" w:eastAsia="Times New Roman" w:cs="Times New Roman"/>
        </w:rPr>
      </w:pPr>
      <w:r w:rsidRPr="135D02F5">
        <w:rPr>
          <w:rFonts w:ascii="Times New Roman" w:hAnsi="Times New Roman" w:eastAsia="Times New Roman" w:cs="Times New Roman"/>
        </w:rPr>
        <w:t>Reconstruction dengan correct magnitude tapi wrong phase → severely distorted</w:t>
      </w:r>
    </w:p>
    <w:p w:rsidR="135D02F5" w:rsidP="00210EC7" w:rsidRDefault="135D02F5" w14:paraId="612FCCD5" w14:textId="2117E408">
      <w:pPr>
        <w:pStyle w:val="ListParagraph"/>
        <w:numPr>
          <w:ilvl w:val="0"/>
          <w:numId w:val="86"/>
        </w:numPr>
        <w:spacing w:after="0"/>
        <w:jc w:val="both"/>
        <w:rPr>
          <w:rFonts w:ascii="Times New Roman" w:hAnsi="Times New Roman" w:eastAsia="Times New Roman" w:cs="Times New Roman"/>
        </w:rPr>
      </w:pPr>
      <w:r w:rsidRPr="135D02F5">
        <w:rPr>
          <w:rFonts w:ascii="Times New Roman" w:hAnsi="Times New Roman" w:eastAsia="Times New Roman" w:cs="Times New Roman"/>
        </w:rPr>
        <w:t>Reconstruction dengan wrong magnitude tapi correct phase → masih recognizable</w:t>
      </w:r>
    </w:p>
    <w:p w:rsidR="135D02F5" w:rsidP="135D02F5" w:rsidRDefault="135D02F5" w14:paraId="57E70D9D" w14:textId="6329C47E">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Implications untuk Compression:</w:t>
      </w:r>
    </w:p>
    <w:p w:rsidR="135D02F5" w:rsidP="00210EC7" w:rsidRDefault="135D02F5" w14:paraId="4C401B00" w14:textId="38E2ED19">
      <w:pPr>
        <w:pStyle w:val="ListParagraph"/>
        <w:numPr>
          <w:ilvl w:val="0"/>
          <w:numId w:val="85"/>
        </w:numPr>
        <w:spacing w:after="0"/>
        <w:jc w:val="both"/>
        <w:rPr>
          <w:rFonts w:ascii="Times New Roman" w:hAnsi="Times New Roman" w:eastAsia="Times New Roman" w:cs="Times New Roman"/>
        </w:rPr>
      </w:pPr>
      <w:r w:rsidRPr="135D02F5">
        <w:rPr>
          <w:rFonts w:ascii="Times New Roman" w:hAnsi="Times New Roman" w:eastAsia="Times New Roman" w:cs="Times New Roman"/>
        </w:rPr>
        <w:t>Phase information cannot be discarded lightly</w:t>
      </w:r>
    </w:p>
    <w:p w:rsidR="135D02F5" w:rsidP="00210EC7" w:rsidRDefault="135D02F5" w14:paraId="15D8CB89" w14:textId="242EBC1A">
      <w:pPr>
        <w:pStyle w:val="ListParagraph"/>
        <w:numPr>
          <w:ilvl w:val="0"/>
          <w:numId w:val="85"/>
        </w:numPr>
        <w:spacing w:after="0"/>
        <w:jc w:val="both"/>
        <w:rPr>
          <w:rFonts w:ascii="Times New Roman" w:hAnsi="Times New Roman" w:eastAsia="Times New Roman" w:cs="Times New Roman"/>
        </w:rPr>
      </w:pPr>
      <w:r w:rsidRPr="135D02F5">
        <w:rPr>
          <w:rFonts w:ascii="Times New Roman" w:hAnsi="Times New Roman" w:eastAsia="Times New Roman" w:cs="Times New Roman"/>
        </w:rPr>
        <w:t>Magnitude dapat di-quantize lebih aggressively</w:t>
      </w:r>
    </w:p>
    <w:p w:rsidR="135D02F5" w:rsidP="00210EC7" w:rsidRDefault="135D02F5" w14:paraId="26AD67A7" w14:textId="252E1BEF">
      <w:pPr>
        <w:pStyle w:val="ListParagraph"/>
        <w:numPr>
          <w:ilvl w:val="0"/>
          <w:numId w:val="85"/>
        </w:numPr>
        <w:spacing w:after="0"/>
        <w:jc w:val="both"/>
        <w:rPr>
          <w:rFonts w:ascii="Times New Roman" w:hAnsi="Times New Roman" w:eastAsia="Times New Roman" w:cs="Times New Roman"/>
        </w:rPr>
      </w:pPr>
      <w:r w:rsidRPr="135D02F5">
        <w:rPr>
          <w:rFonts w:ascii="Times New Roman" w:hAnsi="Times New Roman" w:eastAsia="Times New Roman" w:cs="Times New Roman"/>
        </w:rPr>
        <w:t>Modern compression schemes harus encode both carefully</w:t>
      </w:r>
    </w:p>
    <w:p w:rsidR="135D02F5" w:rsidP="135D02F5" w:rsidRDefault="135D02F5" w14:paraId="1BBD97A7" w14:textId="46BAB059">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Applications:</w:t>
      </w:r>
    </w:p>
    <w:p w:rsidR="135D02F5" w:rsidP="00210EC7" w:rsidRDefault="135D02F5" w14:paraId="1F1DC885" w14:textId="4CE09329">
      <w:pPr>
        <w:pStyle w:val="ListParagraph"/>
        <w:numPr>
          <w:ilvl w:val="0"/>
          <w:numId w:val="84"/>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Phase correlation:</w:t>
      </w:r>
      <w:r w:rsidRPr="135D02F5">
        <w:rPr>
          <w:rFonts w:ascii="Times New Roman" w:hAnsi="Times New Roman" w:eastAsia="Times New Roman" w:cs="Times New Roman"/>
        </w:rPr>
        <w:t xml:space="preserve"> Image registration, motion estimation</w:t>
      </w:r>
    </w:p>
    <w:p w:rsidR="135D02F5" w:rsidP="00210EC7" w:rsidRDefault="135D02F5" w14:paraId="000F0DB8" w14:textId="2FDCAD36">
      <w:pPr>
        <w:pStyle w:val="ListParagraph"/>
        <w:numPr>
          <w:ilvl w:val="0"/>
          <w:numId w:val="84"/>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Phase congruency:</w:t>
      </w:r>
      <w:r w:rsidRPr="135D02F5">
        <w:rPr>
          <w:rFonts w:ascii="Times New Roman" w:hAnsi="Times New Roman" w:eastAsia="Times New Roman" w:cs="Times New Roman"/>
        </w:rPr>
        <w:t xml:space="preserve"> Edge detection yang robust terhadap illumination changes</w:t>
      </w:r>
    </w:p>
    <w:p w:rsidR="135D02F5" w:rsidP="00210EC7" w:rsidRDefault="135D02F5" w14:paraId="4D857B82" w14:textId="1FA1F489">
      <w:pPr>
        <w:pStyle w:val="ListParagraph"/>
        <w:numPr>
          <w:ilvl w:val="0"/>
          <w:numId w:val="84"/>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Watermarking:</w:t>
      </w:r>
      <w:r w:rsidRPr="135D02F5">
        <w:rPr>
          <w:rFonts w:ascii="Times New Roman" w:hAnsi="Times New Roman" w:eastAsia="Times New Roman" w:cs="Times New Roman"/>
        </w:rPr>
        <w:t xml:space="preserve"> Phase embedding lebih robust daripada magnitude</w:t>
      </w:r>
    </w:p>
    <w:p w:rsidR="135D02F5" w:rsidP="135D02F5" w:rsidRDefault="5190EF0B" w14:paraId="05A3481D" w14:textId="0DC6929D">
      <w:pPr>
        <w:pStyle w:val="Heading3"/>
        <w:jc w:val="both"/>
      </w:pPr>
      <w:bookmarkStart w:name="_Toc213102645" w:id="35"/>
      <w:r w:rsidRPr="5190EF0B">
        <w:t>2.2.7 Convolution: Versatility dalam Image Processing</w:t>
      </w:r>
      <w:bookmarkEnd w:id="35"/>
    </w:p>
    <w:p w:rsidR="135D02F5" w:rsidP="135D02F5" w:rsidRDefault="135D02F5" w14:paraId="406696FB" w14:textId="060CFDC3">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 xml:space="preserve">Convolution adalah </w:t>
      </w:r>
      <w:r w:rsidRPr="135D02F5">
        <w:rPr>
          <w:rFonts w:ascii="Times New Roman" w:hAnsi="Times New Roman" w:eastAsia="Times New Roman" w:cs="Times New Roman"/>
          <w:b/>
          <w:bCs/>
        </w:rPr>
        <w:t>workhorse</w:t>
      </w:r>
      <w:r w:rsidRPr="135D02F5">
        <w:rPr>
          <w:rFonts w:ascii="Times New Roman" w:hAnsi="Times New Roman" w:eastAsia="Times New Roman" w:cs="Times New Roman"/>
        </w:rPr>
        <w:t xml:space="preserve"> dari image processing karena versatility-nya:</w:t>
      </w:r>
    </w:p>
    <w:p w:rsidR="135D02F5" w:rsidP="135D02F5" w:rsidRDefault="135D02F5" w14:paraId="3CF122B0" w14:textId="7FC3C9C5">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Linear Shift-Invariant (LSI) Systems:</w:t>
      </w:r>
      <w:r w:rsidRPr="135D02F5">
        <w:rPr>
          <w:rFonts w:ascii="Times New Roman" w:hAnsi="Times New Roman" w:eastAsia="Times New Roman" w:cs="Times New Roman"/>
        </w:rPr>
        <w:t xml:space="preserve"> Convolution adalah operasi yang mendefinisikan LSI systems:</w:t>
      </w:r>
    </w:p>
    <w:p w:rsidR="135D02F5" w:rsidP="00210EC7" w:rsidRDefault="135D02F5" w14:paraId="720F6168" w14:textId="1799DE00">
      <w:pPr>
        <w:pStyle w:val="ListParagraph"/>
        <w:numPr>
          <w:ilvl w:val="0"/>
          <w:numId w:val="83"/>
        </w:numPr>
        <w:spacing w:after="0"/>
        <w:jc w:val="both"/>
        <w:rPr>
          <w:rFonts w:ascii="Times New Roman" w:hAnsi="Times New Roman" w:eastAsia="Times New Roman" w:cs="Times New Roman"/>
        </w:rPr>
      </w:pPr>
      <w:r w:rsidRPr="135D02F5">
        <w:rPr>
          <w:rFonts w:ascii="Times New Roman" w:hAnsi="Times New Roman" w:eastAsia="Times New Roman" w:cs="Times New Roman"/>
        </w:rPr>
        <w:t>Linearity: Output untuk sum of inputs = sum of outputs</w:t>
      </w:r>
    </w:p>
    <w:p w:rsidR="135D02F5" w:rsidP="00210EC7" w:rsidRDefault="135D02F5" w14:paraId="2F9A9159" w14:textId="12044B37">
      <w:pPr>
        <w:pStyle w:val="ListParagraph"/>
        <w:numPr>
          <w:ilvl w:val="0"/>
          <w:numId w:val="83"/>
        </w:numPr>
        <w:spacing w:after="0"/>
        <w:jc w:val="both"/>
        <w:rPr>
          <w:rFonts w:ascii="Times New Roman" w:hAnsi="Times New Roman" w:eastAsia="Times New Roman" w:cs="Times New Roman"/>
        </w:rPr>
      </w:pPr>
      <w:r w:rsidRPr="135D02F5">
        <w:rPr>
          <w:rFonts w:ascii="Times New Roman" w:hAnsi="Times New Roman" w:eastAsia="Times New Roman" w:cs="Times New Roman"/>
        </w:rPr>
        <w:t>Shift-invariance: Operation tidak depend pada absolute position</w:t>
      </w:r>
    </w:p>
    <w:p w:rsidR="135D02F5" w:rsidP="135D02F5" w:rsidRDefault="135D02F5" w14:paraId="5E276B02" w14:textId="7EC3F526">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Properties ini membuat convolution ideal untuk banyak image processing tasks.</w:t>
      </w:r>
    </w:p>
    <w:p w:rsidR="135D02F5" w:rsidP="135D02F5" w:rsidRDefault="135D02F5" w14:paraId="438BAB16" w14:textId="7348B848">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Kernel Design:</w:t>
      </w:r>
      <w:r w:rsidRPr="135D02F5">
        <w:rPr>
          <w:rFonts w:ascii="Times New Roman" w:hAnsi="Times New Roman" w:eastAsia="Times New Roman" w:cs="Times New Roman"/>
        </w:rPr>
        <w:t xml:space="preserve"> Berbagai kernels achieve different effects:</w:t>
      </w:r>
    </w:p>
    <w:p w:rsidR="135D02F5" w:rsidP="00210EC7" w:rsidRDefault="135D02F5" w14:paraId="0137224E" w14:textId="70C90E23">
      <w:pPr>
        <w:pStyle w:val="ListParagraph"/>
        <w:numPr>
          <w:ilvl w:val="0"/>
          <w:numId w:val="82"/>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Smoothing kernels</w:t>
      </w:r>
      <w:r w:rsidRPr="135D02F5">
        <w:rPr>
          <w:rFonts w:ascii="Times New Roman" w:hAnsi="Times New Roman" w:eastAsia="Times New Roman" w:cs="Times New Roman"/>
        </w:rPr>
        <w:t xml:space="preserve"> (Box, Gaussian): Low-pass filters</w:t>
      </w:r>
    </w:p>
    <w:p w:rsidR="135D02F5" w:rsidP="00210EC7" w:rsidRDefault="135D02F5" w14:paraId="6DA207AE" w14:textId="4D895171">
      <w:pPr>
        <w:pStyle w:val="ListParagraph"/>
        <w:numPr>
          <w:ilvl w:val="0"/>
          <w:numId w:val="82"/>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Edge detection kernels</w:t>
      </w:r>
      <w:r w:rsidRPr="135D02F5">
        <w:rPr>
          <w:rFonts w:ascii="Times New Roman" w:hAnsi="Times New Roman" w:eastAsia="Times New Roman" w:cs="Times New Roman"/>
        </w:rPr>
        <w:t xml:space="preserve"> (Sobel, Prewitt, Laplace): High-pass filters</w:t>
      </w:r>
    </w:p>
    <w:p w:rsidR="135D02F5" w:rsidP="00210EC7" w:rsidRDefault="135D02F5" w14:paraId="6066D185" w14:textId="1CA24CE7">
      <w:pPr>
        <w:pStyle w:val="ListParagraph"/>
        <w:numPr>
          <w:ilvl w:val="0"/>
          <w:numId w:val="82"/>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Sharpening kernels:</w:t>
      </w:r>
      <w:r w:rsidRPr="135D02F5">
        <w:rPr>
          <w:rFonts w:ascii="Times New Roman" w:hAnsi="Times New Roman" w:eastAsia="Times New Roman" w:cs="Times New Roman"/>
        </w:rPr>
        <w:t xml:space="preserve"> Enhance high frequencies</w:t>
      </w:r>
    </w:p>
    <w:p w:rsidR="135D02F5" w:rsidP="00210EC7" w:rsidRDefault="135D02F5" w14:paraId="07DE55C8" w14:textId="59D4C774">
      <w:pPr>
        <w:pStyle w:val="ListParagraph"/>
        <w:numPr>
          <w:ilvl w:val="0"/>
          <w:numId w:val="82"/>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Custom kernels:</w:t>
      </w:r>
      <w:r w:rsidRPr="135D02F5">
        <w:rPr>
          <w:rFonts w:ascii="Times New Roman" w:hAnsi="Times New Roman" w:eastAsia="Times New Roman" w:cs="Times New Roman"/>
        </w:rPr>
        <w:t xml:space="preserve"> Designed untuk specific applications</w:t>
      </w:r>
    </w:p>
    <w:p w:rsidR="135D02F5" w:rsidP="135D02F5" w:rsidRDefault="135D02F5" w14:paraId="63C5A7AB" w14:textId="18E4B7E8">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Separability:</w:t>
      </w:r>
      <w:r w:rsidRPr="135D02F5">
        <w:rPr>
          <w:rFonts w:ascii="Times New Roman" w:hAnsi="Times New Roman" w:eastAsia="Times New Roman" w:cs="Times New Roman"/>
        </w:rPr>
        <w:t xml:space="preserve"> Banyak kernels adalah separable (2D kernel = product dari dua 1D kernels):</w:t>
      </w:r>
    </w:p>
    <w:p w:rsidR="135D02F5" w:rsidP="00210EC7" w:rsidRDefault="135D02F5" w14:paraId="75AF10E5" w14:textId="6350B683">
      <w:pPr>
        <w:pStyle w:val="ListParagraph"/>
        <w:numPr>
          <w:ilvl w:val="0"/>
          <w:numId w:val="81"/>
        </w:numPr>
        <w:spacing w:after="0"/>
        <w:jc w:val="both"/>
        <w:rPr>
          <w:rFonts w:ascii="Times New Roman" w:hAnsi="Times New Roman" w:eastAsia="Times New Roman" w:cs="Times New Roman"/>
        </w:rPr>
      </w:pPr>
      <w:r w:rsidRPr="135D02F5">
        <w:rPr>
          <w:rFonts w:ascii="Times New Roman" w:hAnsi="Times New Roman" w:eastAsia="Times New Roman" w:cs="Times New Roman"/>
        </w:rPr>
        <w:t>Gaussian: G(x,y) = G(x) · G(y)</w:t>
      </w:r>
    </w:p>
    <w:p w:rsidR="135D02F5" w:rsidP="00210EC7" w:rsidRDefault="135D02F5" w14:paraId="2ED9A6BE" w14:textId="15D9469C">
      <w:pPr>
        <w:pStyle w:val="ListParagraph"/>
        <w:numPr>
          <w:ilvl w:val="0"/>
          <w:numId w:val="81"/>
        </w:numPr>
        <w:spacing w:after="0"/>
        <w:jc w:val="both"/>
        <w:rPr>
          <w:rFonts w:ascii="Times New Roman" w:hAnsi="Times New Roman" w:eastAsia="Times New Roman" w:cs="Times New Roman"/>
        </w:rPr>
      </w:pPr>
      <w:r w:rsidRPr="135D02F5">
        <w:rPr>
          <w:rFonts w:ascii="Times New Roman" w:hAnsi="Times New Roman" w:eastAsia="Times New Roman" w:cs="Times New Roman"/>
        </w:rPr>
        <w:t>Box filter</w:t>
      </w:r>
    </w:p>
    <w:p w:rsidR="135D02F5" w:rsidP="00210EC7" w:rsidRDefault="135D02F5" w14:paraId="4518F9DF" w14:textId="1B5CA7E3">
      <w:pPr>
        <w:pStyle w:val="ListParagraph"/>
        <w:numPr>
          <w:ilvl w:val="0"/>
          <w:numId w:val="81"/>
        </w:numPr>
        <w:spacing w:after="0"/>
        <w:jc w:val="both"/>
        <w:rPr>
          <w:rFonts w:ascii="Times New Roman" w:hAnsi="Times New Roman" w:eastAsia="Times New Roman" w:cs="Times New Roman"/>
        </w:rPr>
      </w:pPr>
      <w:r w:rsidRPr="135D02F5">
        <w:rPr>
          <w:rFonts w:ascii="Times New Roman" w:hAnsi="Times New Roman" w:eastAsia="Times New Roman" w:cs="Times New Roman"/>
        </w:rPr>
        <w:t xml:space="preserve">Benefit: Computation drastically reduced </w:t>
      </w:r>
    </w:p>
    <w:p w:rsidR="135D02F5" w:rsidP="00210EC7" w:rsidRDefault="135D02F5" w14:paraId="1423C2E7" w14:textId="67015652">
      <w:pPr>
        <w:pStyle w:val="ListParagraph"/>
        <w:numPr>
          <w:ilvl w:val="1"/>
          <w:numId w:val="81"/>
        </w:numPr>
        <w:spacing w:after="0"/>
        <w:jc w:val="both"/>
        <w:rPr>
          <w:rFonts w:ascii="Times New Roman" w:hAnsi="Times New Roman" w:eastAsia="Times New Roman" w:cs="Times New Roman"/>
        </w:rPr>
      </w:pPr>
      <w:r w:rsidRPr="135D02F5">
        <w:rPr>
          <w:rFonts w:ascii="Times New Roman" w:hAnsi="Times New Roman" w:eastAsia="Times New Roman" w:cs="Times New Roman"/>
        </w:rPr>
        <w:t>2D convolution dengan n×n kernel: O(n²) per pixel</w:t>
      </w:r>
    </w:p>
    <w:p w:rsidR="135D02F5" w:rsidP="00210EC7" w:rsidRDefault="135D02F5" w14:paraId="00F66DCD" w14:textId="0574E875">
      <w:pPr>
        <w:pStyle w:val="ListParagraph"/>
        <w:numPr>
          <w:ilvl w:val="1"/>
          <w:numId w:val="81"/>
        </w:numPr>
        <w:spacing w:after="0"/>
        <w:jc w:val="both"/>
        <w:rPr>
          <w:rFonts w:ascii="Times New Roman" w:hAnsi="Times New Roman" w:eastAsia="Times New Roman" w:cs="Times New Roman"/>
        </w:rPr>
      </w:pPr>
      <w:r w:rsidRPr="135D02F5">
        <w:rPr>
          <w:rFonts w:ascii="Times New Roman" w:hAnsi="Times New Roman" w:eastAsia="Times New Roman" w:cs="Times New Roman"/>
        </w:rPr>
        <w:t>Dua 1D convolutions dengan n-element kernels: O(2n) per pixel</w:t>
      </w:r>
    </w:p>
    <w:p w:rsidR="135D02F5" w:rsidP="00210EC7" w:rsidRDefault="135D02F5" w14:paraId="3E8B205C" w14:textId="6DE8A313">
      <w:pPr>
        <w:pStyle w:val="ListParagraph"/>
        <w:numPr>
          <w:ilvl w:val="1"/>
          <w:numId w:val="81"/>
        </w:numPr>
        <w:spacing w:after="0"/>
        <w:jc w:val="both"/>
        <w:rPr>
          <w:rFonts w:ascii="Times New Roman" w:hAnsi="Times New Roman" w:eastAsia="Times New Roman" w:cs="Times New Roman"/>
        </w:rPr>
      </w:pPr>
      <w:r w:rsidRPr="135D02F5">
        <w:rPr>
          <w:rFonts w:ascii="Times New Roman" w:hAnsi="Times New Roman" w:eastAsia="Times New Roman" w:cs="Times New Roman"/>
        </w:rPr>
        <w:t>Untuk 9×9 Gaussian: 81 operations → 18 operations per pixel</w:t>
      </w:r>
    </w:p>
    <w:p w:rsidR="135D02F5" w:rsidP="135D02F5" w:rsidRDefault="5190EF0B" w14:paraId="48FB5D0E" w14:textId="427192DA">
      <w:pPr>
        <w:pStyle w:val="Heading3"/>
        <w:jc w:val="both"/>
      </w:pPr>
      <w:bookmarkStart w:name="_Toc213102646" w:id="36"/>
      <w:r w:rsidRPr="5190EF0B">
        <w:t>2.2.8 Correlation vs Convolution: Practical Perspective</w:t>
      </w:r>
      <w:bookmarkEnd w:id="36"/>
    </w:p>
    <w:p w:rsidR="135D02F5" w:rsidP="135D02F5" w:rsidRDefault="135D02F5" w14:paraId="431C64AC" w14:textId="4946A5FA">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Meskipun perbedaan matematis subtle, pemahaman distinction penting:</w:t>
      </w:r>
    </w:p>
    <w:p w:rsidR="135D02F5" w:rsidP="135D02F5" w:rsidRDefault="135D02F5" w14:paraId="5F745029" w14:textId="79406363">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In Signal Processing:</w:t>
      </w:r>
    </w:p>
    <w:p w:rsidR="135D02F5" w:rsidP="00210EC7" w:rsidRDefault="135D02F5" w14:paraId="209B4A33" w14:textId="46A2F3F8">
      <w:pPr>
        <w:pStyle w:val="ListParagraph"/>
        <w:numPr>
          <w:ilvl w:val="0"/>
          <w:numId w:val="80"/>
        </w:numPr>
        <w:spacing w:after="0"/>
        <w:jc w:val="both"/>
        <w:rPr>
          <w:rFonts w:ascii="Times New Roman" w:hAnsi="Times New Roman" w:eastAsia="Times New Roman" w:cs="Times New Roman"/>
        </w:rPr>
      </w:pPr>
      <w:r w:rsidRPr="135D02F5">
        <w:rPr>
          <w:rFonts w:ascii="Times New Roman" w:hAnsi="Times New Roman" w:eastAsia="Times New Roman" w:cs="Times New Roman"/>
        </w:rPr>
        <w:t>Convolution fundamental untuk system analysis (impulse response)</w:t>
      </w:r>
    </w:p>
    <w:p w:rsidR="135D02F5" w:rsidP="00210EC7" w:rsidRDefault="135D02F5" w14:paraId="648268D0" w14:textId="0FEE73D4">
      <w:pPr>
        <w:pStyle w:val="ListParagraph"/>
        <w:numPr>
          <w:ilvl w:val="0"/>
          <w:numId w:val="80"/>
        </w:numPr>
        <w:spacing w:after="0"/>
        <w:jc w:val="both"/>
        <w:rPr>
          <w:rFonts w:ascii="Times New Roman" w:hAnsi="Times New Roman" w:eastAsia="Times New Roman" w:cs="Times New Roman"/>
        </w:rPr>
      </w:pPr>
      <w:r w:rsidRPr="135D02F5">
        <w:rPr>
          <w:rFonts w:ascii="Times New Roman" w:hAnsi="Times New Roman" w:eastAsia="Times New Roman" w:cs="Times New Roman"/>
        </w:rPr>
        <w:t>Correlation untuk measuring similarity</w:t>
      </w:r>
    </w:p>
    <w:p w:rsidR="135D02F5" w:rsidP="135D02F5" w:rsidRDefault="135D02F5" w14:paraId="650530EA" w14:textId="389A4746">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In Machine Learning:</w:t>
      </w:r>
    </w:p>
    <w:p w:rsidR="135D02F5" w:rsidP="00210EC7" w:rsidRDefault="135D02F5" w14:paraId="6CCFC1D4" w14:textId="7E9367E7">
      <w:pPr>
        <w:pStyle w:val="ListParagraph"/>
        <w:numPr>
          <w:ilvl w:val="0"/>
          <w:numId w:val="79"/>
        </w:numPr>
        <w:spacing w:after="0"/>
        <w:jc w:val="both"/>
        <w:rPr>
          <w:rFonts w:ascii="Times New Roman" w:hAnsi="Times New Roman" w:eastAsia="Times New Roman" w:cs="Times New Roman"/>
        </w:rPr>
      </w:pPr>
      <w:r w:rsidRPr="135D02F5">
        <w:rPr>
          <w:rFonts w:ascii="Times New Roman" w:hAnsi="Times New Roman" w:eastAsia="Times New Roman" w:cs="Times New Roman"/>
        </w:rPr>
        <w:t>"Convolutional" Neural Networks sebenarnya often uses correlation!</w:t>
      </w:r>
    </w:p>
    <w:p w:rsidR="135D02F5" w:rsidP="00210EC7" w:rsidRDefault="135D02F5" w14:paraId="4B803EBD" w14:textId="7583B72C">
      <w:pPr>
        <w:pStyle w:val="ListParagraph"/>
        <w:numPr>
          <w:ilvl w:val="0"/>
          <w:numId w:val="79"/>
        </w:numPr>
        <w:spacing w:after="0"/>
        <w:jc w:val="both"/>
        <w:rPr>
          <w:rFonts w:ascii="Times New Roman" w:hAnsi="Times New Roman" w:eastAsia="Times New Roman" w:cs="Times New Roman"/>
        </w:rPr>
      </w:pPr>
      <w:r w:rsidRPr="135D02F5">
        <w:rPr>
          <w:rFonts w:ascii="Times New Roman" w:hAnsi="Times New Roman" w:eastAsia="Times New Roman" w:cs="Times New Roman"/>
        </w:rPr>
        <w:t>Distinction tidak terlalu penting karena kernels are learned</w:t>
      </w:r>
    </w:p>
    <w:p w:rsidR="135D02F5" w:rsidP="00210EC7" w:rsidRDefault="135D02F5" w14:paraId="69A67E58" w14:textId="3903485B">
      <w:pPr>
        <w:pStyle w:val="ListParagraph"/>
        <w:numPr>
          <w:ilvl w:val="0"/>
          <w:numId w:val="79"/>
        </w:numPr>
        <w:spacing w:after="0"/>
        <w:jc w:val="both"/>
        <w:rPr>
          <w:rFonts w:ascii="Times New Roman" w:hAnsi="Times New Roman" w:eastAsia="Times New Roman" w:cs="Times New Roman"/>
        </w:rPr>
      </w:pPr>
      <w:r w:rsidRPr="135D02F5">
        <w:rPr>
          <w:rFonts w:ascii="Times New Roman" w:hAnsi="Times New Roman" w:eastAsia="Times New Roman" w:cs="Times New Roman"/>
        </w:rPr>
        <w:t>Flipping kernels tidak mengubah network's expressive power</w:t>
      </w:r>
    </w:p>
    <w:p w:rsidR="135D02F5" w:rsidP="135D02F5" w:rsidRDefault="135D02F5" w14:paraId="0911D674" w14:textId="7182A3BC">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Best Practice:</w:t>
      </w:r>
    </w:p>
    <w:p w:rsidR="135D02F5" w:rsidP="00210EC7" w:rsidRDefault="135D02F5" w14:paraId="263D76C8" w14:textId="34A987CA">
      <w:pPr>
        <w:pStyle w:val="ListParagraph"/>
        <w:numPr>
          <w:ilvl w:val="0"/>
          <w:numId w:val="78"/>
        </w:numPr>
        <w:spacing w:after="0"/>
        <w:jc w:val="both"/>
        <w:rPr>
          <w:rFonts w:ascii="Times New Roman" w:hAnsi="Times New Roman" w:eastAsia="Times New Roman" w:cs="Times New Roman"/>
        </w:rPr>
      </w:pPr>
      <w:r w:rsidRPr="135D02F5">
        <w:rPr>
          <w:rFonts w:ascii="Times New Roman" w:hAnsi="Times New Roman" w:eastAsia="Times New Roman" w:cs="Times New Roman"/>
        </w:rPr>
        <w:t>Untuk filtering: gunakan convolution (theoretical soundness)</w:t>
      </w:r>
    </w:p>
    <w:p w:rsidR="135D02F5" w:rsidP="00210EC7" w:rsidRDefault="135D02F5" w14:paraId="4CFDEC11" w14:textId="338FC8C2">
      <w:pPr>
        <w:pStyle w:val="ListParagraph"/>
        <w:numPr>
          <w:ilvl w:val="0"/>
          <w:numId w:val="78"/>
        </w:numPr>
        <w:spacing w:after="0"/>
        <w:jc w:val="both"/>
        <w:rPr>
          <w:rFonts w:ascii="Times New Roman" w:hAnsi="Times New Roman" w:eastAsia="Times New Roman" w:cs="Times New Roman"/>
        </w:rPr>
      </w:pPr>
      <w:r w:rsidRPr="135D02F5">
        <w:rPr>
          <w:rFonts w:ascii="Times New Roman" w:hAnsi="Times New Roman" w:eastAsia="Times New Roman" w:cs="Times New Roman"/>
        </w:rPr>
        <w:t>Untuk template matching: gunakan correlation (intuitive interpretation)</w:t>
      </w:r>
    </w:p>
    <w:p w:rsidR="135D02F5" w:rsidP="00210EC7" w:rsidRDefault="135D02F5" w14:paraId="2EC9707A" w14:textId="7A966DF1">
      <w:pPr>
        <w:pStyle w:val="ListParagraph"/>
        <w:numPr>
          <w:ilvl w:val="0"/>
          <w:numId w:val="78"/>
        </w:numPr>
        <w:spacing w:after="0"/>
        <w:jc w:val="both"/>
        <w:rPr>
          <w:rFonts w:ascii="Times New Roman" w:hAnsi="Times New Roman" w:eastAsia="Times New Roman" w:cs="Times New Roman"/>
        </w:rPr>
      </w:pPr>
      <w:r w:rsidRPr="135D02F5">
        <w:rPr>
          <w:rFonts w:ascii="Times New Roman" w:hAnsi="Times New Roman" w:eastAsia="Times New Roman" w:cs="Times New Roman"/>
        </w:rPr>
        <w:t>Most libraries provide both functions</w:t>
      </w:r>
    </w:p>
    <w:p w:rsidR="135D02F5" w:rsidP="135D02F5" w:rsidRDefault="5190EF0B" w14:paraId="67F03FEA" w14:textId="3DBA9DF8">
      <w:pPr>
        <w:pStyle w:val="Heading3"/>
        <w:jc w:val="both"/>
      </w:pPr>
      <w:bookmarkStart w:name="_Toc213102647" w:id="37"/>
      <w:r w:rsidRPr="5190EF0B">
        <w:t>2.2.9 Template Matching: Bridge ke Computer Vision</w:t>
      </w:r>
      <w:bookmarkEnd w:id="37"/>
    </w:p>
    <w:p w:rsidR="135D02F5" w:rsidP="135D02F5" w:rsidRDefault="135D02F5" w14:paraId="70118469" w14:textId="2DBC31A6">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Template matching dengan cross-correlation adalah precursor untuk modern object detection:</w:t>
      </w:r>
    </w:p>
    <w:p w:rsidR="135D02F5" w:rsidP="135D02F5" w:rsidRDefault="135D02F5" w14:paraId="0B20907E" w14:textId="4D17B276">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Limitations:</w:t>
      </w:r>
    </w:p>
    <w:p w:rsidR="135D02F5" w:rsidP="00210EC7" w:rsidRDefault="135D02F5" w14:paraId="224FF5AC" w14:textId="56E83E53">
      <w:pPr>
        <w:pStyle w:val="ListParagraph"/>
        <w:numPr>
          <w:ilvl w:val="0"/>
          <w:numId w:val="77"/>
        </w:numPr>
        <w:spacing w:after="0"/>
        <w:jc w:val="both"/>
        <w:rPr>
          <w:rFonts w:ascii="Times New Roman" w:hAnsi="Times New Roman" w:eastAsia="Times New Roman" w:cs="Times New Roman"/>
        </w:rPr>
      </w:pPr>
      <w:r w:rsidRPr="135D02F5">
        <w:rPr>
          <w:rFonts w:ascii="Times New Roman" w:hAnsi="Times New Roman" w:eastAsia="Times New Roman" w:cs="Times New Roman"/>
        </w:rPr>
        <w:t>Sensitive terhadap scale changes</w:t>
      </w:r>
    </w:p>
    <w:p w:rsidR="135D02F5" w:rsidP="00210EC7" w:rsidRDefault="135D02F5" w14:paraId="069F3DA8" w14:textId="432BDA50">
      <w:pPr>
        <w:pStyle w:val="ListParagraph"/>
        <w:numPr>
          <w:ilvl w:val="0"/>
          <w:numId w:val="77"/>
        </w:numPr>
        <w:spacing w:after="0"/>
        <w:jc w:val="both"/>
        <w:rPr>
          <w:rFonts w:ascii="Times New Roman" w:hAnsi="Times New Roman" w:eastAsia="Times New Roman" w:cs="Times New Roman"/>
        </w:rPr>
      </w:pPr>
      <w:r w:rsidRPr="135D02F5">
        <w:rPr>
          <w:rFonts w:ascii="Times New Roman" w:hAnsi="Times New Roman" w:eastAsia="Times New Roman" w:cs="Times New Roman"/>
        </w:rPr>
        <w:t>Sensitive terhadap rotation</w:t>
      </w:r>
    </w:p>
    <w:p w:rsidR="135D02F5" w:rsidP="00210EC7" w:rsidRDefault="135D02F5" w14:paraId="2F4A2A8B" w14:textId="58D78CEA">
      <w:pPr>
        <w:pStyle w:val="ListParagraph"/>
        <w:numPr>
          <w:ilvl w:val="0"/>
          <w:numId w:val="77"/>
        </w:numPr>
        <w:spacing w:after="0"/>
        <w:jc w:val="both"/>
        <w:rPr>
          <w:rFonts w:ascii="Times New Roman" w:hAnsi="Times New Roman" w:eastAsia="Times New Roman" w:cs="Times New Roman"/>
        </w:rPr>
      </w:pPr>
      <w:r w:rsidRPr="135D02F5">
        <w:rPr>
          <w:rFonts w:ascii="Times New Roman" w:hAnsi="Times New Roman" w:eastAsia="Times New Roman" w:cs="Times New Roman"/>
        </w:rPr>
        <w:t>Assumes template appearance constant</w:t>
      </w:r>
    </w:p>
    <w:p w:rsidR="135D02F5" w:rsidP="135D02F5" w:rsidRDefault="135D02F5" w14:paraId="278B8687" w14:textId="47740C6D">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Modern Extensions:</w:t>
      </w:r>
    </w:p>
    <w:p w:rsidR="135D02F5" w:rsidP="00210EC7" w:rsidRDefault="135D02F5" w14:paraId="0D883224" w14:textId="060D6BA2">
      <w:pPr>
        <w:pStyle w:val="ListParagraph"/>
        <w:numPr>
          <w:ilvl w:val="0"/>
          <w:numId w:val="76"/>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Scale-Invariant Feature Transform (SIFT):</w:t>
      </w:r>
      <w:r w:rsidRPr="135D02F5">
        <w:rPr>
          <w:rFonts w:ascii="Times New Roman" w:hAnsi="Times New Roman" w:eastAsia="Times New Roman" w:cs="Times New Roman"/>
        </w:rPr>
        <w:t xml:space="preserve"> Robust terhadap scale dan rotation</w:t>
      </w:r>
    </w:p>
    <w:p w:rsidR="135D02F5" w:rsidP="00210EC7" w:rsidRDefault="135D02F5" w14:paraId="3753A64B" w14:textId="018AB7C4">
      <w:pPr>
        <w:pStyle w:val="ListParagraph"/>
        <w:numPr>
          <w:ilvl w:val="0"/>
          <w:numId w:val="76"/>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Normalized Cross-Correlation (NCC):</w:t>
      </w:r>
      <w:r w:rsidRPr="135D02F5">
        <w:rPr>
          <w:rFonts w:ascii="Times New Roman" w:hAnsi="Times New Roman" w:eastAsia="Times New Roman" w:cs="Times New Roman"/>
        </w:rPr>
        <w:t xml:space="preserve"> Robust terhadap illumination changes</w:t>
      </w:r>
    </w:p>
    <w:p w:rsidR="135D02F5" w:rsidP="00210EC7" w:rsidRDefault="135D02F5" w14:paraId="18B678C1" w14:textId="240797C9">
      <w:pPr>
        <w:pStyle w:val="ListParagraph"/>
        <w:numPr>
          <w:ilvl w:val="0"/>
          <w:numId w:val="76"/>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Deep Learning:</w:t>
      </w:r>
      <w:r w:rsidRPr="135D02F5">
        <w:rPr>
          <w:rFonts w:ascii="Times New Roman" w:hAnsi="Times New Roman" w:eastAsia="Times New Roman" w:cs="Times New Roman"/>
        </w:rPr>
        <w:t xml:space="preserve"> CNNs learn robust features automatically</w:t>
      </w:r>
    </w:p>
    <w:p w:rsidR="135D02F5" w:rsidP="135D02F5" w:rsidRDefault="135D02F5" w14:paraId="6D62E327" w14:textId="217A5881">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Current Applications:</w:t>
      </w:r>
      <w:r w:rsidRPr="135D02F5">
        <w:rPr>
          <w:rFonts w:ascii="Times New Roman" w:hAnsi="Times New Roman" w:eastAsia="Times New Roman" w:cs="Times New Roman"/>
        </w:rPr>
        <w:t xml:space="preserve"> Meskipun "old-school," template matching masih useful untuk:</w:t>
      </w:r>
    </w:p>
    <w:p w:rsidR="135D02F5" w:rsidP="00210EC7" w:rsidRDefault="135D02F5" w14:paraId="49C70948" w14:textId="5A5BE8CC">
      <w:pPr>
        <w:pStyle w:val="ListParagraph"/>
        <w:numPr>
          <w:ilvl w:val="0"/>
          <w:numId w:val="75"/>
        </w:numPr>
        <w:spacing w:after="0"/>
        <w:jc w:val="both"/>
        <w:rPr>
          <w:rFonts w:ascii="Times New Roman" w:hAnsi="Times New Roman" w:eastAsia="Times New Roman" w:cs="Times New Roman"/>
        </w:rPr>
      </w:pPr>
      <w:r w:rsidRPr="135D02F5">
        <w:rPr>
          <w:rFonts w:ascii="Times New Roman" w:hAnsi="Times New Roman" w:eastAsia="Times New Roman" w:cs="Times New Roman"/>
        </w:rPr>
        <w:t>Quality control dalam manufacturing (detecting defects)</w:t>
      </w:r>
    </w:p>
    <w:p w:rsidR="135D02F5" w:rsidP="00210EC7" w:rsidRDefault="135D02F5" w14:paraId="1322E856" w14:textId="1FE3D7FC">
      <w:pPr>
        <w:pStyle w:val="ListParagraph"/>
        <w:numPr>
          <w:ilvl w:val="0"/>
          <w:numId w:val="75"/>
        </w:numPr>
        <w:spacing w:after="0"/>
        <w:jc w:val="both"/>
        <w:rPr>
          <w:rFonts w:ascii="Times New Roman" w:hAnsi="Times New Roman" w:eastAsia="Times New Roman" w:cs="Times New Roman"/>
        </w:rPr>
      </w:pPr>
      <w:r w:rsidRPr="135D02F5">
        <w:rPr>
          <w:rFonts w:ascii="Times New Roman" w:hAnsi="Times New Roman" w:eastAsia="Times New Roman" w:cs="Times New Roman"/>
        </w:rPr>
        <w:t>Medical imaging (finding anatomical landmarks)</w:t>
      </w:r>
    </w:p>
    <w:p w:rsidR="135D02F5" w:rsidP="00210EC7" w:rsidRDefault="135D02F5" w14:paraId="4AAA6CC0" w14:textId="222C262E">
      <w:pPr>
        <w:pStyle w:val="ListParagraph"/>
        <w:numPr>
          <w:ilvl w:val="0"/>
          <w:numId w:val="75"/>
        </w:numPr>
        <w:spacing w:after="0"/>
        <w:jc w:val="both"/>
        <w:rPr>
          <w:rFonts w:ascii="Times New Roman" w:hAnsi="Times New Roman" w:eastAsia="Times New Roman" w:cs="Times New Roman"/>
        </w:rPr>
      </w:pPr>
      <w:r w:rsidRPr="135D02F5">
        <w:rPr>
          <w:rFonts w:ascii="Times New Roman" w:hAnsi="Times New Roman" w:eastAsia="Times New Roman" w:cs="Times New Roman"/>
        </w:rPr>
        <w:t>Document processing (locating signatures, stamps)</w:t>
      </w:r>
    </w:p>
    <w:p w:rsidR="135D02F5" w:rsidP="00210EC7" w:rsidRDefault="135D02F5" w14:paraId="593479EA" w14:textId="61F98793">
      <w:pPr>
        <w:pStyle w:val="ListParagraph"/>
        <w:numPr>
          <w:ilvl w:val="0"/>
          <w:numId w:val="75"/>
        </w:numPr>
        <w:spacing w:after="0"/>
        <w:jc w:val="both"/>
        <w:rPr>
          <w:rFonts w:ascii="Times New Roman" w:hAnsi="Times New Roman" w:eastAsia="Times New Roman" w:cs="Times New Roman"/>
        </w:rPr>
      </w:pPr>
      <w:r w:rsidRPr="135D02F5">
        <w:rPr>
          <w:rFonts w:ascii="Times New Roman" w:hAnsi="Times New Roman" w:eastAsia="Times New Roman" w:cs="Times New Roman"/>
        </w:rPr>
        <w:t>Cases dengan controlled environment dan limited variability</w:t>
      </w:r>
    </w:p>
    <w:p w:rsidR="135D02F5" w:rsidP="135D02F5" w:rsidRDefault="5190EF0B" w14:paraId="767CECC5" w14:textId="022CB19F">
      <w:pPr>
        <w:pStyle w:val="Heading3"/>
        <w:jc w:val="both"/>
      </w:pPr>
      <w:bookmarkStart w:name="_Toc213102648" w:id="38"/>
      <w:r w:rsidRPr="5190EF0B">
        <w:t>2.2.10 Convolution Theorem: Computational Advantages</w:t>
      </w:r>
      <w:bookmarkEnd w:id="38"/>
    </w:p>
    <w:p w:rsidR="135D02F5" w:rsidP="135D02F5" w:rsidRDefault="135D02F5" w14:paraId="5230B781" w14:textId="27F9DDA7">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rPr>
        <w:t xml:space="preserve">Convolution theorem menyatakan: </w:t>
      </w:r>
      <w:r w:rsidRPr="135D02F5">
        <w:rPr>
          <w:rFonts w:ascii="Times New Roman" w:hAnsi="Times New Roman" w:eastAsia="Times New Roman" w:cs="Times New Roman"/>
          <w:b/>
          <w:bCs/>
        </w:rPr>
        <w:t>F{f ⊗ g} = F{f} · F{g}</w:t>
      </w:r>
    </w:p>
    <w:p w:rsidR="135D02F5" w:rsidP="135D02F5" w:rsidRDefault="135D02F5" w14:paraId="5F009735" w14:textId="3B0BCF14">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Spatial domain convolution = Frequency domain multiplication</w:t>
      </w:r>
    </w:p>
    <w:p w:rsidR="135D02F5" w:rsidP="135D02F5" w:rsidRDefault="135D02F5" w14:paraId="1E29A025" w14:textId="17343A89">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Computational Implications:</w:t>
      </w:r>
    </w:p>
    <w:p w:rsidR="135D02F5" w:rsidP="135D02F5" w:rsidRDefault="135D02F5" w14:paraId="082D8497" w14:textId="56FB3609">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Untuk image M×M dan kernel K×K:</w:t>
      </w:r>
    </w:p>
    <w:p w:rsidR="135D02F5" w:rsidP="00210EC7" w:rsidRDefault="135D02F5" w14:paraId="3C71B2B7" w14:textId="4690D132">
      <w:pPr>
        <w:pStyle w:val="ListParagraph"/>
        <w:numPr>
          <w:ilvl w:val="0"/>
          <w:numId w:val="74"/>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Spatial convolution:</w:t>
      </w:r>
      <w:r w:rsidRPr="135D02F5">
        <w:rPr>
          <w:rFonts w:ascii="Times New Roman" w:hAnsi="Times New Roman" w:eastAsia="Times New Roman" w:cs="Times New Roman"/>
        </w:rPr>
        <w:t xml:space="preserve"> O(M² · K²)</w:t>
      </w:r>
    </w:p>
    <w:p w:rsidR="135D02F5" w:rsidP="00210EC7" w:rsidRDefault="135D02F5" w14:paraId="1902A10E" w14:textId="4D8355FF">
      <w:pPr>
        <w:pStyle w:val="ListParagraph"/>
        <w:numPr>
          <w:ilvl w:val="0"/>
          <w:numId w:val="74"/>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Frequency convolution (via FFT):</w:t>
      </w:r>
      <w:r w:rsidRPr="135D02F5">
        <w:rPr>
          <w:rFonts w:ascii="Times New Roman" w:hAnsi="Times New Roman" w:eastAsia="Times New Roman" w:cs="Times New Roman"/>
        </w:rPr>
        <w:t xml:space="preserve"> </w:t>
      </w:r>
    </w:p>
    <w:p w:rsidR="135D02F5" w:rsidP="00210EC7" w:rsidRDefault="135D02F5" w14:paraId="4BF2B559" w14:textId="5D6D27AB">
      <w:pPr>
        <w:pStyle w:val="ListParagraph"/>
        <w:numPr>
          <w:ilvl w:val="1"/>
          <w:numId w:val="74"/>
        </w:numPr>
        <w:spacing w:after="0"/>
        <w:jc w:val="both"/>
        <w:rPr>
          <w:rFonts w:ascii="Times New Roman" w:hAnsi="Times New Roman" w:eastAsia="Times New Roman" w:cs="Times New Roman"/>
        </w:rPr>
      </w:pPr>
      <w:r w:rsidRPr="135D02F5">
        <w:rPr>
          <w:rFonts w:ascii="Times New Roman" w:hAnsi="Times New Roman" w:eastAsia="Times New Roman" w:cs="Times New Roman"/>
        </w:rPr>
        <w:t>Forward FFT: O(M² log M)</w:t>
      </w:r>
    </w:p>
    <w:p w:rsidR="135D02F5" w:rsidP="00210EC7" w:rsidRDefault="135D02F5" w14:paraId="377C2161" w14:textId="5839E28B">
      <w:pPr>
        <w:pStyle w:val="ListParagraph"/>
        <w:numPr>
          <w:ilvl w:val="1"/>
          <w:numId w:val="74"/>
        </w:numPr>
        <w:spacing w:after="0"/>
        <w:jc w:val="both"/>
        <w:rPr>
          <w:rFonts w:ascii="Times New Roman" w:hAnsi="Times New Roman" w:eastAsia="Times New Roman" w:cs="Times New Roman"/>
        </w:rPr>
      </w:pPr>
      <w:r w:rsidRPr="135D02F5">
        <w:rPr>
          <w:rFonts w:ascii="Times New Roman" w:hAnsi="Times New Roman" w:eastAsia="Times New Roman" w:cs="Times New Roman"/>
        </w:rPr>
        <w:t>Multiplication: O(M²)</w:t>
      </w:r>
    </w:p>
    <w:p w:rsidR="135D02F5" w:rsidP="00210EC7" w:rsidRDefault="135D02F5" w14:paraId="3F0ECD54" w14:textId="4D0C1BF4">
      <w:pPr>
        <w:pStyle w:val="ListParagraph"/>
        <w:numPr>
          <w:ilvl w:val="1"/>
          <w:numId w:val="74"/>
        </w:numPr>
        <w:spacing w:after="0"/>
        <w:jc w:val="both"/>
        <w:rPr>
          <w:rFonts w:ascii="Times New Roman" w:hAnsi="Times New Roman" w:eastAsia="Times New Roman" w:cs="Times New Roman"/>
        </w:rPr>
      </w:pPr>
      <w:r w:rsidRPr="135D02F5">
        <w:rPr>
          <w:rFonts w:ascii="Times New Roman" w:hAnsi="Times New Roman" w:eastAsia="Times New Roman" w:cs="Times New Roman"/>
        </w:rPr>
        <w:t>Inverse FFT: O(M² log M)</w:t>
      </w:r>
    </w:p>
    <w:p w:rsidR="135D02F5" w:rsidP="00210EC7" w:rsidRDefault="135D02F5" w14:paraId="39D13805" w14:textId="1C8352BD">
      <w:pPr>
        <w:pStyle w:val="ListParagraph"/>
        <w:numPr>
          <w:ilvl w:val="1"/>
          <w:numId w:val="74"/>
        </w:numPr>
        <w:spacing w:after="0"/>
        <w:jc w:val="both"/>
        <w:rPr>
          <w:rFonts w:ascii="Times New Roman" w:hAnsi="Times New Roman" w:eastAsia="Times New Roman" w:cs="Times New Roman"/>
        </w:rPr>
      </w:pPr>
      <w:r w:rsidRPr="135D02F5">
        <w:rPr>
          <w:rFonts w:ascii="Times New Roman" w:hAnsi="Times New Roman" w:eastAsia="Times New Roman" w:cs="Times New Roman"/>
        </w:rPr>
        <w:t>Total: O(M² log M)</w:t>
      </w:r>
    </w:p>
    <w:p w:rsidR="135D02F5" w:rsidP="135D02F5" w:rsidRDefault="135D02F5" w14:paraId="23BCCB95" w14:textId="54EF3592">
      <w:pPr>
        <w:spacing w:before="240" w:after="240"/>
        <w:jc w:val="both"/>
        <w:rPr>
          <w:rFonts w:ascii="Times New Roman" w:hAnsi="Times New Roman" w:eastAsia="Times New Roman" w:cs="Times New Roman"/>
          <w:b/>
          <w:bCs/>
        </w:rPr>
      </w:pPr>
      <w:r w:rsidRPr="135D02F5">
        <w:rPr>
          <w:rFonts w:ascii="Times New Roman" w:hAnsi="Times New Roman" w:eastAsia="Times New Roman" w:cs="Times New Roman"/>
          <w:b/>
          <w:bCs/>
        </w:rPr>
        <w:t>When is FFT-based convolution faster?</w:t>
      </w:r>
    </w:p>
    <w:p w:rsidR="135D02F5" w:rsidP="00210EC7" w:rsidRDefault="135D02F5" w14:paraId="20CB643F" w14:textId="39929F27">
      <w:pPr>
        <w:pStyle w:val="ListParagraph"/>
        <w:numPr>
          <w:ilvl w:val="0"/>
          <w:numId w:val="73"/>
        </w:numPr>
        <w:spacing w:after="0"/>
        <w:jc w:val="both"/>
        <w:rPr>
          <w:rFonts w:ascii="Times New Roman" w:hAnsi="Times New Roman" w:eastAsia="Times New Roman" w:cs="Times New Roman"/>
        </w:rPr>
      </w:pPr>
      <w:r w:rsidRPr="135D02F5">
        <w:rPr>
          <w:rFonts w:ascii="Times New Roman" w:hAnsi="Times New Roman" w:eastAsia="Times New Roman" w:cs="Times New Roman"/>
        </w:rPr>
        <w:t>For large kernels (K &gt; ~20)</w:t>
      </w:r>
    </w:p>
    <w:p w:rsidR="135D02F5" w:rsidP="00210EC7" w:rsidRDefault="135D02F5" w14:paraId="2E1AB6C7" w14:textId="3F6888C3">
      <w:pPr>
        <w:pStyle w:val="ListParagraph"/>
        <w:numPr>
          <w:ilvl w:val="0"/>
          <w:numId w:val="73"/>
        </w:numPr>
        <w:spacing w:after="0"/>
        <w:jc w:val="both"/>
        <w:rPr>
          <w:rFonts w:ascii="Times New Roman" w:hAnsi="Times New Roman" w:eastAsia="Times New Roman" w:cs="Times New Roman"/>
        </w:rPr>
      </w:pPr>
      <w:r w:rsidRPr="135D02F5">
        <w:rPr>
          <w:rFonts w:ascii="Times New Roman" w:hAnsi="Times New Roman" w:eastAsia="Times New Roman" w:cs="Times New Roman"/>
        </w:rPr>
        <w:t>For multiple convolutions dengan same kernel (FFT kernel once, reuse)</w:t>
      </w:r>
    </w:p>
    <w:p w:rsidR="135D02F5" w:rsidP="135D02F5" w:rsidRDefault="135D02F5" w14:paraId="02757300" w14:textId="00E3A975">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Practical Example:</w:t>
      </w:r>
      <w:r w:rsidRPr="135D02F5">
        <w:rPr>
          <w:rFonts w:ascii="Times New Roman" w:hAnsi="Times New Roman" w:eastAsia="Times New Roman" w:cs="Times New Roman"/>
        </w:rPr>
        <w:t xml:space="preserve"> Gaussian blur dengan σ=10:</w:t>
      </w:r>
    </w:p>
    <w:p w:rsidR="135D02F5" w:rsidP="00210EC7" w:rsidRDefault="135D02F5" w14:paraId="269455C5" w14:textId="61C856D0">
      <w:pPr>
        <w:pStyle w:val="ListParagraph"/>
        <w:numPr>
          <w:ilvl w:val="0"/>
          <w:numId w:val="72"/>
        </w:numPr>
        <w:spacing w:after="0"/>
        <w:rPr>
          <w:rFonts w:ascii="Times New Roman" w:hAnsi="Times New Roman" w:eastAsia="Times New Roman" w:cs="Times New Roman"/>
        </w:rPr>
      </w:pPr>
      <w:r w:rsidRPr="135D02F5">
        <w:rPr>
          <w:rFonts w:ascii="Times New Roman" w:hAnsi="Times New Roman" w:eastAsia="Times New Roman" w:cs="Times New Roman"/>
        </w:rPr>
        <w:t>Spatial domain kernel: ~61×61</w:t>
      </w:r>
    </w:p>
    <w:p w:rsidR="135D02F5" w:rsidP="00210EC7" w:rsidRDefault="135D02F5" w14:paraId="5C34F14E" w14:textId="37468BF4">
      <w:pPr>
        <w:pStyle w:val="ListParagraph"/>
        <w:numPr>
          <w:ilvl w:val="0"/>
          <w:numId w:val="72"/>
        </w:numPr>
        <w:spacing w:after="0"/>
        <w:rPr>
          <w:rFonts w:ascii="Times New Roman" w:hAnsi="Times New Roman" w:eastAsia="Times New Roman" w:cs="Times New Roman"/>
        </w:rPr>
      </w:pPr>
      <w:r w:rsidRPr="135D02F5">
        <w:rPr>
          <w:rFonts w:ascii="Times New Roman" w:hAnsi="Times New Roman" w:eastAsia="Times New Roman" w:cs="Times New Roman"/>
        </w:rPr>
        <w:t>FFT-based: Potentially 10-100× faster</w:t>
      </w:r>
    </w:p>
    <w:p w:rsidR="135D02F5" w:rsidP="135D02F5" w:rsidRDefault="135D02F5" w14:paraId="185F9CF3" w14:textId="6C18897D">
      <w:pPr>
        <w:spacing w:before="240" w:after="240"/>
        <w:rPr>
          <w:rFonts w:ascii="Times New Roman" w:hAnsi="Times New Roman" w:eastAsia="Times New Roman" w:cs="Times New Roman"/>
        </w:rPr>
      </w:pPr>
      <w:r w:rsidRPr="135D02F5">
        <w:rPr>
          <w:rFonts w:ascii="Times New Roman" w:hAnsi="Times New Roman" w:eastAsia="Times New Roman" w:cs="Times New Roman"/>
        </w:rPr>
        <w:t>Libraries seperti scipy.signal.fftconvolve() automatically use FFT untuk large kernels.</w:t>
      </w:r>
    </w:p>
    <w:p w:rsidR="135D02F5" w:rsidP="135D02F5" w:rsidRDefault="5190EF0B" w14:paraId="20017600" w14:textId="1DC2EB61">
      <w:pPr>
        <w:pStyle w:val="Heading3"/>
      </w:pPr>
      <w:bookmarkStart w:name="_Toc213102649" w:id="39"/>
      <w:r w:rsidRPr="5190EF0B">
        <w:t>2.2.11 Implementasi Praktis dan Contoh</w:t>
      </w:r>
      <w:bookmarkEnd w:id="39"/>
    </w:p>
    <w:p w:rsidR="135D02F5" w:rsidP="135D02F5" w:rsidRDefault="135D02F5" w14:paraId="32FA31E7" w14:textId="4848CBA2">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Contoh 1: Down-sampling dengan Anti-aliasing Comparison</w:t>
      </w:r>
    </w:p>
    <w:p w:rsidR="135D02F5" w:rsidP="135D02F5" w:rsidRDefault="135D02F5" w14:paraId="17E94DE0" w14:textId="752F8DA2">
      <w:pPr>
        <w:spacing w:after="0"/>
        <w:rPr>
          <w:rFonts w:ascii="Times New Roman" w:hAnsi="Times New Roman" w:eastAsia="Times New Roman" w:cs="Times New Roman"/>
        </w:rPr>
      </w:pPr>
      <w:r w:rsidRPr="135D02F5">
        <w:rPr>
          <w:rFonts w:ascii="Times New Roman" w:hAnsi="Times New Roman" w:eastAsia="Times New Roman" w:cs="Times New Roman"/>
        </w:rPr>
        <w:t>python</w:t>
      </w:r>
    </w:p>
    <w:p w:rsidR="135D02F5" w:rsidP="135D02F5" w:rsidRDefault="135D02F5" w14:paraId="0B07A45E" w14:textId="7FE8B86B">
      <w:pPr>
        <w:spacing w:after="0"/>
        <w:rPr>
          <w:rFonts w:ascii="Consolas" w:hAnsi="Consolas" w:eastAsia="Consolas" w:cs="Consolas"/>
          <w:color w:val="383A42"/>
        </w:rPr>
      </w:pPr>
      <w:r w:rsidRPr="135D02F5">
        <w:rPr>
          <w:rFonts w:ascii="Consolas" w:hAnsi="Consolas" w:eastAsia="Consolas" w:cs="Consolas"/>
          <w:color w:val="A626A4"/>
        </w:rPr>
        <w:t>from</w:t>
      </w:r>
      <w:r w:rsidRPr="135D02F5">
        <w:rPr>
          <w:rFonts w:ascii="Consolas" w:hAnsi="Consolas" w:eastAsia="Consolas" w:cs="Consolas"/>
          <w:color w:val="383A42"/>
        </w:rPr>
        <w:t xml:space="preserve"> skimage </w:t>
      </w:r>
      <w:r w:rsidRPr="135D02F5">
        <w:rPr>
          <w:rFonts w:ascii="Consolas" w:hAnsi="Consolas" w:eastAsia="Consolas" w:cs="Consolas"/>
          <w:color w:val="A626A4"/>
        </w:rPr>
        <w:t>import</w:t>
      </w:r>
      <w:r w:rsidRPr="135D02F5">
        <w:rPr>
          <w:rFonts w:ascii="Consolas" w:hAnsi="Consolas" w:eastAsia="Consolas" w:cs="Consolas"/>
          <w:color w:val="383A42"/>
        </w:rPr>
        <w:t xml:space="preserve"> io, transform</w:t>
      </w:r>
      <w:r>
        <w:br/>
      </w:r>
      <w:r w:rsidRPr="135D02F5">
        <w:rPr>
          <w:rFonts w:ascii="Consolas" w:hAnsi="Consolas" w:eastAsia="Consolas" w:cs="Consolas"/>
          <w:color w:val="A626A4"/>
        </w:rPr>
        <w:t>import</w:t>
      </w:r>
      <w:r w:rsidRPr="135D02F5">
        <w:rPr>
          <w:rFonts w:ascii="Consolas" w:hAnsi="Consolas" w:eastAsia="Consolas" w:cs="Consolas"/>
          <w:color w:val="383A42"/>
        </w:rPr>
        <w:t xml:space="preserve"> matplotlib.pyplot </w:t>
      </w:r>
      <w:r w:rsidRPr="135D02F5">
        <w:rPr>
          <w:rFonts w:ascii="Consolas" w:hAnsi="Consolas" w:eastAsia="Consolas" w:cs="Consolas"/>
          <w:color w:val="A626A4"/>
        </w:rPr>
        <w:t>as</w:t>
      </w:r>
      <w:r w:rsidRPr="135D02F5">
        <w:rPr>
          <w:rFonts w:ascii="Consolas" w:hAnsi="Consolas" w:eastAsia="Consolas" w:cs="Consolas"/>
          <w:color w:val="383A42"/>
        </w:rPr>
        <w:t xml:space="preserve"> plt</w:t>
      </w:r>
      <w:r>
        <w:br/>
      </w:r>
      <w:r>
        <w:br/>
      </w:r>
      <w:r w:rsidRPr="135D02F5">
        <w:rPr>
          <w:rFonts w:ascii="Consolas" w:hAnsi="Consolas" w:eastAsia="Consolas" w:cs="Consolas"/>
          <w:i/>
          <w:iCs/>
          <w:color w:val="A0A1A7"/>
        </w:rPr>
        <w:t># Baca image</w:t>
      </w:r>
      <w:r>
        <w:br/>
      </w:r>
      <w:r w:rsidRPr="135D02F5">
        <w:rPr>
          <w:rFonts w:ascii="Consolas" w:hAnsi="Consolas" w:eastAsia="Consolas" w:cs="Consolas"/>
          <w:color w:val="383A42"/>
        </w:rPr>
        <w:t xml:space="preserve">im </w:t>
      </w:r>
      <w:r w:rsidRPr="135D02F5">
        <w:rPr>
          <w:rFonts w:ascii="Consolas" w:hAnsi="Consolas" w:eastAsia="Consolas" w:cs="Consolas"/>
          <w:color w:val="4078F2"/>
        </w:rPr>
        <w:t>=</w:t>
      </w:r>
      <w:r w:rsidRPr="135D02F5">
        <w:rPr>
          <w:rFonts w:ascii="Consolas" w:hAnsi="Consolas" w:eastAsia="Consolas" w:cs="Consolas"/>
          <w:color w:val="383A42"/>
        </w:rPr>
        <w:t xml:space="preserve"> io.imread(</w:t>
      </w:r>
      <w:r w:rsidRPr="135D02F5">
        <w:rPr>
          <w:rFonts w:ascii="Consolas" w:hAnsi="Consolas" w:eastAsia="Consolas" w:cs="Consolas"/>
          <w:color w:val="50A14F"/>
        </w:rPr>
        <w:t>'high_res_image.jpg'</w:t>
      </w:r>
      <w:r w:rsidRPr="135D02F5">
        <w:rPr>
          <w:rFonts w:ascii="Consolas" w:hAnsi="Consolas" w:eastAsia="Consolas" w:cs="Consolas"/>
          <w:color w:val="383A42"/>
        </w:rPr>
        <w:t>)</w:t>
      </w:r>
      <w:r>
        <w:br/>
      </w:r>
      <w:r>
        <w:br/>
      </w:r>
      <w:r w:rsidRPr="135D02F5">
        <w:rPr>
          <w:rFonts w:ascii="Consolas" w:hAnsi="Consolas" w:eastAsia="Consolas" w:cs="Consolas"/>
          <w:i/>
          <w:iCs/>
          <w:color w:val="A0A1A7"/>
        </w:rPr>
        <w:t># Down-sample TANPA anti-aliasing</w:t>
      </w:r>
      <w:r>
        <w:br/>
      </w:r>
      <w:r w:rsidRPr="135D02F5">
        <w:rPr>
          <w:rFonts w:ascii="Consolas" w:hAnsi="Consolas" w:eastAsia="Consolas" w:cs="Consolas"/>
          <w:color w:val="383A42"/>
        </w:rPr>
        <w:t xml:space="preserve">im_bad </w:t>
      </w:r>
      <w:r w:rsidRPr="135D02F5">
        <w:rPr>
          <w:rFonts w:ascii="Consolas" w:hAnsi="Consolas" w:eastAsia="Consolas" w:cs="Consolas"/>
          <w:color w:val="4078F2"/>
        </w:rPr>
        <w:t>=</w:t>
      </w:r>
      <w:r w:rsidRPr="135D02F5">
        <w:rPr>
          <w:rFonts w:ascii="Consolas" w:hAnsi="Consolas" w:eastAsia="Consolas" w:cs="Consolas"/>
          <w:color w:val="383A42"/>
        </w:rPr>
        <w:t xml:space="preserve"> transform.rescale(im, </w:t>
      </w:r>
      <w:r w:rsidRPr="135D02F5">
        <w:rPr>
          <w:rFonts w:ascii="Consolas" w:hAnsi="Consolas" w:eastAsia="Consolas" w:cs="Consolas"/>
          <w:color w:val="B76B01"/>
        </w:rPr>
        <w:t>0.25</w:t>
      </w:r>
      <w:r w:rsidRPr="135D02F5">
        <w:rPr>
          <w:rFonts w:ascii="Consolas" w:hAnsi="Consolas" w:eastAsia="Consolas" w:cs="Consolas"/>
          <w:color w:val="383A42"/>
        </w:rPr>
        <w:t>, anti_aliasing</w:t>
      </w:r>
      <w:r w:rsidRPr="135D02F5">
        <w:rPr>
          <w:rFonts w:ascii="Consolas" w:hAnsi="Consolas" w:eastAsia="Consolas" w:cs="Consolas"/>
          <w:color w:val="4078F2"/>
        </w:rPr>
        <w:t>=</w:t>
      </w:r>
      <w:r w:rsidRPr="135D02F5">
        <w:rPr>
          <w:rFonts w:ascii="Consolas" w:hAnsi="Consolas" w:eastAsia="Consolas" w:cs="Consolas"/>
          <w:color w:val="B76B01"/>
        </w:rPr>
        <w:t>False</w:t>
      </w:r>
      <w:r w:rsidRPr="135D02F5">
        <w:rPr>
          <w:rFonts w:ascii="Consolas" w:hAnsi="Consolas" w:eastAsia="Consolas" w:cs="Consolas"/>
          <w:color w:val="383A42"/>
        </w:rPr>
        <w:t>, multichannel</w:t>
      </w:r>
      <w:r w:rsidRPr="135D02F5">
        <w:rPr>
          <w:rFonts w:ascii="Consolas" w:hAnsi="Consolas" w:eastAsia="Consolas" w:cs="Consolas"/>
          <w:color w:val="4078F2"/>
        </w:rPr>
        <w:t>=</w:t>
      </w:r>
      <w:r w:rsidRPr="135D02F5">
        <w:rPr>
          <w:rFonts w:ascii="Consolas" w:hAnsi="Consolas" w:eastAsia="Consolas" w:cs="Consolas"/>
          <w:color w:val="B76B01"/>
        </w:rPr>
        <w:t>True</w:t>
      </w:r>
      <w:r w:rsidRPr="135D02F5">
        <w:rPr>
          <w:rFonts w:ascii="Consolas" w:hAnsi="Consolas" w:eastAsia="Consolas" w:cs="Consolas"/>
          <w:color w:val="383A42"/>
        </w:rPr>
        <w:t>)</w:t>
      </w:r>
      <w:r>
        <w:br/>
      </w:r>
      <w:r>
        <w:br/>
      </w:r>
      <w:r w:rsidRPr="135D02F5">
        <w:rPr>
          <w:rFonts w:ascii="Consolas" w:hAnsi="Consolas" w:eastAsia="Consolas" w:cs="Consolas"/>
          <w:i/>
          <w:iCs/>
          <w:color w:val="A0A1A7"/>
        </w:rPr>
        <w:t># Down-sample DENGAN anti-aliasing</w:t>
      </w:r>
      <w:r>
        <w:br/>
      </w:r>
      <w:r w:rsidRPr="135D02F5">
        <w:rPr>
          <w:rFonts w:ascii="Consolas" w:hAnsi="Consolas" w:eastAsia="Consolas" w:cs="Consolas"/>
          <w:color w:val="383A42"/>
        </w:rPr>
        <w:t xml:space="preserve">im_good </w:t>
      </w:r>
      <w:r w:rsidRPr="135D02F5">
        <w:rPr>
          <w:rFonts w:ascii="Consolas" w:hAnsi="Consolas" w:eastAsia="Consolas" w:cs="Consolas"/>
          <w:color w:val="4078F2"/>
        </w:rPr>
        <w:t>=</w:t>
      </w:r>
      <w:r w:rsidRPr="135D02F5">
        <w:rPr>
          <w:rFonts w:ascii="Consolas" w:hAnsi="Consolas" w:eastAsia="Consolas" w:cs="Consolas"/>
          <w:color w:val="383A42"/>
        </w:rPr>
        <w:t xml:space="preserve"> transform.rescale(im, </w:t>
      </w:r>
      <w:r w:rsidRPr="135D02F5">
        <w:rPr>
          <w:rFonts w:ascii="Consolas" w:hAnsi="Consolas" w:eastAsia="Consolas" w:cs="Consolas"/>
          <w:color w:val="B76B01"/>
        </w:rPr>
        <w:t>0.25</w:t>
      </w:r>
      <w:r w:rsidRPr="135D02F5">
        <w:rPr>
          <w:rFonts w:ascii="Consolas" w:hAnsi="Consolas" w:eastAsia="Consolas" w:cs="Consolas"/>
          <w:color w:val="383A42"/>
        </w:rPr>
        <w:t>, anti_aliasing</w:t>
      </w:r>
      <w:r w:rsidRPr="135D02F5">
        <w:rPr>
          <w:rFonts w:ascii="Consolas" w:hAnsi="Consolas" w:eastAsia="Consolas" w:cs="Consolas"/>
          <w:color w:val="4078F2"/>
        </w:rPr>
        <w:t>=</w:t>
      </w:r>
      <w:r w:rsidRPr="135D02F5">
        <w:rPr>
          <w:rFonts w:ascii="Consolas" w:hAnsi="Consolas" w:eastAsia="Consolas" w:cs="Consolas"/>
          <w:color w:val="B76B01"/>
        </w:rPr>
        <w:t>True</w:t>
      </w:r>
      <w:r w:rsidRPr="135D02F5">
        <w:rPr>
          <w:rFonts w:ascii="Consolas" w:hAnsi="Consolas" w:eastAsia="Consolas" w:cs="Consolas"/>
          <w:color w:val="383A42"/>
        </w:rPr>
        <w:t>, multichannel</w:t>
      </w:r>
      <w:r w:rsidRPr="135D02F5">
        <w:rPr>
          <w:rFonts w:ascii="Consolas" w:hAnsi="Consolas" w:eastAsia="Consolas" w:cs="Consolas"/>
          <w:color w:val="4078F2"/>
        </w:rPr>
        <w:t>=</w:t>
      </w:r>
      <w:r w:rsidRPr="135D02F5">
        <w:rPr>
          <w:rFonts w:ascii="Consolas" w:hAnsi="Consolas" w:eastAsia="Consolas" w:cs="Consolas"/>
          <w:color w:val="B76B01"/>
        </w:rPr>
        <w:t>True</w:t>
      </w:r>
      <w:r w:rsidRPr="135D02F5">
        <w:rPr>
          <w:rFonts w:ascii="Consolas" w:hAnsi="Consolas" w:eastAsia="Consolas" w:cs="Consolas"/>
          <w:color w:val="383A42"/>
        </w:rPr>
        <w:t>)</w:t>
      </w:r>
      <w:r>
        <w:br/>
      </w:r>
      <w:r>
        <w:br/>
      </w:r>
      <w:r w:rsidRPr="135D02F5">
        <w:rPr>
          <w:rFonts w:ascii="Consolas" w:hAnsi="Consolas" w:eastAsia="Consolas" w:cs="Consolas"/>
          <w:i/>
          <w:iCs/>
          <w:color w:val="A0A1A7"/>
        </w:rPr>
        <w:t># Display comparison</w:t>
      </w:r>
      <w:r>
        <w:br/>
      </w:r>
      <w:r w:rsidRPr="135D02F5">
        <w:rPr>
          <w:rFonts w:ascii="Consolas" w:hAnsi="Consolas" w:eastAsia="Consolas" w:cs="Consolas"/>
          <w:color w:val="383A42"/>
        </w:rPr>
        <w:t xml:space="preserve">fig, axes </w:t>
      </w:r>
      <w:r w:rsidRPr="135D02F5">
        <w:rPr>
          <w:rFonts w:ascii="Consolas" w:hAnsi="Consolas" w:eastAsia="Consolas" w:cs="Consolas"/>
          <w:color w:val="4078F2"/>
        </w:rPr>
        <w:t>=</w:t>
      </w:r>
      <w:r w:rsidRPr="135D02F5">
        <w:rPr>
          <w:rFonts w:ascii="Consolas" w:hAnsi="Consolas" w:eastAsia="Consolas" w:cs="Consolas"/>
          <w:color w:val="383A42"/>
        </w:rPr>
        <w:t xml:space="preserve"> plt.subplots(</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B76B01"/>
        </w:rPr>
        <w:t>3</w:t>
      </w:r>
      <w:r w:rsidRPr="135D02F5">
        <w:rPr>
          <w:rFonts w:ascii="Consolas" w:hAnsi="Consolas" w:eastAsia="Consolas" w:cs="Consolas"/>
          <w:color w:val="383A42"/>
        </w:rPr>
        <w:t>, figsize</w:t>
      </w:r>
      <w:r w:rsidRPr="135D02F5">
        <w:rPr>
          <w:rFonts w:ascii="Consolas" w:hAnsi="Consolas" w:eastAsia="Consolas" w:cs="Consolas"/>
          <w:color w:val="4078F2"/>
        </w:rPr>
        <w:t>=</w:t>
      </w:r>
      <w:r w:rsidRPr="135D02F5">
        <w:rPr>
          <w:rFonts w:ascii="Consolas" w:hAnsi="Consolas" w:eastAsia="Consolas" w:cs="Consolas"/>
          <w:color w:val="383A42"/>
        </w:rPr>
        <w:t>(</w:t>
      </w:r>
      <w:r w:rsidRPr="135D02F5">
        <w:rPr>
          <w:rFonts w:ascii="Consolas" w:hAnsi="Consolas" w:eastAsia="Consolas" w:cs="Consolas"/>
          <w:color w:val="B76B01"/>
        </w:rPr>
        <w:t>15</w:t>
      </w:r>
      <w:r w:rsidRPr="135D02F5">
        <w:rPr>
          <w:rFonts w:ascii="Consolas" w:hAnsi="Consolas" w:eastAsia="Consolas" w:cs="Consolas"/>
          <w:color w:val="383A42"/>
        </w:rPr>
        <w:t xml:space="preserve">, </w:t>
      </w:r>
      <w:r w:rsidRPr="135D02F5">
        <w:rPr>
          <w:rFonts w:ascii="Consolas" w:hAnsi="Consolas" w:eastAsia="Consolas" w:cs="Consolas"/>
          <w:color w:val="B76B01"/>
        </w:rPr>
        <w:t>5</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0</w:t>
      </w:r>
      <w:r w:rsidRPr="135D02F5">
        <w:rPr>
          <w:rFonts w:ascii="Consolas" w:hAnsi="Consolas" w:eastAsia="Consolas" w:cs="Consolas"/>
          <w:color w:val="383A42"/>
        </w:rPr>
        <w:t>].imshow(im)</w:t>
      </w:r>
      <w:r>
        <w:br/>
      </w:r>
      <w:r w:rsidRPr="135D02F5">
        <w:rPr>
          <w:rFonts w:ascii="Consolas" w:hAnsi="Consolas" w:eastAsia="Consolas" w:cs="Consolas"/>
          <w:color w:val="383A42"/>
        </w:rPr>
        <w:t>axes[</w:t>
      </w:r>
      <w:r w:rsidRPr="135D02F5">
        <w:rPr>
          <w:rFonts w:ascii="Consolas" w:hAnsi="Consolas" w:eastAsia="Consolas" w:cs="Consolas"/>
          <w:color w:val="B76B01"/>
        </w:rPr>
        <w:t>0</w:t>
      </w:r>
      <w:r w:rsidRPr="135D02F5">
        <w:rPr>
          <w:rFonts w:ascii="Consolas" w:hAnsi="Consolas" w:eastAsia="Consolas" w:cs="Consolas"/>
          <w:color w:val="383A42"/>
        </w:rPr>
        <w:t>].set_title(</w:t>
      </w:r>
      <w:r w:rsidRPr="135D02F5">
        <w:rPr>
          <w:rFonts w:ascii="Consolas" w:hAnsi="Consolas" w:eastAsia="Consolas" w:cs="Consolas"/>
          <w:color w:val="50A14F"/>
        </w:rPr>
        <w:t>'Original'</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1</w:t>
      </w:r>
      <w:r w:rsidRPr="135D02F5">
        <w:rPr>
          <w:rFonts w:ascii="Consolas" w:hAnsi="Consolas" w:eastAsia="Consolas" w:cs="Consolas"/>
          <w:color w:val="383A42"/>
        </w:rPr>
        <w:t>].imshow(im_bad)</w:t>
      </w:r>
      <w:r>
        <w:br/>
      </w:r>
      <w:r w:rsidRPr="135D02F5">
        <w:rPr>
          <w:rFonts w:ascii="Consolas" w:hAnsi="Consolas" w:eastAsia="Consolas" w:cs="Consolas"/>
          <w:color w:val="383A42"/>
        </w:rPr>
        <w:t>axes[</w:t>
      </w:r>
      <w:r w:rsidRPr="135D02F5">
        <w:rPr>
          <w:rFonts w:ascii="Consolas" w:hAnsi="Consolas" w:eastAsia="Consolas" w:cs="Consolas"/>
          <w:color w:val="B76B01"/>
        </w:rPr>
        <w:t>1</w:t>
      </w:r>
      <w:r w:rsidRPr="135D02F5">
        <w:rPr>
          <w:rFonts w:ascii="Consolas" w:hAnsi="Consolas" w:eastAsia="Consolas" w:cs="Consolas"/>
          <w:color w:val="383A42"/>
        </w:rPr>
        <w:t>].set_title(</w:t>
      </w:r>
      <w:r w:rsidRPr="135D02F5">
        <w:rPr>
          <w:rFonts w:ascii="Consolas" w:hAnsi="Consolas" w:eastAsia="Consolas" w:cs="Consolas"/>
          <w:color w:val="50A14F"/>
        </w:rPr>
        <w:t>'Without Anti-aliasing (Aliased)'</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2</w:t>
      </w:r>
      <w:r w:rsidRPr="135D02F5">
        <w:rPr>
          <w:rFonts w:ascii="Consolas" w:hAnsi="Consolas" w:eastAsia="Consolas" w:cs="Consolas"/>
          <w:color w:val="383A42"/>
        </w:rPr>
        <w:t>].imshow(im_good)</w:t>
      </w:r>
      <w:r>
        <w:br/>
      </w:r>
      <w:r w:rsidRPr="135D02F5">
        <w:rPr>
          <w:rFonts w:ascii="Consolas" w:hAnsi="Consolas" w:eastAsia="Consolas" w:cs="Consolas"/>
          <w:color w:val="383A42"/>
        </w:rPr>
        <w:t>axes[</w:t>
      </w:r>
      <w:r w:rsidRPr="135D02F5">
        <w:rPr>
          <w:rFonts w:ascii="Consolas" w:hAnsi="Consolas" w:eastAsia="Consolas" w:cs="Consolas"/>
          <w:color w:val="B76B01"/>
        </w:rPr>
        <w:t>2</w:t>
      </w:r>
      <w:r w:rsidRPr="135D02F5">
        <w:rPr>
          <w:rFonts w:ascii="Consolas" w:hAnsi="Consolas" w:eastAsia="Consolas" w:cs="Consolas"/>
          <w:color w:val="383A42"/>
        </w:rPr>
        <w:t>].set_title(</w:t>
      </w:r>
      <w:r w:rsidRPr="135D02F5">
        <w:rPr>
          <w:rFonts w:ascii="Consolas" w:hAnsi="Consolas" w:eastAsia="Consolas" w:cs="Consolas"/>
          <w:color w:val="50A14F"/>
        </w:rPr>
        <w:t>'With Anti-aliasing (Clean)'</w:t>
      </w:r>
      <w:r w:rsidRPr="135D02F5">
        <w:rPr>
          <w:rFonts w:ascii="Consolas" w:hAnsi="Consolas" w:eastAsia="Consolas" w:cs="Consolas"/>
          <w:color w:val="383A42"/>
        </w:rPr>
        <w:t>)</w:t>
      </w:r>
      <w:r>
        <w:br/>
      </w:r>
      <w:r>
        <w:br/>
      </w:r>
      <w:r w:rsidRPr="135D02F5">
        <w:rPr>
          <w:rFonts w:ascii="Consolas" w:hAnsi="Consolas" w:eastAsia="Consolas" w:cs="Consolas"/>
          <w:color w:val="A626A4"/>
        </w:rPr>
        <w:t>for</w:t>
      </w:r>
      <w:r w:rsidRPr="135D02F5">
        <w:rPr>
          <w:rFonts w:ascii="Consolas" w:hAnsi="Consolas" w:eastAsia="Consolas" w:cs="Consolas"/>
          <w:color w:val="383A42"/>
        </w:rPr>
        <w:t xml:space="preserve"> ax </w:t>
      </w:r>
      <w:r w:rsidRPr="135D02F5">
        <w:rPr>
          <w:rFonts w:ascii="Consolas" w:hAnsi="Consolas" w:eastAsia="Consolas" w:cs="Consolas"/>
          <w:color w:val="A626A4"/>
        </w:rPr>
        <w:t>in</w:t>
      </w:r>
      <w:r w:rsidRPr="135D02F5">
        <w:rPr>
          <w:rFonts w:ascii="Consolas" w:hAnsi="Consolas" w:eastAsia="Consolas" w:cs="Consolas"/>
          <w:color w:val="383A42"/>
        </w:rPr>
        <w:t xml:space="preserve"> axes:</w:t>
      </w:r>
      <w:r>
        <w:br/>
      </w:r>
      <w:r w:rsidRPr="135D02F5">
        <w:rPr>
          <w:rFonts w:ascii="Consolas" w:hAnsi="Consolas" w:eastAsia="Consolas" w:cs="Consolas"/>
          <w:color w:val="383A42"/>
        </w:rPr>
        <w:t xml:space="preserve">    ax.axis(</w:t>
      </w:r>
      <w:r w:rsidRPr="135D02F5">
        <w:rPr>
          <w:rFonts w:ascii="Consolas" w:hAnsi="Consolas" w:eastAsia="Consolas" w:cs="Consolas"/>
          <w:color w:val="50A14F"/>
        </w:rPr>
        <w:t>'off'</w:t>
      </w:r>
      <w:r w:rsidRPr="135D02F5">
        <w:rPr>
          <w:rFonts w:ascii="Consolas" w:hAnsi="Consolas" w:eastAsia="Consolas" w:cs="Consolas"/>
          <w:color w:val="383A42"/>
        </w:rPr>
        <w:t>)</w:t>
      </w:r>
      <w:r>
        <w:br/>
      </w:r>
      <w:r w:rsidRPr="135D02F5">
        <w:rPr>
          <w:rFonts w:ascii="Consolas" w:hAnsi="Consolas" w:eastAsia="Consolas" w:cs="Consolas"/>
          <w:color w:val="383A42"/>
        </w:rPr>
        <w:t>plt.tight_layout()</w:t>
      </w:r>
      <w:r>
        <w:br/>
      </w:r>
      <w:r w:rsidRPr="135D02F5">
        <w:rPr>
          <w:rFonts w:ascii="Consolas" w:hAnsi="Consolas" w:eastAsia="Consolas" w:cs="Consolas"/>
          <w:color w:val="383A42"/>
        </w:rPr>
        <w:t>plt.show()</w:t>
      </w:r>
    </w:p>
    <w:p w:rsidR="135D02F5" w:rsidP="135D02F5" w:rsidRDefault="135D02F5" w14:paraId="1963BE32" w14:textId="1E549F5E">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b/>
          <w:bCs/>
        </w:rPr>
        <w:t>Output yang diharapkan:</w:t>
      </w:r>
      <w:r w:rsidRPr="135D02F5">
        <w:rPr>
          <w:rFonts w:ascii="Times New Roman" w:hAnsi="Times New Roman" w:eastAsia="Times New Roman" w:cs="Times New Roman"/>
        </w:rPr>
        <w:t xml:space="preserve"> Tiga gambar menunjukkan image tanpa anti-aliasing memiliki artifacts/moiré patterns yang hilang pada image dengan anti-aliasing.</w:t>
      </w:r>
    </w:p>
    <w:p w:rsidR="135D02F5" w:rsidP="135D02F5" w:rsidRDefault="135D02F5" w14:paraId="710B5C9B" w14:textId="09587E0E">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Contoh 2: FFT Spectrum Visualization</w:t>
      </w:r>
    </w:p>
    <w:p w:rsidR="135D02F5" w:rsidP="135D02F5" w:rsidRDefault="135D02F5" w14:paraId="7603A3E4" w14:textId="182C8B4F">
      <w:pPr>
        <w:spacing w:after="0"/>
        <w:rPr>
          <w:rFonts w:ascii="Times New Roman" w:hAnsi="Times New Roman" w:eastAsia="Times New Roman" w:cs="Times New Roman"/>
        </w:rPr>
      </w:pPr>
      <w:r w:rsidRPr="135D02F5">
        <w:rPr>
          <w:rFonts w:ascii="Times New Roman" w:hAnsi="Times New Roman" w:eastAsia="Times New Roman" w:cs="Times New Roman"/>
        </w:rPr>
        <w:t>python</w:t>
      </w:r>
    </w:p>
    <w:p w:rsidR="135D02F5" w:rsidP="135D02F5" w:rsidRDefault="135D02F5" w14:paraId="1F3DD325" w14:textId="03E1454C">
      <w:pPr>
        <w:spacing w:after="0"/>
        <w:rPr>
          <w:rFonts w:ascii="Consolas" w:hAnsi="Consolas" w:eastAsia="Consolas" w:cs="Consolas"/>
          <w:color w:val="383A42"/>
        </w:rPr>
      </w:pPr>
      <w:r w:rsidRPr="135D02F5">
        <w:rPr>
          <w:rFonts w:ascii="Consolas" w:hAnsi="Consolas" w:eastAsia="Consolas" w:cs="Consolas"/>
          <w:color w:val="A626A4"/>
        </w:rPr>
        <w:t>import</w:t>
      </w:r>
      <w:r w:rsidRPr="135D02F5">
        <w:rPr>
          <w:rFonts w:ascii="Consolas" w:hAnsi="Consolas" w:eastAsia="Consolas" w:cs="Consolas"/>
          <w:color w:val="383A42"/>
        </w:rPr>
        <w:t xml:space="preserve"> numpy </w:t>
      </w:r>
      <w:r w:rsidRPr="135D02F5">
        <w:rPr>
          <w:rFonts w:ascii="Consolas" w:hAnsi="Consolas" w:eastAsia="Consolas" w:cs="Consolas"/>
          <w:color w:val="A626A4"/>
        </w:rPr>
        <w:t>as</w:t>
      </w:r>
      <w:r w:rsidRPr="135D02F5">
        <w:rPr>
          <w:rFonts w:ascii="Consolas" w:hAnsi="Consolas" w:eastAsia="Consolas" w:cs="Consolas"/>
          <w:color w:val="383A42"/>
        </w:rPr>
        <w:t xml:space="preserve"> np</w:t>
      </w:r>
      <w:r>
        <w:br/>
      </w:r>
      <w:r w:rsidRPr="135D02F5">
        <w:rPr>
          <w:rFonts w:ascii="Consolas" w:hAnsi="Consolas" w:eastAsia="Consolas" w:cs="Consolas"/>
          <w:color w:val="A626A4"/>
        </w:rPr>
        <w:t>import</w:t>
      </w:r>
      <w:r w:rsidRPr="135D02F5">
        <w:rPr>
          <w:rFonts w:ascii="Consolas" w:hAnsi="Consolas" w:eastAsia="Consolas" w:cs="Consolas"/>
          <w:color w:val="383A42"/>
        </w:rPr>
        <w:t xml:space="preserve"> matplotlib.pyplot </w:t>
      </w:r>
      <w:r w:rsidRPr="135D02F5">
        <w:rPr>
          <w:rFonts w:ascii="Consolas" w:hAnsi="Consolas" w:eastAsia="Consolas" w:cs="Consolas"/>
          <w:color w:val="A626A4"/>
        </w:rPr>
        <w:t>as</w:t>
      </w:r>
      <w:r w:rsidRPr="135D02F5">
        <w:rPr>
          <w:rFonts w:ascii="Consolas" w:hAnsi="Consolas" w:eastAsia="Consolas" w:cs="Consolas"/>
          <w:color w:val="383A42"/>
        </w:rPr>
        <w:t xml:space="preserve"> plt</w:t>
      </w:r>
      <w:r>
        <w:br/>
      </w:r>
      <w:r w:rsidRPr="135D02F5">
        <w:rPr>
          <w:rFonts w:ascii="Consolas" w:hAnsi="Consolas" w:eastAsia="Consolas" w:cs="Consolas"/>
          <w:color w:val="A626A4"/>
        </w:rPr>
        <w:t>from</w:t>
      </w:r>
      <w:r w:rsidRPr="135D02F5">
        <w:rPr>
          <w:rFonts w:ascii="Consolas" w:hAnsi="Consolas" w:eastAsia="Consolas" w:cs="Consolas"/>
          <w:color w:val="383A42"/>
        </w:rPr>
        <w:t xml:space="preserve"> skimage </w:t>
      </w:r>
      <w:r w:rsidRPr="135D02F5">
        <w:rPr>
          <w:rFonts w:ascii="Consolas" w:hAnsi="Consolas" w:eastAsia="Consolas" w:cs="Consolas"/>
          <w:color w:val="A626A4"/>
        </w:rPr>
        <w:t>import</w:t>
      </w:r>
      <w:r w:rsidRPr="135D02F5">
        <w:rPr>
          <w:rFonts w:ascii="Consolas" w:hAnsi="Consolas" w:eastAsia="Consolas" w:cs="Consolas"/>
          <w:color w:val="383A42"/>
        </w:rPr>
        <w:t xml:space="preserve"> io, color</w:t>
      </w:r>
      <w:r>
        <w:br/>
      </w:r>
      <w:r>
        <w:br/>
      </w:r>
      <w:r w:rsidRPr="135D02F5">
        <w:rPr>
          <w:rFonts w:ascii="Consolas" w:hAnsi="Consolas" w:eastAsia="Consolas" w:cs="Consolas"/>
          <w:i/>
          <w:iCs/>
          <w:color w:val="A0A1A7"/>
        </w:rPr>
        <w:t># Baca dan convert ke grayscale</w:t>
      </w:r>
      <w:r>
        <w:br/>
      </w:r>
      <w:r w:rsidRPr="135D02F5">
        <w:rPr>
          <w:rFonts w:ascii="Consolas" w:hAnsi="Consolas" w:eastAsia="Consolas" w:cs="Consolas"/>
          <w:color w:val="383A42"/>
        </w:rPr>
        <w:t xml:space="preserve">im </w:t>
      </w:r>
      <w:r w:rsidRPr="135D02F5">
        <w:rPr>
          <w:rFonts w:ascii="Consolas" w:hAnsi="Consolas" w:eastAsia="Consolas" w:cs="Consolas"/>
          <w:color w:val="4078F2"/>
        </w:rPr>
        <w:t>=</w:t>
      </w:r>
      <w:r w:rsidRPr="135D02F5">
        <w:rPr>
          <w:rFonts w:ascii="Consolas" w:hAnsi="Consolas" w:eastAsia="Consolas" w:cs="Consolas"/>
          <w:color w:val="383A42"/>
        </w:rPr>
        <w:t xml:space="preserve"> color.rgb2gray(io.imread(</w:t>
      </w:r>
      <w:r w:rsidRPr="135D02F5">
        <w:rPr>
          <w:rFonts w:ascii="Consolas" w:hAnsi="Consolas" w:eastAsia="Consolas" w:cs="Consolas"/>
          <w:color w:val="50A14F"/>
        </w:rPr>
        <w:t>'image.jpg'</w:t>
      </w:r>
      <w:r w:rsidRPr="135D02F5">
        <w:rPr>
          <w:rFonts w:ascii="Consolas" w:hAnsi="Consolas" w:eastAsia="Consolas" w:cs="Consolas"/>
          <w:color w:val="383A42"/>
        </w:rPr>
        <w:t>))</w:t>
      </w:r>
      <w:r>
        <w:br/>
      </w:r>
      <w:r>
        <w:br/>
      </w:r>
      <w:r w:rsidRPr="135D02F5">
        <w:rPr>
          <w:rFonts w:ascii="Consolas" w:hAnsi="Consolas" w:eastAsia="Consolas" w:cs="Consolas"/>
          <w:i/>
          <w:iCs/>
          <w:color w:val="A0A1A7"/>
        </w:rPr>
        <w:t># Compute FFT</w:t>
      </w:r>
      <w:r>
        <w:br/>
      </w:r>
      <w:r w:rsidRPr="135D02F5">
        <w:rPr>
          <w:rFonts w:ascii="Consolas" w:hAnsi="Consolas" w:eastAsia="Consolas" w:cs="Consolas"/>
          <w:color w:val="383A42"/>
        </w:rPr>
        <w:t xml:space="preserve">fft </w:t>
      </w:r>
      <w:r w:rsidRPr="135D02F5">
        <w:rPr>
          <w:rFonts w:ascii="Consolas" w:hAnsi="Consolas" w:eastAsia="Consolas" w:cs="Consolas"/>
          <w:color w:val="4078F2"/>
        </w:rPr>
        <w:t>=</w:t>
      </w:r>
      <w:r w:rsidRPr="135D02F5">
        <w:rPr>
          <w:rFonts w:ascii="Consolas" w:hAnsi="Consolas" w:eastAsia="Consolas" w:cs="Consolas"/>
          <w:color w:val="383A42"/>
        </w:rPr>
        <w:t xml:space="preserve"> np.fft.fft2(im)</w:t>
      </w:r>
      <w:r>
        <w:br/>
      </w:r>
      <w:r w:rsidRPr="135D02F5">
        <w:rPr>
          <w:rFonts w:ascii="Consolas" w:hAnsi="Consolas" w:eastAsia="Consolas" w:cs="Consolas"/>
          <w:color w:val="383A42"/>
        </w:rPr>
        <w:t xml:space="preserve">fft_shifted </w:t>
      </w:r>
      <w:r w:rsidRPr="135D02F5">
        <w:rPr>
          <w:rFonts w:ascii="Consolas" w:hAnsi="Consolas" w:eastAsia="Consolas" w:cs="Consolas"/>
          <w:color w:val="4078F2"/>
        </w:rPr>
        <w:t>=</w:t>
      </w:r>
      <w:r w:rsidRPr="135D02F5">
        <w:rPr>
          <w:rFonts w:ascii="Consolas" w:hAnsi="Consolas" w:eastAsia="Consolas" w:cs="Consolas"/>
          <w:color w:val="383A42"/>
        </w:rPr>
        <w:t xml:space="preserve"> np.fft.fftshift(fft)</w:t>
      </w:r>
      <w:r>
        <w:br/>
      </w:r>
      <w:r>
        <w:br/>
      </w:r>
      <w:r w:rsidRPr="135D02F5">
        <w:rPr>
          <w:rFonts w:ascii="Consolas" w:hAnsi="Consolas" w:eastAsia="Consolas" w:cs="Consolas"/>
          <w:i/>
          <w:iCs/>
          <w:color w:val="A0A1A7"/>
        </w:rPr>
        <w:t># Compute magnitude spectrum (log scale untuk visibility)</w:t>
      </w:r>
      <w:r>
        <w:br/>
      </w:r>
      <w:r w:rsidRPr="135D02F5">
        <w:rPr>
          <w:rFonts w:ascii="Consolas" w:hAnsi="Consolas" w:eastAsia="Consolas" w:cs="Consolas"/>
          <w:color w:val="383A42"/>
        </w:rPr>
        <w:t xml:space="preserve">magnitude </w:t>
      </w:r>
      <w:r w:rsidRPr="135D02F5">
        <w:rPr>
          <w:rFonts w:ascii="Consolas" w:hAnsi="Consolas" w:eastAsia="Consolas" w:cs="Consolas"/>
          <w:color w:val="4078F2"/>
        </w:rPr>
        <w:t>=</w:t>
      </w:r>
      <w:r w:rsidRPr="135D02F5">
        <w:rPr>
          <w:rFonts w:ascii="Consolas" w:hAnsi="Consolas" w:eastAsia="Consolas" w:cs="Consolas"/>
          <w:color w:val="383A42"/>
        </w:rPr>
        <w:t xml:space="preserve"> np.</w:t>
      </w:r>
      <w:r w:rsidRPr="135D02F5">
        <w:rPr>
          <w:rFonts w:ascii="Consolas" w:hAnsi="Consolas" w:eastAsia="Consolas" w:cs="Consolas"/>
          <w:color w:val="50A14F"/>
        </w:rPr>
        <w:t>abs</w:t>
      </w:r>
      <w:r w:rsidRPr="135D02F5">
        <w:rPr>
          <w:rFonts w:ascii="Consolas" w:hAnsi="Consolas" w:eastAsia="Consolas" w:cs="Consolas"/>
          <w:color w:val="383A42"/>
        </w:rPr>
        <w:t>(fft_shifted)</w:t>
      </w:r>
      <w:r>
        <w:br/>
      </w:r>
      <w:r w:rsidRPr="135D02F5">
        <w:rPr>
          <w:rFonts w:ascii="Consolas" w:hAnsi="Consolas" w:eastAsia="Consolas" w:cs="Consolas"/>
          <w:color w:val="383A42"/>
        </w:rPr>
        <w:t xml:space="preserve">spectrum </w:t>
      </w:r>
      <w:r w:rsidRPr="135D02F5">
        <w:rPr>
          <w:rFonts w:ascii="Consolas" w:hAnsi="Consolas" w:eastAsia="Consolas" w:cs="Consolas"/>
          <w:color w:val="4078F2"/>
        </w:rPr>
        <w:t>=</w:t>
      </w:r>
      <w:r w:rsidRPr="135D02F5">
        <w:rPr>
          <w:rFonts w:ascii="Consolas" w:hAnsi="Consolas" w:eastAsia="Consolas" w:cs="Consolas"/>
          <w:color w:val="383A42"/>
        </w:rPr>
        <w:t xml:space="preserve"> </w:t>
      </w:r>
      <w:r w:rsidRPr="135D02F5">
        <w:rPr>
          <w:rFonts w:ascii="Consolas" w:hAnsi="Consolas" w:eastAsia="Consolas" w:cs="Consolas"/>
          <w:color w:val="B76B01"/>
        </w:rPr>
        <w:t>20</w:t>
      </w:r>
      <w:r w:rsidRPr="135D02F5">
        <w:rPr>
          <w:rFonts w:ascii="Consolas" w:hAnsi="Consolas" w:eastAsia="Consolas" w:cs="Consolas"/>
          <w:color w:val="383A42"/>
        </w:rPr>
        <w:t xml:space="preserve"> </w:t>
      </w:r>
      <w:r w:rsidRPr="135D02F5">
        <w:rPr>
          <w:rFonts w:ascii="Consolas" w:hAnsi="Consolas" w:eastAsia="Consolas" w:cs="Consolas"/>
          <w:color w:val="4078F2"/>
        </w:rPr>
        <w:t>*</w:t>
      </w:r>
      <w:r w:rsidRPr="135D02F5">
        <w:rPr>
          <w:rFonts w:ascii="Consolas" w:hAnsi="Consolas" w:eastAsia="Consolas" w:cs="Consolas"/>
          <w:color w:val="383A42"/>
        </w:rPr>
        <w:t xml:space="preserve"> np.log10(</w:t>
      </w:r>
      <w:r w:rsidRPr="135D02F5">
        <w:rPr>
          <w:rFonts w:ascii="Consolas" w:hAnsi="Consolas" w:eastAsia="Consolas" w:cs="Consolas"/>
          <w:color w:val="B76B01"/>
        </w:rPr>
        <w:t>0.01</w:t>
      </w:r>
      <w:r w:rsidRPr="135D02F5">
        <w:rPr>
          <w:rFonts w:ascii="Consolas" w:hAnsi="Consolas" w:eastAsia="Consolas" w:cs="Consolas"/>
          <w:color w:val="383A42"/>
        </w:rPr>
        <w:t xml:space="preserve"> </w:t>
      </w:r>
      <w:r w:rsidRPr="135D02F5">
        <w:rPr>
          <w:rFonts w:ascii="Consolas" w:hAnsi="Consolas" w:eastAsia="Consolas" w:cs="Consolas"/>
          <w:color w:val="4078F2"/>
        </w:rPr>
        <w:t>+</w:t>
      </w:r>
      <w:r w:rsidRPr="135D02F5">
        <w:rPr>
          <w:rFonts w:ascii="Consolas" w:hAnsi="Consolas" w:eastAsia="Consolas" w:cs="Consolas"/>
          <w:color w:val="383A42"/>
        </w:rPr>
        <w:t xml:space="preserve"> magnitude)</w:t>
      </w:r>
      <w:r>
        <w:br/>
      </w:r>
      <w:r>
        <w:br/>
      </w:r>
      <w:r w:rsidRPr="135D02F5">
        <w:rPr>
          <w:rFonts w:ascii="Consolas" w:hAnsi="Consolas" w:eastAsia="Consolas" w:cs="Consolas"/>
          <w:i/>
          <w:iCs/>
          <w:color w:val="A0A1A7"/>
        </w:rPr>
        <w:t># Display</w:t>
      </w:r>
      <w:r>
        <w:br/>
      </w:r>
      <w:r w:rsidRPr="135D02F5">
        <w:rPr>
          <w:rFonts w:ascii="Consolas" w:hAnsi="Consolas" w:eastAsia="Consolas" w:cs="Consolas"/>
          <w:color w:val="383A42"/>
        </w:rPr>
        <w:t xml:space="preserve">fig, axes </w:t>
      </w:r>
      <w:r w:rsidRPr="135D02F5">
        <w:rPr>
          <w:rFonts w:ascii="Consolas" w:hAnsi="Consolas" w:eastAsia="Consolas" w:cs="Consolas"/>
          <w:color w:val="4078F2"/>
        </w:rPr>
        <w:t>=</w:t>
      </w:r>
      <w:r w:rsidRPr="135D02F5">
        <w:rPr>
          <w:rFonts w:ascii="Consolas" w:hAnsi="Consolas" w:eastAsia="Consolas" w:cs="Consolas"/>
          <w:color w:val="383A42"/>
        </w:rPr>
        <w:t xml:space="preserve"> plt.subplots(</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B76B01"/>
        </w:rPr>
        <w:t>2</w:t>
      </w:r>
      <w:r w:rsidRPr="135D02F5">
        <w:rPr>
          <w:rFonts w:ascii="Consolas" w:hAnsi="Consolas" w:eastAsia="Consolas" w:cs="Consolas"/>
          <w:color w:val="383A42"/>
        </w:rPr>
        <w:t>, figsize</w:t>
      </w:r>
      <w:r w:rsidRPr="135D02F5">
        <w:rPr>
          <w:rFonts w:ascii="Consolas" w:hAnsi="Consolas" w:eastAsia="Consolas" w:cs="Consolas"/>
          <w:color w:val="4078F2"/>
        </w:rPr>
        <w:t>=</w:t>
      </w:r>
      <w:r w:rsidRPr="135D02F5">
        <w:rPr>
          <w:rFonts w:ascii="Consolas" w:hAnsi="Consolas" w:eastAsia="Consolas" w:cs="Consolas"/>
          <w:color w:val="383A42"/>
        </w:rPr>
        <w:t>(</w:t>
      </w:r>
      <w:r w:rsidRPr="135D02F5">
        <w:rPr>
          <w:rFonts w:ascii="Consolas" w:hAnsi="Consolas" w:eastAsia="Consolas" w:cs="Consolas"/>
          <w:color w:val="B76B01"/>
        </w:rPr>
        <w:t>12</w:t>
      </w:r>
      <w:r w:rsidRPr="135D02F5">
        <w:rPr>
          <w:rFonts w:ascii="Consolas" w:hAnsi="Consolas" w:eastAsia="Consolas" w:cs="Consolas"/>
          <w:color w:val="383A42"/>
        </w:rPr>
        <w:t xml:space="preserve">, </w:t>
      </w:r>
      <w:r w:rsidRPr="135D02F5">
        <w:rPr>
          <w:rFonts w:ascii="Consolas" w:hAnsi="Consolas" w:eastAsia="Consolas" w:cs="Consolas"/>
          <w:color w:val="B76B01"/>
        </w:rPr>
        <w:t>5</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0</w:t>
      </w:r>
      <w:r w:rsidRPr="135D02F5">
        <w:rPr>
          <w:rFonts w:ascii="Consolas" w:hAnsi="Consolas" w:eastAsia="Consolas" w:cs="Consolas"/>
          <w:color w:val="383A42"/>
        </w:rPr>
        <w:t>].imshow(im, cmap</w:t>
      </w:r>
      <w:r w:rsidRPr="135D02F5">
        <w:rPr>
          <w:rFonts w:ascii="Consolas" w:hAnsi="Consolas" w:eastAsia="Consolas" w:cs="Consolas"/>
          <w:color w:val="4078F2"/>
        </w:rPr>
        <w:t>=</w:t>
      </w:r>
      <w:r w:rsidRPr="135D02F5">
        <w:rPr>
          <w:rFonts w:ascii="Consolas" w:hAnsi="Consolas" w:eastAsia="Consolas" w:cs="Consolas"/>
          <w:color w:val="50A14F"/>
        </w:rPr>
        <w:t>'gray'</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0</w:t>
      </w:r>
      <w:r w:rsidRPr="135D02F5">
        <w:rPr>
          <w:rFonts w:ascii="Consolas" w:hAnsi="Consolas" w:eastAsia="Consolas" w:cs="Consolas"/>
          <w:color w:val="383A42"/>
        </w:rPr>
        <w:t>].set_title(</w:t>
      </w:r>
      <w:r w:rsidRPr="135D02F5">
        <w:rPr>
          <w:rFonts w:ascii="Consolas" w:hAnsi="Consolas" w:eastAsia="Consolas" w:cs="Consolas"/>
          <w:color w:val="50A14F"/>
        </w:rPr>
        <w:t>'Original Image'</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1</w:t>
      </w:r>
      <w:r w:rsidRPr="135D02F5">
        <w:rPr>
          <w:rFonts w:ascii="Consolas" w:hAnsi="Consolas" w:eastAsia="Consolas" w:cs="Consolas"/>
          <w:color w:val="383A42"/>
        </w:rPr>
        <w:t>].imshow(spectrum, cmap</w:t>
      </w:r>
      <w:r w:rsidRPr="135D02F5">
        <w:rPr>
          <w:rFonts w:ascii="Consolas" w:hAnsi="Consolas" w:eastAsia="Consolas" w:cs="Consolas"/>
          <w:color w:val="4078F2"/>
        </w:rPr>
        <w:t>=</w:t>
      </w:r>
      <w:r w:rsidRPr="135D02F5">
        <w:rPr>
          <w:rFonts w:ascii="Consolas" w:hAnsi="Consolas" w:eastAsia="Consolas" w:cs="Consolas"/>
          <w:color w:val="50A14F"/>
        </w:rPr>
        <w:t>'hot'</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1</w:t>
      </w:r>
      <w:r w:rsidRPr="135D02F5">
        <w:rPr>
          <w:rFonts w:ascii="Consolas" w:hAnsi="Consolas" w:eastAsia="Consolas" w:cs="Consolas"/>
          <w:color w:val="383A42"/>
        </w:rPr>
        <w:t>].set_title(</w:t>
      </w:r>
      <w:r w:rsidRPr="135D02F5">
        <w:rPr>
          <w:rFonts w:ascii="Consolas" w:hAnsi="Consolas" w:eastAsia="Consolas" w:cs="Consolas"/>
          <w:color w:val="50A14F"/>
        </w:rPr>
        <w:t>'FFT Magnitude Spectrum (log scale)'</w:t>
      </w:r>
      <w:r w:rsidRPr="135D02F5">
        <w:rPr>
          <w:rFonts w:ascii="Consolas" w:hAnsi="Consolas" w:eastAsia="Consolas" w:cs="Consolas"/>
          <w:color w:val="383A42"/>
        </w:rPr>
        <w:t>)</w:t>
      </w:r>
      <w:r>
        <w:br/>
      </w:r>
      <w:r>
        <w:br/>
      </w:r>
      <w:r w:rsidRPr="135D02F5">
        <w:rPr>
          <w:rFonts w:ascii="Consolas" w:hAnsi="Consolas" w:eastAsia="Consolas" w:cs="Consolas"/>
          <w:color w:val="A626A4"/>
        </w:rPr>
        <w:t>for</w:t>
      </w:r>
      <w:r w:rsidRPr="135D02F5">
        <w:rPr>
          <w:rFonts w:ascii="Consolas" w:hAnsi="Consolas" w:eastAsia="Consolas" w:cs="Consolas"/>
          <w:color w:val="383A42"/>
        </w:rPr>
        <w:t xml:space="preserve"> ax </w:t>
      </w:r>
      <w:r w:rsidRPr="135D02F5">
        <w:rPr>
          <w:rFonts w:ascii="Consolas" w:hAnsi="Consolas" w:eastAsia="Consolas" w:cs="Consolas"/>
          <w:color w:val="A626A4"/>
        </w:rPr>
        <w:t>in</w:t>
      </w:r>
      <w:r w:rsidRPr="135D02F5">
        <w:rPr>
          <w:rFonts w:ascii="Consolas" w:hAnsi="Consolas" w:eastAsia="Consolas" w:cs="Consolas"/>
          <w:color w:val="383A42"/>
        </w:rPr>
        <w:t xml:space="preserve"> axes:</w:t>
      </w:r>
      <w:r>
        <w:br/>
      </w:r>
      <w:r w:rsidRPr="135D02F5">
        <w:rPr>
          <w:rFonts w:ascii="Consolas" w:hAnsi="Consolas" w:eastAsia="Consolas" w:cs="Consolas"/>
          <w:color w:val="383A42"/>
        </w:rPr>
        <w:t xml:space="preserve">    ax.axis(</w:t>
      </w:r>
      <w:r w:rsidRPr="135D02F5">
        <w:rPr>
          <w:rFonts w:ascii="Consolas" w:hAnsi="Consolas" w:eastAsia="Consolas" w:cs="Consolas"/>
          <w:color w:val="50A14F"/>
        </w:rPr>
        <w:t>'off'</w:t>
      </w:r>
      <w:r w:rsidRPr="135D02F5">
        <w:rPr>
          <w:rFonts w:ascii="Consolas" w:hAnsi="Consolas" w:eastAsia="Consolas" w:cs="Consolas"/>
          <w:color w:val="383A42"/>
        </w:rPr>
        <w:t>)</w:t>
      </w:r>
      <w:r>
        <w:br/>
      </w:r>
      <w:r w:rsidRPr="135D02F5">
        <w:rPr>
          <w:rFonts w:ascii="Consolas" w:hAnsi="Consolas" w:eastAsia="Consolas" w:cs="Consolas"/>
          <w:color w:val="383A42"/>
        </w:rPr>
        <w:t>plt.tight_layout()</w:t>
      </w:r>
      <w:r>
        <w:br/>
      </w:r>
      <w:r w:rsidRPr="135D02F5">
        <w:rPr>
          <w:rFonts w:ascii="Consolas" w:hAnsi="Consolas" w:eastAsia="Consolas" w:cs="Consolas"/>
          <w:color w:val="383A42"/>
        </w:rPr>
        <w:t>plt.show()</w:t>
      </w:r>
    </w:p>
    <w:p w:rsidR="135D02F5" w:rsidP="135D02F5" w:rsidRDefault="135D02F5" w14:paraId="12033480" w14:textId="0A32CA32">
      <w:pPr>
        <w:spacing w:before="240" w:after="240"/>
        <w:rPr>
          <w:rFonts w:ascii="Times New Roman" w:hAnsi="Times New Roman" w:eastAsia="Times New Roman" w:cs="Times New Roman"/>
        </w:rPr>
      </w:pPr>
      <w:r w:rsidRPr="135D02F5">
        <w:rPr>
          <w:rFonts w:ascii="Times New Roman" w:hAnsi="Times New Roman" w:eastAsia="Times New Roman" w:cs="Times New Roman"/>
          <w:b/>
          <w:bCs/>
        </w:rPr>
        <w:t>Output yang diharapkan:</w:t>
      </w:r>
      <w:r w:rsidRPr="135D02F5">
        <w:rPr>
          <w:rFonts w:ascii="Times New Roman" w:hAnsi="Times New Roman" w:eastAsia="Times New Roman" w:cs="Times New Roman"/>
        </w:rPr>
        <w:t xml:space="preserve"> Image asli dan spectrum-nya dengan bright center (low frequencies) dan darker edges (high frequencies).</w:t>
      </w:r>
    </w:p>
    <w:p w:rsidR="135D02F5" w:rsidP="135D02F5" w:rsidRDefault="135D02F5" w14:paraId="52B2EC79" w14:textId="146266FC">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Contoh 3: Edge Detection dengan Berbagai Kernels</w:t>
      </w:r>
    </w:p>
    <w:p w:rsidR="135D02F5" w:rsidP="135D02F5" w:rsidRDefault="135D02F5" w14:paraId="1E32AC35" w14:textId="289B7166">
      <w:pPr>
        <w:spacing w:after="0"/>
        <w:rPr>
          <w:rFonts w:ascii="Times New Roman" w:hAnsi="Times New Roman" w:eastAsia="Times New Roman" w:cs="Times New Roman"/>
        </w:rPr>
      </w:pPr>
      <w:r w:rsidRPr="135D02F5">
        <w:rPr>
          <w:rFonts w:ascii="Times New Roman" w:hAnsi="Times New Roman" w:eastAsia="Times New Roman" w:cs="Times New Roman"/>
        </w:rPr>
        <w:t>python</w:t>
      </w:r>
    </w:p>
    <w:p w:rsidR="135D02F5" w:rsidP="135D02F5" w:rsidRDefault="135D02F5" w14:paraId="59989566" w14:textId="16AB63CA">
      <w:pPr>
        <w:spacing w:after="0"/>
        <w:rPr>
          <w:rFonts w:ascii="Consolas" w:hAnsi="Consolas" w:eastAsia="Consolas" w:cs="Consolas"/>
          <w:color w:val="383A42"/>
        </w:rPr>
      </w:pPr>
      <w:r w:rsidRPr="135D02F5">
        <w:rPr>
          <w:rFonts w:ascii="Consolas" w:hAnsi="Consolas" w:eastAsia="Consolas" w:cs="Consolas"/>
          <w:color w:val="A626A4"/>
        </w:rPr>
        <w:t>from</w:t>
      </w:r>
      <w:r w:rsidRPr="135D02F5">
        <w:rPr>
          <w:rFonts w:ascii="Consolas" w:hAnsi="Consolas" w:eastAsia="Consolas" w:cs="Consolas"/>
          <w:color w:val="383A42"/>
        </w:rPr>
        <w:t xml:space="preserve"> scipy </w:t>
      </w:r>
      <w:r w:rsidRPr="135D02F5">
        <w:rPr>
          <w:rFonts w:ascii="Consolas" w:hAnsi="Consolas" w:eastAsia="Consolas" w:cs="Consolas"/>
          <w:color w:val="A626A4"/>
        </w:rPr>
        <w:t>import</w:t>
      </w:r>
      <w:r w:rsidRPr="135D02F5">
        <w:rPr>
          <w:rFonts w:ascii="Consolas" w:hAnsi="Consolas" w:eastAsia="Consolas" w:cs="Consolas"/>
          <w:color w:val="383A42"/>
        </w:rPr>
        <w:t xml:space="preserve"> signal, ndimage</w:t>
      </w:r>
      <w:r>
        <w:br/>
      </w:r>
      <w:r w:rsidRPr="135D02F5">
        <w:rPr>
          <w:rFonts w:ascii="Consolas" w:hAnsi="Consolas" w:eastAsia="Consolas" w:cs="Consolas"/>
          <w:color w:val="A626A4"/>
        </w:rPr>
        <w:t>import</w:t>
      </w:r>
      <w:r w:rsidRPr="135D02F5">
        <w:rPr>
          <w:rFonts w:ascii="Consolas" w:hAnsi="Consolas" w:eastAsia="Consolas" w:cs="Consolas"/>
          <w:color w:val="383A42"/>
        </w:rPr>
        <w:t xml:space="preserve"> numpy </w:t>
      </w:r>
      <w:r w:rsidRPr="135D02F5">
        <w:rPr>
          <w:rFonts w:ascii="Consolas" w:hAnsi="Consolas" w:eastAsia="Consolas" w:cs="Consolas"/>
          <w:color w:val="A626A4"/>
        </w:rPr>
        <w:t>as</w:t>
      </w:r>
      <w:r w:rsidRPr="135D02F5">
        <w:rPr>
          <w:rFonts w:ascii="Consolas" w:hAnsi="Consolas" w:eastAsia="Consolas" w:cs="Consolas"/>
          <w:color w:val="383A42"/>
        </w:rPr>
        <w:t xml:space="preserve"> np</w:t>
      </w:r>
      <w:r>
        <w:br/>
      </w:r>
      <w:r w:rsidRPr="135D02F5">
        <w:rPr>
          <w:rFonts w:ascii="Consolas" w:hAnsi="Consolas" w:eastAsia="Consolas" w:cs="Consolas"/>
          <w:color w:val="A626A4"/>
        </w:rPr>
        <w:t>import</w:t>
      </w:r>
      <w:r w:rsidRPr="135D02F5">
        <w:rPr>
          <w:rFonts w:ascii="Consolas" w:hAnsi="Consolas" w:eastAsia="Consolas" w:cs="Consolas"/>
          <w:color w:val="383A42"/>
        </w:rPr>
        <w:t xml:space="preserve"> matplotlib.pyplot </w:t>
      </w:r>
      <w:r w:rsidRPr="135D02F5">
        <w:rPr>
          <w:rFonts w:ascii="Consolas" w:hAnsi="Consolas" w:eastAsia="Consolas" w:cs="Consolas"/>
          <w:color w:val="A626A4"/>
        </w:rPr>
        <w:t>as</w:t>
      </w:r>
      <w:r w:rsidRPr="135D02F5">
        <w:rPr>
          <w:rFonts w:ascii="Consolas" w:hAnsi="Consolas" w:eastAsia="Consolas" w:cs="Consolas"/>
          <w:color w:val="383A42"/>
        </w:rPr>
        <w:t xml:space="preserve"> plt</w:t>
      </w:r>
      <w:r>
        <w:br/>
      </w:r>
      <w:r>
        <w:br/>
      </w:r>
      <w:r w:rsidRPr="135D02F5">
        <w:rPr>
          <w:rFonts w:ascii="Consolas" w:hAnsi="Consolas" w:eastAsia="Consolas" w:cs="Consolas"/>
          <w:i/>
          <w:iCs/>
          <w:color w:val="A0A1A7"/>
        </w:rPr>
        <w:t># Baca grayscale image</w:t>
      </w:r>
      <w:r>
        <w:br/>
      </w:r>
      <w:r w:rsidRPr="135D02F5">
        <w:rPr>
          <w:rFonts w:ascii="Consolas" w:hAnsi="Consolas" w:eastAsia="Consolas" w:cs="Consolas"/>
          <w:color w:val="383A42"/>
        </w:rPr>
        <w:t xml:space="preserve">im </w:t>
      </w:r>
      <w:r w:rsidRPr="135D02F5">
        <w:rPr>
          <w:rFonts w:ascii="Consolas" w:hAnsi="Consolas" w:eastAsia="Consolas" w:cs="Consolas"/>
          <w:color w:val="4078F2"/>
        </w:rPr>
        <w:t>=</w:t>
      </w:r>
      <w:r w:rsidRPr="135D02F5">
        <w:rPr>
          <w:rFonts w:ascii="Consolas" w:hAnsi="Consolas" w:eastAsia="Consolas" w:cs="Consolas"/>
          <w:color w:val="383A42"/>
        </w:rPr>
        <w:t xml:space="preserve"> color.rgb2gray(io.imread(</w:t>
      </w:r>
      <w:r w:rsidRPr="135D02F5">
        <w:rPr>
          <w:rFonts w:ascii="Consolas" w:hAnsi="Consolas" w:eastAsia="Consolas" w:cs="Consolas"/>
          <w:color w:val="50A14F"/>
        </w:rPr>
        <w:t>'image.jpg'</w:t>
      </w:r>
      <w:r w:rsidRPr="135D02F5">
        <w:rPr>
          <w:rFonts w:ascii="Consolas" w:hAnsi="Consolas" w:eastAsia="Consolas" w:cs="Consolas"/>
          <w:color w:val="383A42"/>
        </w:rPr>
        <w:t>))</w:t>
      </w:r>
      <w:r>
        <w:br/>
      </w:r>
      <w:r>
        <w:br/>
      </w:r>
      <w:r w:rsidRPr="135D02F5">
        <w:rPr>
          <w:rFonts w:ascii="Consolas" w:hAnsi="Consolas" w:eastAsia="Consolas" w:cs="Consolas"/>
          <w:i/>
          <w:iCs/>
          <w:color w:val="A0A1A7"/>
        </w:rPr>
        <w:t># Define berbagai edge detection kernels</w:t>
      </w:r>
      <w:r>
        <w:br/>
      </w:r>
      <w:r w:rsidRPr="135D02F5">
        <w:rPr>
          <w:rFonts w:ascii="Consolas" w:hAnsi="Consolas" w:eastAsia="Consolas" w:cs="Consolas"/>
          <w:color w:val="383A42"/>
        </w:rPr>
        <w:t xml:space="preserve">laplace_kernel </w:t>
      </w:r>
      <w:r w:rsidRPr="135D02F5">
        <w:rPr>
          <w:rFonts w:ascii="Consolas" w:hAnsi="Consolas" w:eastAsia="Consolas" w:cs="Consolas"/>
          <w:color w:val="4078F2"/>
        </w:rPr>
        <w:t>=</w:t>
      </w:r>
      <w:r w:rsidRPr="135D02F5">
        <w:rPr>
          <w:rFonts w:ascii="Consolas" w:hAnsi="Consolas" w:eastAsia="Consolas" w:cs="Consolas"/>
          <w:color w:val="383A42"/>
        </w:rPr>
        <w:t xml:space="preserve"> np.array([[</w:t>
      </w:r>
      <w:r w:rsidRPr="135D02F5">
        <w:rPr>
          <w:rFonts w:ascii="Consolas" w:hAnsi="Consolas" w:eastAsia="Consolas" w:cs="Consolas"/>
          <w:color w:val="B76B01"/>
        </w:rPr>
        <w:t>0</w:t>
      </w:r>
      <w:r w:rsidRPr="135D02F5">
        <w:rPr>
          <w:rFonts w:ascii="Consolas" w:hAnsi="Consolas" w:eastAsia="Consolas" w:cs="Consolas"/>
          <w:color w:val="383A42"/>
        </w:rPr>
        <w:t xml:space="preserve">, </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B76B01"/>
        </w:rPr>
        <w:t>0</w:t>
      </w:r>
      <w:r w:rsidRPr="135D02F5">
        <w:rPr>
          <w:rFonts w:ascii="Consolas" w:hAnsi="Consolas" w:eastAsia="Consolas" w:cs="Consolas"/>
          <w:color w:val="383A42"/>
        </w:rPr>
        <w:t>],</w:t>
      </w:r>
      <w:r>
        <w:br/>
      </w:r>
      <w:r w:rsidRPr="135D02F5">
        <w:rPr>
          <w:rFonts w:ascii="Consolas" w:hAnsi="Consolas" w:eastAsia="Consolas" w:cs="Consolas"/>
          <w:color w:val="383A42"/>
        </w:rPr>
        <w:t xml:space="preserve">                           [</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4078F2"/>
        </w:rPr>
        <w:t>-</w:t>
      </w:r>
      <w:r w:rsidRPr="135D02F5">
        <w:rPr>
          <w:rFonts w:ascii="Consolas" w:hAnsi="Consolas" w:eastAsia="Consolas" w:cs="Consolas"/>
          <w:color w:val="B76B01"/>
        </w:rPr>
        <w:t>4</w:t>
      </w:r>
      <w:r w:rsidRPr="135D02F5">
        <w:rPr>
          <w:rFonts w:ascii="Consolas" w:hAnsi="Consolas" w:eastAsia="Consolas" w:cs="Consolas"/>
          <w:color w:val="383A42"/>
        </w:rPr>
        <w:t xml:space="preserve">, </w:t>
      </w:r>
      <w:r w:rsidRPr="135D02F5">
        <w:rPr>
          <w:rFonts w:ascii="Consolas" w:hAnsi="Consolas" w:eastAsia="Consolas" w:cs="Consolas"/>
          <w:color w:val="B76B01"/>
        </w:rPr>
        <w:t>1</w:t>
      </w:r>
      <w:r w:rsidRPr="135D02F5">
        <w:rPr>
          <w:rFonts w:ascii="Consolas" w:hAnsi="Consolas" w:eastAsia="Consolas" w:cs="Consolas"/>
          <w:color w:val="383A42"/>
        </w:rPr>
        <w:t>],</w:t>
      </w:r>
      <w:r>
        <w:br/>
      </w:r>
      <w:r w:rsidRPr="135D02F5">
        <w:rPr>
          <w:rFonts w:ascii="Consolas" w:hAnsi="Consolas" w:eastAsia="Consolas" w:cs="Consolas"/>
          <w:color w:val="383A42"/>
        </w:rPr>
        <w:t xml:space="preserve">                           [</w:t>
      </w:r>
      <w:r w:rsidRPr="135D02F5">
        <w:rPr>
          <w:rFonts w:ascii="Consolas" w:hAnsi="Consolas" w:eastAsia="Consolas" w:cs="Consolas"/>
          <w:color w:val="B76B01"/>
        </w:rPr>
        <w:t>0</w:t>
      </w:r>
      <w:r w:rsidRPr="135D02F5">
        <w:rPr>
          <w:rFonts w:ascii="Consolas" w:hAnsi="Consolas" w:eastAsia="Consolas" w:cs="Consolas"/>
          <w:color w:val="383A42"/>
        </w:rPr>
        <w:t xml:space="preserve">, </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B76B01"/>
        </w:rPr>
        <w:t>0</w:t>
      </w:r>
      <w:r w:rsidRPr="135D02F5">
        <w:rPr>
          <w:rFonts w:ascii="Consolas" w:hAnsi="Consolas" w:eastAsia="Consolas" w:cs="Consolas"/>
          <w:color w:val="383A42"/>
        </w:rPr>
        <w:t>]])</w:t>
      </w:r>
      <w:r>
        <w:br/>
      </w:r>
      <w:r>
        <w:br/>
      </w:r>
      <w:r w:rsidRPr="135D02F5">
        <w:rPr>
          <w:rFonts w:ascii="Consolas" w:hAnsi="Consolas" w:eastAsia="Consolas" w:cs="Consolas"/>
          <w:color w:val="383A42"/>
        </w:rPr>
        <w:t xml:space="preserve">sobel_x </w:t>
      </w:r>
      <w:r w:rsidRPr="135D02F5">
        <w:rPr>
          <w:rFonts w:ascii="Consolas" w:hAnsi="Consolas" w:eastAsia="Consolas" w:cs="Consolas"/>
          <w:color w:val="4078F2"/>
        </w:rPr>
        <w:t>=</w:t>
      </w:r>
      <w:r w:rsidRPr="135D02F5">
        <w:rPr>
          <w:rFonts w:ascii="Consolas" w:hAnsi="Consolas" w:eastAsia="Consolas" w:cs="Consolas"/>
          <w:color w:val="383A42"/>
        </w:rPr>
        <w:t xml:space="preserve"> np.array([[</w:t>
      </w:r>
      <w:r w:rsidRPr="135D02F5">
        <w:rPr>
          <w:rFonts w:ascii="Consolas" w:hAnsi="Consolas" w:eastAsia="Consolas" w:cs="Consolas"/>
          <w:color w:val="4078F2"/>
        </w:rPr>
        <w:t>-</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B76B01"/>
        </w:rPr>
        <w:t>0</w:t>
      </w:r>
      <w:r w:rsidRPr="135D02F5">
        <w:rPr>
          <w:rFonts w:ascii="Consolas" w:hAnsi="Consolas" w:eastAsia="Consolas" w:cs="Consolas"/>
          <w:color w:val="383A42"/>
        </w:rPr>
        <w:t xml:space="preserve">, </w:t>
      </w:r>
      <w:r w:rsidRPr="135D02F5">
        <w:rPr>
          <w:rFonts w:ascii="Consolas" w:hAnsi="Consolas" w:eastAsia="Consolas" w:cs="Consolas"/>
          <w:color w:val="B76B01"/>
        </w:rPr>
        <w:t>1</w:t>
      </w:r>
      <w:r w:rsidRPr="135D02F5">
        <w:rPr>
          <w:rFonts w:ascii="Consolas" w:hAnsi="Consolas" w:eastAsia="Consolas" w:cs="Consolas"/>
          <w:color w:val="383A42"/>
        </w:rPr>
        <w:t>],</w:t>
      </w:r>
      <w:r>
        <w:br/>
      </w:r>
      <w:r w:rsidRPr="135D02F5">
        <w:rPr>
          <w:rFonts w:ascii="Consolas" w:hAnsi="Consolas" w:eastAsia="Consolas" w:cs="Consolas"/>
          <w:color w:val="383A42"/>
        </w:rPr>
        <w:t xml:space="preserve">                    [</w:t>
      </w:r>
      <w:r w:rsidRPr="135D02F5">
        <w:rPr>
          <w:rFonts w:ascii="Consolas" w:hAnsi="Consolas" w:eastAsia="Consolas" w:cs="Consolas"/>
          <w:color w:val="4078F2"/>
        </w:rPr>
        <w:t>-</w:t>
      </w:r>
      <w:r w:rsidRPr="135D02F5">
        <w:rPr>
          <w:rFonts w:ascii="Consolas" w:hAnsi="Consolas" w:eastAsia="Consolas" w:cs="Consolas"/>
          <w:color w:val="B76B01"/>
        </w:rPr>
        <w:t>2</w:t>
      </w:r>
      <w:r w:rsidRPr="135D02F5">
        <w:rPr>
          <w:rFonts w:ascii="Consolas" w:hAnsi="Consolas" w:eastAsia="Consolas" w:cs="Consolas"/>
          <w:color w:val="383A42"/>
        </w:rPr>
        <w:t xml:space="preserve">, </w:t>
      </w:r>
      <w:r w:rsidRPr="135D02F5">
        <w:rPr>
          <w:rFonts w:ascii="Consolas" w:hAnsi="Consolas" w:eastAsia="Consolas" w:cs="Consolas"/>
          <w:color w:val="B76B01"/>
        </w:rPr>
        <w:t>0</w:t>
      </w:r>
      <w:r w:rsidRPr="135D02F5">
        <w:rPr>
          <w:rFonts w:ascii="Consolas" w:hAnsi="Consolas" w:eastAsia="Consolas" w:cs="Consolas"/>
          <w:color w:val="383A42"/>
        </w:rPr>
        <w:t xml:space="preserve">, </w:t>
      </w:r>
      <w:r w:rsidRPr="135D02F5">
        <w:rPr>
          <w:rFonts w:ascii="Consolas" w:hAnsi="Consolas" w:eastAsia="Consolas" w:cs="Consolas"/>
          <w:color w:val="B76B01"/>
        </w:rPr>
        <w:t>2</w:t>
      </w:r>
      <w:r w:rsidRPr="135D02F5">
        <w:rPr>
          <w:rFonts w:ascii="Consolas" w:hAnsi="Consolas" w:eastAsia="Consolas" w:cs="Consolas"/>
          <w:color w:val="383A42"/>
        </w:rPr>
        <w:t>],</w:t>
      </w:r>
      <w:r>
        <w:br/>
      </w:r>
      <w:r w:rsidRPr="135D02F5">
        <w:rPr>
          <w:rFonts w:ascii="Consolas" w:hAnsi="Consolas" w:eastAsia="Consolas" w:cs="Consolas"/>
          <w:color w:val="383A42"/>
        </w:rPr>
        <w:t xml:space="preserve">                    [</w:t>
      </w:r>
      <w:r w:rsidRPr="135D02F5">
        <w:rPr>
          <w:rFonts w:ascii="Consolas" w:hAnsi="Consolas" w:eastAsia="Consolas" w:cs="Consolas"/>
          <w:color w:val="4078F2"/>
        </w:rPr>
        <w:t>-</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B76B01"/>
        </w:rPr>
        <w:t>0</w:t>
      </w:r>
      <w:r w:rsidRPr="135D02F5">
        <w:rPr>
          <w:rFonts w:ascii="Consolas" w:hAnsi="Consolas" w:eastAsia="Consolas" w:cs="Consolas"/>
          <w:color w:val="383A42"/>
        </w:rPr>
        <w:t xml:space="preserve">, </w:t>
      </w:r>
      <w:r w:rsidRPr="135D02F5">
        <w:rPr>
          <w:rFonts w:ascii="Consolas" w:hAnsi="Consolas" w:eastAsia="Consolas" w:cs="Consolas"/>
          <w:color w:val="B76B01"/>
        </w:rPr>
        <w:t>1</w:t>
      </w:r>
      <w:r w:rsidRPr="135D02F5">
        <w:rPr>
          <w:rFonts w:ascii="Consolas" w:hAnsi="Consolas" w:eastAsia="Consolas" w:cs="Consolas"/>
          <w:color w:val="383A42"/>
        </w:rPr>
        <w:t>]])</w:t>
      </w:r>
      <w:r>
        <w:br/>
      </w:r>
      <w:r>
        <w:br/>
      </w:r>
      <w:r w:rsidRPr="135D02F5">
        <w:rPr>
          <w:rFonts w:ascii="Consolas" w:hAnsi="Consolas" w:eastAsia="Consolas" w:cs="Consolas"/>
          <w:color w:val="383A42"/>
        </w:rPr>
        <w:t xml:space="preserve">sobel_y </w:t>
      </w:r>
      <w:r w:rsidRPr="135D02F5">
        <w:rPr>
          <w:rFonts w:ascii="Consolas" w:hAnsi="Consolas" w:eastAsia="Consolas" w:cs="Consolas"/>
          <w:color w:val="4078F2"/>
        </w:rPr>
        <w:t>=</w:t>
      </w:r>
      <w:r w:rsidRPr="135D02F5">
        <w:rPr>
          <w:rFonts w:ascii="Consolas" w:hAnsi="Consolas" w:eastAsia="Consolas" w:cs="Consolas"/>
          <w:color w:val="383A42"/>
        </w:rPr>
        <w:t xml:space="preserve"> np.array([[</w:t>
      </w:r>
      <w:r w:rsidRPr="135D02F5">
        <w:rPr>
          <w:rFonts w:ascii="Consolas" w:hAnsi="Consolas" w:eastAsia="Consolas" w:cs="Consolas"/>
          <w:color w:val="4078F2"/>
        </w:rPr>
        <w:t>-</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4078F2"/>
        </w:rPr>
        <w:t>-</w:t>
      </w:r>
      <w:r w:rsidRPr="135D02F5">
        <w:rPr>
          <w:rFonts w:ascii="Consolas" w:hAnsi="Consolas" w:eastAsia="Consolas" w:cs="Consolas"/>
          <w:color w:val="B76B01"/>
        </w:rPr>
        <w:t>2</w:t>
      </w:r>
      <w:r w:rsidRPr="135D02F5">
        <w:rPr>
          <w:rFonts w:ascii="Consolas" w:hAnsi="Consolas" w:eastAsia="Consolas" w:cs="Consolas"/>
          <w:color w:val="383A42"/>
        </w:rPr>
        <w:t xml:space="preserve">, </w:t>
      </w:r>
      <w:r w:rsidRPr="135D02F5">
        <w:rPr>
          <w:rFonts w:ascii="Consolas" w:hAnsi="Consolas" w:eastAsia="Consolas" w:cs="Consolas"/>
          <w:color w:val="4078F2"/>
        </w:rPr>
        <w:t>-</w:t>
      </w:r>
      <w:r w:rsidRPr="135D02F5">
        <w:rPr>
          <w:rFonts w:ascii="Consolas" w:hAnsi="Consolas" w:eastAsia="Consolas" w:cs="Consolas"/>
          <w:color w:val="B76B01"/>
        </w:rPr>
        <w:t>1</w:t>
      </w:r>
      <w:r w:rsidRPr="135D02F5">
        <w:rPr>
          <w:rFonts w:ascii="Consolas" w:hAnsi="Consolas" w:eastAsia="Consolas" w:cs="Consolas"/>
          <w:color w:val="383A42"/>
        </w:rPr>
        <w:t>],</w:t>
      </w:r>
      <w:r>
        <w:br/>
      </w:r>
      <w:r w:rsidRPr="135D02F5">
        <w:rPr>
          <w:rFonts w:ascii="Consolas" w:hAnsi="Consolas" w:eastAsia="Consolas" w:cs="Consolas"/>
          <w:color w:val="383A42"/>
        </w:rPr>
        <w:t xml:space="preserve">                    [</w:t>
      </w:r>
      <w:r w:rsidRPr="135D02F5">
        <w:rPr>
          <w:rFonts w:ascii="Consolas" w:hAnsi="Consolas" w:eastAsia="Consolas" w:cs="Consolas"/>
          <w:color w:val="B76B01"/>
        </w:rPr>
        <w:t>0</w:t>
      </w:r>
      <w:r w:rsidRPr="135D02F5">
        <w:rPr>
          <w:rFonts w:ascii="Consolas" w:hAnsi="Consolas" w:eastAsia="Consolas" w:cs="Consolas"/>
          <w:color w:val="383A42"/>
        </w:rPr>
        <w:t xml:space="preserve">, </w:t>
      </w:r>
      <w:r w:rsidRPr="135D02F5">
        <w:rPr>
          <w:rFonts w:ascii="Consolas" w:hAnsi="Consolas" w:eastAsia="Consolas" w:cs="Consolas"/>
          <w:color w:val="B76B01"/>
        </w:rPr>
        <w:t>0</w:t>
      </w:r>
      <w:r w:rsidRPr="135D02F5">
        <w:rPr>
          <w:rFonts w:ascii="Consolas" w:hAnsi="Consolas" w:eastAsia="Consolas" w:cs="Consolas"/>
          <w:color w:val="383A42"/>
        </w:rPr>
        <w:t xml:space="preserve">, </w:t>
      </w:r>
      <w:r w:rsidRPr="135D02F5">
        <w:rPr>
          <w:rFonts w:ascii="Consolas" w:hAnsi="Consolas" w:eastAsia="Consolas" w:cs="Consolas"/>
          <w:color w:val="B76B01"/>
        </w:rPr>
        <w:t>0</w:t>
      </w:r>
      <w:r w:rsidRPr="135D02F5">
        <w:rPr>
          <w:rFonts w:ascii="Consolas" w:hAnsi="Consolas" w:eastAsia="Consolas" w:cs="Consolas"/>
          <w:color w:val="383A42"/>
        </w:rPr>
        <w:t>],</w:t>
      </w:r>
      <w:r>
        <w:br/>
      </w:r>
      <w:r w:rsidRPr="135D02F5">
        <w:rPr>
          <w:rFonts w:ascii="Consolas" w:hAnsi="Consolas" w:eastAsia="Consolas" w:cs="Consolas"/>
          <w:color w:val="383A42"/>
        </w:rPr>
        <w:t xml:space="preserve">                    [</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B76B01"/>
        </w:rPr>
        <w:t>2</w:t>
      </w:r>
      <w:r w:rsidRPr="135D02F5">
        <w:rPr>
          <w:rFonts w:ascii="Consolas" w:hAnsi="Consolas" w:eastAsia="Consolas" w:cs="Consolas"/>
          <w:color w:val="383A42"/>
        </w:rPr>
        <w:t xml:space="preserve">, </w:t>
      </w:r>
      <w:r w:rsidRPr="135D02F5">
        <w:rPr>
          <w:rFonts w:ascii="Consolas" w:hAnsi="Consolas" w:eastAsia="Consolas" w:cs="Consolas"/>
          <w:color w:val="B76B01"/>
        </w:rPr>
        <w:t>1</w:t>
      </w:r>
      <w:r w:rsidRPr="135D02F5">
        <w:rPr>
          <w:rFonts w:ascii="Consolas" w:hAnsi="Consolas" w:eastAsia="Consolas" w:cs="Consolas"/>
          <w:color w:val="383A42"/>
        </w:rPr>
        <w:t>]])</w:t>
      </w:r>
      <w:r>
        <w:br/>
      </w:r>
      <w:r>
        <w:br/>
      </w:r>
      <w:r w:rsidRPr="135D02F5">
        <w:rPr>
          <w:rFonts w:ascii="Consolas" w:hAnsi="Consolas" w:eastAsia="Consolas" w:cs="Consolas"/>
          <w:color w:val="383A42"/>
        </w:rPr>
        <w:t xml:space="preserve">prewitt_x </w:t>
      </w:r>
      <w:r w:rsidRPr="135D02F5">
        <w:rPr>
          <w:rFonts w:ascii="Consolas" w:hAnsi="Consolas" w:eastAsia="Consolas" w:cs="Consolas"/>
          <w:color w:val="4078F2"/>
        </w:rPr>
        <w:t>=</w:t>
      </w:r>
      <w:r w:rsidRPr="135D02F5">
        <w:rPr>
          <w:rFonts w:ascii="Consolas" w:hAnsi="Consolas" w:eastAsia="Consolas" w:cs="Consolas"/>
          <w:color w:val="383A42"/>
        </w:rPr>
        <w:t xml:space="preserve"> np.array([[</w:t>
      </w:r>
      <w:r w:rsidRPr="135D02F5">
        <w:rPr>
          <w:rFonts w:ascii="Consolas" w:hAnsi="Consolas" w:eastAsia="Consolas" w:cs="Consolas"/>
          <w:color w:val="4078F2"/>
        </w:rPr>
        <w:t>-</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B76B01"/>
        </w:rPr>
        <w:t>0</w:t>
      </w:r>
      <w:r w:rsidRPr="135D02F5">
        <w:rPr>
          <w:rFonts w:ascii="Consolas" w:hAnsi="Consolas" w:eastAsia="Consolas" w:cs="Consolas"/>
          <w:color w:val="383A42"/>
        </w:rPr>
        <w:t xml:space="preserve">, </w:t>
      </w:r>
      <w:r w:rsidRPr="135D02F5">
        <w:rPr>
          <w:rFonts w:ascii="Consolas" w:hAnsi="Consolas" w:eastAsia="Consolas" w:cs="Consolas"/>
          <w:color w:val="B76B01"/>
        </w:rPr>
        <w:t>1</w:t>
      </w:r>
      <w:r w:rsidRPr="135D02F5">
        <w:rPr>
          <w:rFonts w:ascii="Consolas" w:hAnsi="Consolas" w:eastAsia="Consolas" w:cs="Consolas"/>
          <w:color w:val="383A42"/>
        </w:rPr>
        <w:t>],</w:t>
      </w:r>
      <w:r>
        <w:br/>
      </w:r>
      <w:r w:rsidRPr="135D02F5">
        <w:rPr>
          <w:rFonts w:ascii="Consolas" w:hAnsi="Consolas" w:eastAsia="Consolas" w:cs="Consolas"/>
          <w:color w:val="383A42"/>
        </w:rPr>
        <w:t xml:space="preserve">                      [</w:t>
      </w:r>
      <w:r w:rsidRPr="135D02F5">
        <w:rPr>
          <w:rFonts w:ascii="Consolas" w:hAnsi="Consolas" w:eastAsia="Consolas" w:cs="Consolas"/>
          <w:color w:val="4078F2"/>
        </w:rPr>
        <w:t>-</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B76B01"/>
        </w:rPr>
        <w:t>0</w:t>
      </w:r>
      <w:r w:rsidRPr="135D02F5">
        <w:rPr>
          <w:rFonts w:ascii="Consolas" w:hAnsi="Consolas" w:eastAsia="Consolas" w:cs="Consolas"/>
          <w:color w:val="383A42"/>
        </w:rPr>
        <w:t xml:space="preserve">, </w:t>
      </w:r>
      <w:r w:rsidRPr="135D02F5">
        <w:rPr>
          <w:rFonts w:ascii="Consolas" w:hAnsi="Consolas" w:eastAsia="Consolas" w:cs="Consolas"/>
          <w:color w:val="B76B01"/>
        </w:rPr>
        <w:t>1</w:t>
      </w:r>
      <w:r w:rsidRPr="135D02F5">
        <w:rPr>
          <w:rFonts w:ascii="Consolas" w:hAnsi="Consolas" w:eastAsia="Consolas" w:cs="Consolas"/>
          <w:color w:val="383A42"/>
        </w:rPr>
        <w:t>],</w:t>
      </w:r>
      <w:r>
        <w:br/>
      </w:r>
      <w:r w:rsidRPr="135D02F5">
        <w:rPr>
          <w:rFonts w:ascii="Consolas" w:hAnsi="Consolas" w:eastAsia="Consolas" w:cs="Consolas"/>
          <w:color w:val="383A42"/>
        </w:rPr>
        <w:t xml:space="preserve">                      [</w:t>
      </w:r>
      <w:r w:rsidRPr="135D02F5">
        <w:rPr>
          <w:rFonts w:ascii="Consolas" w:hAnsi="Consolas" w:eastAsia="Consolas" w:cs="Consolas"/>
          <w:color w:val="4078F2"/>
        </w:rPr>
        <w:t>-</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B76B01"/>
        </w:rPr>
        <w:t>0</w:t>
      </w:r>
      <w:r w:rsidRPr="135D02F5">
        <w:rPr>
          <w:rFonts w:ascii="Consolas" w:hAnsi="Consolas" w:eastAsia="Consolas" w:cs="Consolas"/>
          <w:color w:val="383A42"/>
        </w:rPr>
        <w:t xml:space="preserve">, </w:t>
      </w:r>
      <w:r w:rsidRPr="135D02F5">
        <w:rPr>
          <w:rFonts w:ascii="Consolas" w:hAnsi="Consolas" w:eastAsia="Consolas" w:cs="Consolas"/>
          <w:color w:val="B76B01"/>
        </w:rPr>
        <w:t>1</w:t>
      </w:r>
      <w:r w:rsidRPr="135D02F5">
        <w:rPr>
          <w:rFonts w:ascii="Consolas" w:hAnsi="Consolas" w:eastAsia="Consolas" w:cs="Consolas"/>
          <w:color w:val="383A42"/>
        </w:rPr>
        <w:t>]])</w:t>
      </w:r>
      <w:r>
        <w:br/>
      </w:r>
      <w:r>
        <w:br/>
      </w:r>
      <w:r w:rsidRPr="135D02F5">
        <w:rPr>
          <w:rFonts w:ascii="Consolas" w:hAnsi="Consolas" w:eastAsia="Consolas" w:cs="Consolas"/>
          <w:i/>
          <w:iCs/>
          <w:color w:val="A0A1A7"/>
        </w:rPr>
        <w:t># Apply convolutions</w:t>
      </w:r>
      <w:r>
        <w:br/>
      </w:r>
      <w:r w:rsidRPr="135D02F5">
        <w:rPr>
          <w:rFonts w:ascii="Consolas" w:hAnsi="Consolas" w:eastAsia="Consolas" w:cs="Consolas"/>
          <w:color w:val="383A42"/>
        </w:rPr>
        <w:t xml:space="preserve">edges_laplace </w:t>
      </w:r>
      <w:r w:rsidRPr="135D02F5">
        <w:rPr>
          <w:rFonts w:ascii="Consolas" w:hAnsi="Consolas" w:eastAsia="Consolas" w:cs="Consolas"/>
          <w:color w:val="4078F2"/>
        </w:rPr>
        <w:t>=</w:t>
      </w:r>
      <w:r w:rsidRPr="135D02F5">
        <w:rPr>
          <w:rFonts w:ascii="Consolas" w:hAnsi="Consolas" w:eastAsia="Consolas" w:cs="Consolas"/>
          <w:color w:val="383A42"/>
        </w:rPr>
        <w:t xml:space="preserve"> signal.convolve2d(im, laplace_kernel, mode</w:t>
      </w:r>
      <w:r w:rsidRPr="135D02F5">
        <w:rPr>
          <w:rFonts w:ascii="Consolas" w:hAnsi="Consolas" w:eastAsia="Consolas" w:cs="Consolas"/>
          <w:color w:val="4078F2"/>
        </w:rPr>
        <w:t>=</w:t>
      </w:r>
      <w:r w:rsidRPr="135D02F5">
        <w:rPr>
          <w:rFonts w:ascii="Consolas" w:hAnsi="Consolas" w:eastAsia="Consolas" w:cs="Consolas"/>
          <w:color w:val="50A14F"/>
        </w:rPr>
        <w:t>'same'</w:t>
      </w:r>
      <w:r w:rsidRPr="135D02F5">
        <w:rPr>
          <w:rFonts w:ascii="Consolas" w:hAnsi="Consolas" w:eastAsia="Consolas" w:cs="Consolas"/>
          <w:color w:val="383A42"/>
        </w:rPr>
        <w:t>, boundary</w:t>
      </w:r>
      <w:r w:rsidRPr="135D02F5">
        <w:rPr>
          <w:rFonts w:ascii="Consolas" w:hAnsi="Consolas" w:eastAsia="Consolas" w:cs="Consolas"/>
          <w:color w:val="4078F2"/>
        </w:rPr>
        <w:t>=</w:t>
      </w:r>
      <w:r w:rsidRPr="135D02F5">
        <w:rPr>
          <w:rFonts w:ascii="Consolas" w:hAnsi="Consolas" w:eastAsia="Consolas" w:cs="Consolas"/>
          <w:color w:val="50A14F"/>
        </w:rPr>
        <w:t>'symm'</w:t>
      </w:r>
      <w:r w:rsidRPr="135D02F5">
        <w:rPr>
          <w:rFonts w:ascii="Consolas" w:hAnsi="Consolas" w:eastAsia="Consolas" w:cs="Consolas"/>
          <w:color w:val="383A42"/>
        </w:rPr>
        <w:t>)</w:t>
      </w:r>
      <w:r>
        <w:br/>
      </w:r>
      <w:r w:rsidRPr="135D02F5">
        <w:rPr>
          <w:rFonts w:ascii="Consolas" w:hAnsi="Consolas" w:eastAsia="Consolas" w:cs="Consolas"/>
          <w:color w:val="383A42"/>
        </w:rPr>
        <w:t xml:space="preserve">edges_sobel_x </w:t>
      </w:r>
      <w:r w:rsidRPr="135D02F5">
        <w:rPr>
          <w:rFonts w:ascii="Consolas" w:hAnsi="Consolas" w:eastAsia="Consolas" w:cs="Consolas"/>
          <w:color w:val="4078F2"/>
        </w:rPr>
        <w:t>=</w:t>
      </w:r>
      <w:r w:rsidRPr="135D02F5">
        <w:rPr>
          <w:rFonts w:ascii="Consolas" w:hAnsi="Consolas" w:eastAsia="Consolas" w:cs="Consolas"/>
          <w:color w:val="383A42"/>
        </w:rPr>
        <w:t xml:space="preserve"> signal.convolve2d(im, sobel_x, mode</w:t>
      </w:r>
      <w:r w:rsidRPr="135D02F5">
        <w:rPr>
          <w:rFonts w:ascii="Consolas" w:hAnsi="Consolas" w:eastAsia="Consolas" w:cs="Consolas"/>
          <w:color w:val="4078F2"/>
        </w:rPr>
        <w:t>=</w:t>
      </w:r>
      <w:r w:rsidRPr="135D02F5">
        <w:rPr>
          <w:rFonts w:ascii="Consolas" w:hAnsi="Consolas" w:eastAsia="Consolas" w:cs="Consolas"/>
          <w:color w:val="50A14F"/>
        </w:rPr>
        <w:t>'same'</w:t>
      </w:r>
      <w:r w:rsidRPr="135D02F5">
        <w:rPr>
          <w:rFonts w:ascii="Consolas" w:hAnsi="Consolas" w:eastAsia="Consolas" w:cs="Consolas"/>
          <w:color w:val="383A42"/>
        </w:rPr>
        <w:t>)</w:t>
      </w:r>
      <w:r>
        <w:br/>
      </w:r>
      <w:r w:rsidRPr="135D02F5">
        <w:rPr>
          <w:rFonts w:ascii="Consolas" w:hAnsi="Consolas" w:eastAsia="Consolas" w:cs="Consolas"/>
          <w:color w:val="383A42"/>
        </w:rPr>
        <w:t xml:space="preserve">edges_sobel_y </w:t>
      </w:r>
      <w:r w:rsidRPr="135D02F5">
        <w:rPr>
          <w:rFonts w:ascii="Consolas" w:hAnsi="Consolas" w:eastAsia="Consolas" w:cs="Consolas"/>
          <w:color w:val="4078F2"/>
        </w:rPr>
        <w:t>=</w:t>
      </w:r>
      <w:r w:rsidRPr="135D02F5">
        <w:rPr>
          <w:rFonts w:ascii="Consolas" w:hAnsi="Consolas" w:eastAsia="Consolas" w:cs="Consolas"/>
          <w:color w:val="383A42"/>
        </w:rPr>
        <w:t xml:space="preserve"> signal.convolve2d(im, sobel_y, mode</w:t>
      </w:r>
      <w:r w:rsidRPr="135D02F5">
        <w:rPr>
          <w:rFonts w:ascii="Consolas" w:hAnsi="Consolas" w:eastAsia="Consolas" w:cs="Consolas"/>
          <w:color w:val="4078F2"/>
        </w:rPr>
        <w:t>=</w:t>
      </w:r>
      <w:r w:rsidRPr="135D02F5">
        <w:rPr>
          <w:rFonts w:ascii="Consolas" w:hAnsi="Consolas" w:eastAsia="Consolas" w:cs="Consolas"/>
          <w:color w:val="50A14F"/>
        </w:rPr>
        <w:t>'same'</w:t>
      </w:r>
      <w:r w:rsidRPr="135D02F5">
        <w:rPr>
          <w:rFonts w:ascii="Consolas" w:hAnsi="Consolas" w:eastAsia="Consolas" w:cs="Consolas"/>
          <w:color w:val="383A42"/>
        </w:rPr>
        <w:t>)</w:t>
      </w:r>
      <w:r>
        <w:br/>
      </w:r>
      <w:r w:rsidRPr="135D02F5">
        <w:rPr>
          <w:rFonts w:ascii="Consolas" w:hAnsi="Consolas" w:eastAsia="Consolas" w:cs="Consolas"/>
          <w:color w:val="383A42"/>
        </w:rPr>
        <w:t xml:space="preserve">edges_sobel </w:t>
      </w:r>
      <w:r w:rsidRPr="135D02F5">
        <w:rPr>
          <w:rFonts w:ascii="Consolas" w:hAnsi="Consolas" w:eastAsia="Consolas" w:cs="Consolas"/>
          <w:color w:val="4078F2"/>
        </w:rPr>
        <w:t>=</w:t>
      </w:r>
      <w:r w:rsidRPr="135D02F5">
        <w:rPr>
          <w:rFonts w:ascii="Consolas" w:hAnsi="Consolas" w:eastAsia="Consolas" w:cs="Consolas"/>
          <w:color w:val="383A42"/>
        </w:rPr>
        <w:t xml:space="preserve"> np.sqrt(edges_sobel_x</w:t>
      </w:r>
      <w:r w:rsidRPr="135D02F5">
        <w:rPr>
          <w:rFonts w:ascii="Consolas" w:hAnsi="Consolas" w:eastAsia="Consolas" w:cs="Consolas"/>
          <w:color w:val="4078F2"/>
        </w:rPr>
        <w:t>**</w:t>
      </w:r>
      <w:r w:rsidRPr="135D02F5">
        <w:rPr>
          <w:rFonts w:ascii="Consolas" w:hAnsi="Consolas" w:eastAsia="Consolas" w:cs="Consolas"/>
          <w:color w:val="B76B01"/>
        </w:rPr>
        <w:t>2</w:t>
      </w:r>
      <w:r w:rsidRPr="135D02F5">
        <w:rPr>
          <w:rFonts w:ascii="Consolas" w:hAnsi="Consolas" w:eastAsia="Consolas" w:cs="Consolas"/>
          <w:color w:val="383A42"/>
        </w:rPr>
        <w:t xml:space="preserve"> </w:t>
      </w:r>
      <w:r w:rsidRPr="135D02F5">
        <w:rPr>
          <w:rFonts w:ascii="Consolas" w:hAnsi="Consolas" w:eastAsia="Consolas" w:cs="Consolas"/>
          <w:color w:val="4078F2"/>
        </w:rPr>
        <w:t>+</w:t>
      </w:r>
      <w:r w:rsidRPr="135D02F5">
        <w:rPr>
          <w:rFonts w:ascii="Consolas" w:hAnsi="Consolas" w:eastAsia="Consolas" w:cs="Consolas"/>
          <w:color w:val="383A42"/>
        </w:rPr>
        <w:t xml:space="preserve"> edges_sobel_y</w:t>
      </w:r>
      <w:r w:rsidRPr="135D02F5">
        <w:rPr>
          <w:rFonts w:ascii="Consolas" w:hAnsi="Consolas" w:eastAsia="Consolas" w:cs="Consolas"/>
          <w:color w:val="4078F2"/>
        </w:rPr>
        <w:t>**</w:t>
      </w:r>
      <w:r w:rsidRPr="135D02F5">
        <w:rPr>
          <w:rFonts w:ascii="Consolas" w:hAnsi="Consolas" w:eastAsia="Consolas" w:cs="Consolas"/>
          <w:color w:val="B76B01"/>
        </w:rPr>
        <w:t>2</w:t>
      </w:r>
      <w:r w:rsidRPr="135D02F5">
        <w:rPr>
          <w:rFonts w:ascii="Consolas" w:hAnsi="Consolas" w:eastAsia="Consolas" w:cs="Consolas"/>
          <w:color w:val="383A42"/>
        </w:rPr>
        <w:t>)</w:t>
      </w:r>
      <w:r>
        <w:br/>
      </w:r>
      <w:r w:rsidRPr="135D02F5">
        <w:rPr>
          <w:rFonts w:ascii="Consolas" w:hAnsi="Consolas" w:eastAsia="Consolas" w:cs="Consolas"/>
          <w:color w:val="383A42"/>
        </w:rPr>
        <w:t xml:space="preserve">edges_prewitt </w:t>
      </w:r>
      <w:r w:rsidRPr="135D02F5">
        <w:rPr>
          <w:rFonts w:ascii="Consolas" w:hAnsi="Consolas" w:eastAsia="Consolas" w:cs="Consolas"/>
          <w:color w:val="4078F2"/>
        </w:rPr>
        <w:t>=</w:t>
      </w:r>
      <w:r w:rsidRPr="135D02F5">
        <w:rPr>
          <w:rFonts w:ascii="Consolas" w:hAnsi="Consolas" w:eastAsia="Consolas" w:cs="Consolas"/>
          <w:color w:val="383A42"/>
        </w:rPr>
        <w:t xml:space="preserve"> signal.convolve2d(im, prewitt_x, mode</w:t>
      </w:r>
      <w:r w:rsidRPr="135D02F5">
        <w:rPr>
          <w:rFonts w:ascii="Consolas" w:hAnsi="Consolas" w:eastAsia="Consolas" w:cs="Consolas"/>
          <w:color w:val="4078F2"/>
        </w:rPr>
        <w:t>=</w:t>
      </w:r>
      <w:r w:rsidRPr="135D02F5">
        <w:rPr>
          <w:rFonts w:ascii="Consolas" w:hAnsi="Consolas" w:eastAsia="Consolas" w:cs="Consolas"/>
          <w:color w:val="50A14F"/>
        </w:rPr>
        <w:t>'same'</w:t>
      </w:r>
      <w:r w:rsidRPr="135D02F5">
        <w:rPr>
          <w:rFonts w:ascii="Consolas" w:hAnsi="Consolas" w:eastAsia="Consolas" w:cs="Consolas"/>
          <w:color w:val="383A42"/>
        </w:rPr>
        <w:t>)</w:t>
      </w:r>
      <w:r>
        <w:br/>
      </w:r>
      <w:r>
        <w:br/>
      </w:r>
      <w:r w:rsidRPr="135D02F5">
        <w:rPr>
          <w:rFonts w:ascii="Consolas" w:hAnsi="Consolas" w:eastAsia="Consolas" w:cs="Consolas"/>
          <w:i/>
          <w:iCs/>
          <w:color w:val="A0A1A7"/>
        </w:rPr>
        <w:t># Display results</w:t>
      </w:r>
      <w:r>
        <w:br/>
      </w:r>
      <w:r w:rsidRPr="135D02F5">
        <w:rPr>
          <w:rFonts w:ascii="Consolas" w:hAnsi="Consolas" w:eastAsia="Consolas" w:cs="Consolas"/>
          <w:color w:val="383A42"/>
        </w:rPr>
        <w:t xml:space="preserve">fig, axes </w:t>
      </w:r>
      <w:r w:rsidRPr="135D02F5">
        <w:rPr>
          <w:rFonts w:ascii="Consolas" w:hAnsi="Consolas" w:eastAsia="Consolas" w:cs="Consolas"/>
          <w:color w:val="4078F2"/>
        </w:rPr>
        <w:t>=</w:t>
      </w:r>
      <w:r w:rsidRPr="135D02F5">
        <w:rPr>
          <w:rFonts w:ascii="Consolas" w:hAnsi="Consolas" w:eastAsia="Consolas" w:cs="Consolas"/>
          <w:color w:val="383A42"/>
        </w:rPr>
        <w:t xml:space="preserve"> plt.subplots(</w:t>
      </w:r>
      <w:r w:rsidRPr="135D02F5">
        <w:rPr>
          <w:rFonts w:ascii="Consolas" w:hAnsi="Consolas" w:eastAsia="Consolas" w:cs="Consolas"/>
          <w:color w:val="B76B01"/>
        </w:rPr>
        <w:t>2</w:t>
      </w:r>
      <w:r w:rsidRPr="135D02F5">
        <w:rPr>
          <w:rFonts w:ascii="Consolas" w:hAnsi="Consolas" w:eastAsia="Consolas" w:cs="Consolas"/>
          <w:color w:val="383A42"/>
        </w:rPr>
        <w:t xml:space="preserve">, </w:t>
      </w:r>
      <w:r w:rsidRPr="135D02F5">
        <w:rPr>
          <w:rFonts w:ascii="Consolas" w:hAnsi="Consolas" w:eastAsia="Consolas" w:cs="Consolas"/>
          <w:color w:val="B76B01"/>
        </w:rPr>
        <w:t>3</w:t>
      </w:r>
      <w:r w:rsidRPr="135D02F5">
        <w:rPr>
          <w:rFonts w:ascii="Consolas" w:hAnsi="Consolas" w:eastAsia="Consolas" w:cs="Consolas"/>
          <w:color w:val="383A42"/>
        </w:rPr>
        <w:t>, figsize</w:t>
      </w:r>
      <w:r w:rsidRPr="135D02F5">
        <w:rPr>
          <w:rFonts w:ascii="Consolas" w:hAnsi="Consolas" w:eastAsia="Consolas" w:cs="Consolas"/>
          <w:color w:val="4078F2"/>
        </w:rPr>
        <w:t>=</w:t>
      </w:r>
      <w:r w:rsidRPr="135D02F5">
        <w:rPr>
          <w:rFonts w:ascii="Consolas" w:hAnsi="Consolas" w:eastAsia="Consolas" w:cs="Consolas"/>
          <w:color w:val="383A42"/>
        </w:rPr>
        <w:t>(</w:t>
      </w:r>
      <w:r w:rsidRPr="135D02F5">
        <w:rPr>
          <w:rFonts w:ascii="Consolas" w:hAnsi="Consolas" w:eastAsia="Consolas" w:cs="Consolas"/>
          <w:color w:val="B76B01"/>
        </w:rPr>
        <w:t>15</w:t>
      </w:r>
      <w:r w:rsidRPr="135D02F5">
        <w:rPr>
          <w:rFonts w:ascii="Consolas" w:hAnsi="Consolas" w:eastAsia="Consolas" w:cs="Consolas"/>
          <w:color w:val="383A42"/>
        </w:rPr>
        <w:t xml:space="preserve">, </w:t>
      </w:r>
      <w:r w:rsidRPr="135D02F5">
        <w:rPr>
          <w:rFonts w:ascii="Consolas" w:hAnsi="Consolas" w:eastAsia="Consolas" w:cs="Consolas"/>
          <w:color w:val="B76B01"/>
        </w:rPr>
        <w:t>10</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0</w:t>
      </w:r>
      <w:r w:rsidRPr="135D02F5">
        <w:rPr>
          <w:rFonts w:ascii="Consolas" w:hAnsi="Consolas" w:eastAsia="Consolas" w:cs="Consolas"/>
          <w:color w:val="383A42"/>
        </w:rPr>
        <w:t xml:space="preserve">, </w:t>
      </w:r>
      <w:r w:rsidRPr="135D02F5">
        <w:rPr>
          <w:rFonts w:ascii="Consolas" w:hAnsi="Consolas" w:eastAsia="Consolas" w:cs="Consolas"/>
          <w:color w:val="B76B01"/>
        </w:rPr>
        <w:t>0</w:t>
      </w:r>
      <w:r w:rsidRPr="135D02F5">
        <w:rPr>
          <w:rFonts w:ascii="Consolas" w:hAnsi="Consolas" w:eastAsia="Consolas" w:cs="Consolas"/>
          <w:color w:val="383A42"/>
        </w:rPr>
        <w:t>].imshow(im, cmap</w:t>
      </w:r>
      <w:r w:rsidRPr="135D02F5">
        <w:rPr>
          <w:rFonts w:ascii="Consolas" w:hAnsi="Consolas" w:eastAsia="Consolas" w:cs="Consolas"/>
          <w:color w:val="4078F2"/>
        </w:rPr>
        <w:t>=</w:t>
      </w:r>
      <w:r w:rsidRPr="135D02F5">
        <w:rPr>
          <w:rFonts w:ascii="Consolas" w:hAnsi="Consolas" w:eastAsia="Consolas" w:cs="Consolas"/>
          <w:color w:val="50A14F"/>
        </w:rPr>
        <w:t>'gray'</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0</w:t>
      </w:r>
      <w:r w:rsidRPr="135D02F5">
        <w:rPr>
          <w:rFonts w:ascii="Consolas" w:hAnsi="Consolas" w:eastAsia="Consolas" w:cs="Consolas"/>
          <w:color w:val="383A42"/>
        </w:rPr>
        <w:t xml:space="preserve">, </w:t>
      </w:r>
      <w:r w:rsidRPr="135D02F5">
        <w:rPr>
          <w:rFonts w:ascii="Consolas" w:hAnsi="Consolas" w:eastAsia="Consolas" w:cs="Consolas"/>
          <w:color w:val="B76B01"/>
        </w:rPr>
        <w:t>0</w:t>
      </w:r>
      <w:r w:rsidRPr="135D02F5">
        <w:rPr>
          <w:rFonts w:ascii="Consolas" w:hAnsi="Consolas" w:eastAsia="Consolas" w:cs="Consolas"/>
          <w:color w:val="383A42"/>
        </w:rPr>
        <w:t>].set_title(</w:t>
      </w:r>
      <w:r w:rsidRPr="135D02F5">
        <w:rPr>
          <w:rFonts w:ascii="Consolas" w:hAnsi="Consolas" w:eastAsia="Consolas" w:cs="Consolas"/>
          <w:color w:val="50A14F"/>
        </w:rPr>
        <w:t>'Original'</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0</w:t>
      </w:r>
      <w:r w:rsidRPr="135D02F5">
        <w:rPr>
          <w:rFonts w:ascii="Consolas" w:hAnsi="Consolas" w:eastAsia="Consolas" w:cs="Consolas"/>
          <w:color w:val="383A42"/>
        </w:rPr>
        <w:t xml:space="preserve">, </w:t>
      </w:r>
      <w:r w:rsidRPr="135D02F5">
        <w:rPr>
          <w:rFonts w:ascii="Consolas" w:hAnsi="Consolas" w:eastAsia="Consolas" w:cs="Consolas"/>
          <w:color w:val="B76B01"/>
        </w:rPr>
        <w:t>1</w:t>
      </w:r>
      <w:r w:rsidRPr="135D02F5">
        <w:rPr>
          <w:rFonts w:ascii="Consolas" w:hAnsi="Consolas" w:eastAsia="Consolas" w:cs="Consolas"/>
          <w:color w:val="383A42"/>
        </w:rPr>
        <w:t>].imshow(np.</w:t>
      </w:r>
      <w:r w:rsidRPr="135D02F5">
        <w:rPr>
          <w:rFonts w:ascii="Consolas" w:hAnsi="Consolas" w:eastAsia="Consolas" w:cs="Consolas"/>
          <w:color w:val="50A14F"/>
        </w:rPr>
        <w:t>abs</w:t>
      </w:r>
      <w:r w:rsidRPr="135D02F5">
        <w:rPr>
          <w:rFonts w:ascii="Consolas" w:hAnsi="Consolas" w:eastAsia="Consolas" w:cs="Consolas"/>
          <w:color w:val="383A42"/>
        </w:rPr>
        <w:t>(edges_laplace), cmap</w:t>
      </w:r>
      <w:r w:rsidRPr="135D02F5">
        <w:rPr>
          <w:rFonts w:ascii="Consolas" w:hAnsi="Consolas" w:eastAsia="Consolas" w:cs="Consolas"/>
          <w:color w:val="4078F2"/>
        </w:rPr>
        <w:t>=</w:t>
      </w:r>
      <w:r w:rsidRPr="135D02F5">
        <w:rPr>
          <w:rFonts w:ascii="Consolas" w:hAnsi="Consolas" w:eastAsia="Consolas" w:cs="Consolas"/>
          <w:color w:val="50A14F"/>
        </w:rPr>
        <w:t>'gray'</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0</w:t>
      </w:r>
      <w:r w:rsidRPr="135D02F5">
        <w:rPr>
          <w:rFonts w:ascii="Consolas" w:hAnsi="Consolas" w:eastAsia="Consolas" w:cs="Consolas"/>
          <w:color w:val="383A42"/>
        </w:rPr>
        <w:t xml:space="preserve">, </w:t>
      </w:r>
      <w:r w:rsidRPr="135D02F5">
        <w:rPr>
          <w:rFonts w:ascii="Consolas" w:hAnsi="Consolas" w:eastAsia="Consolas" w:cs="Consolas"/>
          <w:color w:val="B76B01"/>
        </w:rPr>
        <w:t>1</w:t>
      </w:r>
      <w:r w:rsidRPr="135D02F5">
        <w:rPr>
          <w:rFonts w:ascii="Consolas" w:hAnsi="Consolas" w:eastAsia="Consolas" w:cs="Consolas"/>
          <w:color w:val="383A42"/>
        </w:rPr>
        <w:t>].set_title(</w:t>
      </w:r>
      <w:r w:rsidRPr="135D02F5">
        <w:rPr>
          <w:rFonts w:ascii="Consolas" w:hAnsi="Consolas" w:eastAsia="Consolas" w:cs="Consolas"/>
          <w:color w:val="50A14F"/>
        </w:rPr>
        <w:t>'Laplace'</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0</w:t>
      </w:r>
      <w:r w:rsidRPr="135D02F5">
        <w:rPr>
          <w:rFonts w:ascii="Consolas" w:hAnsi="Consolas" w:eastAsia="Consolas" w:cs="Consolas"/>
          <w:color w:val="383A42"/>
        </w:rPr>
        <w:t xml:space="preserve">, </w:t>
      </w:r>
      <w:r w:rsidRPr="135D02F5">
        <w:rPr>
          <w:rFonts w:ascii="Consolas" w:hAnsi="Consolas" w:eastAsia="Consolas" w:cs="Consolas"/>
          <w:color w:val="B76B01"/>
        </w:rPr>
        <w:t>2</w:t>
      </w:r>
      <w:r w:rsidRPr="135D02F5">
        <w:rPr>
          <w:rFonts w:ascii="Consolas" w:hAnsi="Consolas" w:eastAsia="Consolas" w:cs="Consolas"/>
          <w:color w:val="383A42"/>
        </w:rPr>
        <w:t>].imshow(edges_sobel, cmap</w:t>
      </w:r>
      <w:r w:rsidRPr="135D02F5">
        <w:rPr>
          <w:rFonts w:ascii="Consolas" w:hAnsi="Consolas" w:eastAsia="Consolas" w:cs="Consolas"/>
          <w:color w:val="4078F2"/>
        </w:rPr>
        <w:t>=</w:t>
      </w:r>
      <w:r w:rsidRPr="135D02F5">
        <w:rPr>
          <w:rFonts w:ascii="Consolas" w:hAnsi="Consolas" w:eastAsia="Consolas" w:cs="Consolas"/>
          <w:color w:val="50A14F"/>
        </w:rPr>
        <w:t>'gray'</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0</w:t>
      </w:r>
      <w:r w:rsidRPr="135D02F5">
        <w:rPr>
          <w:rFonts w:ascii="Consolas" w:hAnsi="Consolas" w:eastAsia="Consolas" w:cs="Consolas"/>
          <w:color w:val="383A42"/>
        </w:rPr>
        <w:t xml:space="preserve">, </w:t>
      </w:r>
      <w:r w:rsidRPr="135D02F5">
        <w:rPr>
          <w:rFonts w:ascii="Consolas" w:hAnsi="Consolas" w:eastAsia="Consolas" w:cs="Consolas"/>
          <w:color w:val="B76B01"/>
        </w:rPr>
        <w:t>2</w:t>
      </w:r>
      <w:r w:rsidRPr="135D02F5">
        <w:rPr>
          <w:rFonts w:ascii="Consolas" w:hAnsi="Consolas" w:eastAsia="Consolas" w:cs="Consolas"/>
          <w:color w:val="383A42"/>
        </w:rPr>
        <w:t>].set_title(</w:t>
      </w:r>
      <w:r w:rsidRPr="135D02F5">
        <w:rPr>
          <w:rFonts w:ascii="Consolas" w:hAnsi="Consolas" w:eastAsia="Consolas" w:cs="Consolas"/>
          <w:color w:val="50A14F"/>
        </w:rPr>
        <w:t>'Sobel (magnitude)'</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B76B01"/>
        </w:rPr>
        <w:t>0</w:t>
      </w:r>
      <w:r w:rsidRPr="135D02F5">
        <w:rPr>
          <w:rFonts w:ascii="Consolas" w:hAnsi="Consolas" w:eastAsia="Consolas" w:cs="Consolas"/>
          <w:color w:val="383A42"/>
        </w:rPr>
        <w:t>].imshow(edges_sobel_x, cmap</w:t>
      </w:r>
      <w:r w:rsidRPr="135D02F5">
        <w:rPr>
          <w:rFonts w:ascii="Consolas" w:hAnsi="Consolas" w:eastAsia="Consolas" w:cs="Consolas"/>
          <w:color w:val="4078F2"/>
        </w:rPr>
        <w:t>=</w:t>
      </w:r>
      <w:r w:rsidRPr="135D02F5">
        <w:rPr>
          <w:rFonts w:ascii="Consolas" w:hAnsi="Consolas" w:eastAsia="Consolas" w:cs="Consolas"/>
          <w:color w:val="50A14F"/>
        </w:rPr>
        <w:t>'gray'</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B76B01"/>
        </w:rPr>
        <w:t>0</w:t>
      </w:r>
      <w:r w:rsidRPr="135D02F5">
        <w:rPr>
          <w:rFonts w:ascii="Consolas" w:hAnsi="Consolas" w:eastAsia="Consolas" w:cs="Consolas"/>
          <w:color w:val="383A42"/>
        </w:rPr>
        <w:t>].set_title(</w:t>
      </w:r>
      <w:r w:rsidRPr="135D02F5">
        <w:rPr>
          <w:rFonts w:ascii="Consolas" w:hAnsi="Consolas" w:eastAsia="Consolas" w:cs="Consolas"/>
          <w:color w:val="50A14F"/>
        </w:rPr>
        <w:t>'Sobel X'</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B76B01"/>
        </w:rPr>
        <w:t>1</w:t>
      </w:r>
      <w:r w:rsidRPr="135D02F5">
        <w:rPr>
          <w:rFonts w:ascii="Consolas" w:hAnsi="Consolas" w:eastAsia="Consolas" w:cs="Consolas"/>
          <w:color w:val="383A42"/>
        </w:rPr>
        <w:t>].imshow(edges_sobel_y, cmap</w:t>
      </w:r>
      <w:r w:rsidRPr="135D02F5">
        <w:rPr>
          <w:rFonts w:ascii="Consolas" w:hAnsi="Consolas" w:eastAsia="Consolas" w:cs="Consolas"/>
          <w:color w:val="4078F2"/>
        </w:rPr>
        <w:t>=</w:t>
      </w:r>
      <w:r w:rsidRPr="135D02F5">
        <w:rPr>
          <w:rFonts w:ascii="Consolas" w:hAnsi="Consolas" w:eastAsia="Consolas" w:cs="Consolas"/>
          <w:color w:val="50A14F"/>
        </w:rPr>
        <w:t>'gray'</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B76B01"/>
        </w:rPr>
        <w:t>1</w:t>
      </w:r>
      <w:r w:rsidRPr="135D02F5">
        <w:rPr>
          <w:rFonts w:ascii="Consolas" w:hAnsi="Consolas" w:eastAsia="Consolas" w:cs="Consolas"/>
          <w:color w:val="383A42"/>
        </w:rPr>
        <w:t>].set_title(</w:t>
      </w:r>
      <w:r w:rsidRPr="135D02F5">
        <w:rPr>
          <w:rFonts w:ascii="Consolas" w:hAnsi="Consolas" w:eastAsia="Consolas" w:cs="Consolas"/>
          <w:color w:val="50A14F"/>
        </w:rPr>
        <w:t>'Sobel Y'</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B76B01"/>
        </w:rPr>
        <w:t>2</w:t>
      </w:r>
      <w:r w:rsidRPr="135D02F5">
        <w:rPr>
          <w:rFonts w:ascii="Consolas" w:hAnsi="Consolas" w:eastAsia="Consolas" w:cs="Consolas"/>
          <w:color w:val="383A42"/>
        </w:rPr>
        <w:t>].imshow(np.</w:t>
      </w:r>
      <w:r w:rsidRPr="135D02F5">
        <w:rPr>
          <w:rFonts w:ascii="Consolas" w:hAnsi="Consolas" w:eastAsia="Consolas" w:cs="Consolas"/>
          <w:color w:val="50A14F"/>
        </w:rPr>
        <w:t>abs</w:t>
      </w:r>
      <w:r w:rsidRPr="135D02F5">
        <w:rPr>
          <w:rFonts w:ascii="Consolas" w:hAnsi="Consolas" w:eastAsia="Consolas" w:cs="Consolas"/>
          <w:color w:val="383A42"/>
        </w:rPr>
        <w:t>(edges_prewitt), cmap</w:t>
      </w:r>
      <w:r w:rsidRPr="135D02F5">
        <w:rPr>
          <w:rFonts w:ascii="Consolas" w:hAnsi="Consolas" w:eastAsia="Consolas" w:cs="Consolas"/>
          <w:color w:val="4078F2"/>
        </w:rPr>
        <w:t>=</w:t>
      </w:r>
      <w:r w:rsidRPr="135D02F5">
        <w:rPr>
          <w:rFonts w:ascii="Consolas" w:hAnsi="Consolas" w:eastAsia="Consolas" w:cs="Consolas"/>
          <w:color w:val="50A14F"/>
        </w:rPr>
        <w:t>'gray'</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B76B01"/>
        </w:rPr>
        <w:t>2</w:t>
      </w:r>
      <w:r w:rsidRPr="135D02F5">
        <w:rPr>
          <w:rFonts w:ascii="Consolas" w:hAnsi="Consolas" w:eastAsia="Consolas" w:cs="Consolas"/>
          <w:color w:val="383A42"/>
        </w:rPr>
        <w:t>].set_title(</w:t>
      </w:r>
      <w:r w:rsidRPr="135D02F5">
        <w:rPr>
          <w:rFonts w:ascii="Consolas" w:hAnsi="Consolas" w:eastAsia="Consolas" w:cs="Consolas"/>
          <w:color w:val="50A14F"/>
        </w:rPr>
        <w:t>'Prewitt'</w:t>
      </w:r>
      <w:r w:rsidRPr="135D02F5">
        <w:rPr>
          <w:rFonts w:ascii="Consolas" w:hAnsi="Consolas" w:eastAsia="Consolas" w:cs="Consolas"/>
          <w:color w:val="383A42"/>
        </w:rPr>
        <w:t>)</w:t>
      </w:r>
      <w:r>
        <w:br/>
      </w:r>
      <w:r>
        <w:br/>
      </w:r>
      <w:r w:rsidRPr="135D02F5">
        <w:rPr>
          <w:rFonts w:ascii="Consolas" w:hAnsi="Consolas" w:eastAsia="Consolas" w:cs="Consolas"/>
          <w:color w:val="A626A4"/>
        </w:rPr>
        <w:t>for</w:t>
      </w:r>
      <w:r w:rsidRPr="135D02F5">
        <w:rPr>
          <w:rFonts w:ascii="Consolas" w:hAnsi="Consolas" w:eastAsia="Consolas" w:cs="Consolas"/>
          <w:color w:val="383A42"/>
        </w:rPr>
        <w:t xml:space="preserve"> ax </w:t>
      </w:r>
      <w:r w:rsidRPr="135D02F5">
        <w:rPr>
          <w:rFonts w:ascii="Consolas" w:hAnsi="Consolas" w:eastAsia="Consolas" w:cs="Consolas"/>
          <w:color w:val="A626A4"/>
        </w:rPr>
        <w:t>in</w:t>
      </w:r>
      <w:r w:rsidRPr="135D02F5">
        <w:rPr>
          <w:rFonts w:ascii="Consolas" w:hAnsi="Consolas" w:eastAsia="Consolas" w:cs="Consolas"/>
          <w:color w:val="383A42"/>
        </w:rPr>
        <w:t xml:space="preserve"> axes.flat:</w:t>
      </w:r>
      <w:r>
        <w:br/>
      </w:r>
      <w:r w:rsidRPr="135D02F5">
        <w:rPr>
          <w:rFonts w:ascii="Consolas" w:hAnsi="Consolas" w:eastAsia="Consolas" w:cs="Consolas"/>
          <w:color w:val="383A42"/>
        </w:rPr>
        <w:t xml:space="preserve">    ax.axis(</w:t>
      </w:r>
      <w:r w:rsidRPr="135D02F5">
        <w:rPr>
          <w:rFonts w:ascii="Consolas" w:hAnsi="Consolas" w:eastAsia="Consolas" w:cs="Consolas"/>
          <w:color w:val="50A14F"/>
        </w:rPr>
        <w:t>'off'</w:t>
      </w:r>
      <w:r w:rsidRPr="135D02F5">
        <w:rPr>
          <w:rFonts w:ascii="Consolas" w:hAnsi="Consolas" w:eastAsia="Consolas" w:cs="Consolas"/>
          <w:color w:val="383A42"/>
        </w:rPr>
        <w:t>)</w:t>
      </w:r>
      <w:r>
        <w:br/>
      </w:r>
      <w:r w:rsidRPr="135D02F5">
        <w:rPr>
          <w:rFonts w:ascii="Consolas" w:hAnsi="Consolas" w:eastAsia="Consolas" w:cs="Consolas"/>
          <w:color w:val="383A42"/>
        </w:rPr>
        <w:t>plt.tight_layout()</w:t>
      </w:r>
      <w:r>
        <w:br/>
      </w:r>
      <w:r w:rsidRPr="135D02F5">
        <w:rPr>
          <w:rFonts w:ascii="Consolas" w:hAnsi="Consolas" w:eastAsia="Consolas" w:cs="Consolas"/>
          <w:color w:val="383A42"/>
        </w:rPr>
        <w:t>plt.show()</w:t>
      </w:r>
    </w:p>
    <w:p w:rsidR="135D02F5" w:rsidP="135D02F5" w:rsidRDefault="135D02F5" w14:paraId="3EC44CD3" w14:textId="3AD93770">
      <w:pPr>
        <w:spacing w:before="240" w:after="240"/>
        <w:rPr>
          <w:rFonts w:ascii="Times New Roman" w:hAnsi="Times New Roman" w:eastAsia="Times New Roman" w:cs="Times New Roman"/>
        </w:rPr>
      </w:pPr>
      <w:r w:rsidRPr="135D02F5">
        <w:rPr>
          <w:rFonts w:ascii="Times New Roman" w:hAnsi="Times New Roman" w:eastAsia="Times New Roman" w:cs="Times New Roman"/>
          <w:b/>
          <w:bCs/>
        </w:rPr>
        <w:t>Output yang diharapkan:</w:t>
      </w:r>
      <w:r w:rsidRPr="135D02F5">
        <w:rPr>
          <w:rFonts w:ascii="Times New Roman" w:hAnsi="Times New Roman" w:eastAsia="Times New Roman" w:cs="Times New Roman"/>
        </w:rPr>
        <w:t xml:space="preserve"> Grid 2×3 menunjukkan image asli dan hasil berbagai edge detection methods.</w:t>
      </w:r>
    </w:p>
    <w:p w:rsidR="135D02F5" w:rsidP="135D02F5" w:rsidRDefault="135D02F5" w14:paraId="3560DCCE" w14:textId="10AFA061">
      <w:pPr>
        <w:spacing w:before="240" w:after="240"/>
        <w:rPr>
          <w:rFonts w:ascii="Times New Roman" w:hAnsi="Times New Roman" w:eastAsia="Times New Roman" w:cs="Times New Roman"/>
          <w:b/>
          <w:bCs/>
        </w:rPr>
      </w:pPr>
      <w:r w:rsidRPr="135D02F5">
        <w:rPr>
          <w:rFonts w:ascii="Times New Roman" w:hAnsi="Times New Roman" w:eastAsia="Times New Roman" w:cs="Times New Roman"/>
          <w:b/>
          <w:bCs/>
        </w:rPr>
        <w:t>Contoh 4: Template Matching Application</w:t>
      </w:r>
    </w:p>
    <w:p w:rsidR="135D02F5" w:rsidP="135D02F5" w:rsidRDefault="135D02F5" w14:paraId="521E8380" w14:textId="3739CCEB">
      <w:pPr>
        <w:spacing w:after="0"/>
        <w:rPr>
          <w:rFonts w:ascii="Times New Roman" w:hAnsi="Times New Roman" w:eastAsia="Times New Roman" w:cs="Times New Roman"/>
        </w:rPr>
      </w:pPr>
      <w:r w:rsidRPr="135D02F5">
        <w:rPr>
          <w:rFonts w:ascii="Times New Roman" w:hAnsi="Times New Roman" w:eastAsia="Times New Roman" w:cs="Times New Roman"/>
        </w:rPr>
        <w:t>python</w:t>
      </w:r>
    </w:p>
    <w:p w:rsidR="135D02F5" w:rsidP="135D02F5" w:rsidRDefault="135D02F5" w14:paraId="1A503401" w14:textId="7F6A6443">
      <w:pPr>
        <w:spacing w:after="0"/>
        <w:rPr>
          <w:rFonts w:ascii="Consolas" w:hAnsi="Consolas" w:eastAsia="Consolas" w:cs="Consolas"/>
          <w:color w:val="383A42"/>
        </w:rPr>
      </w:pPr>
      <w:r w:rsidRPr="135D02F5">
        <w:rPr>
          <w:rFonts w:ascii="Consolas" w:hAnsi="Consolas" w:eastAsia="Consolas" w:cs="Consolas"/>
          <w:color w:val="A626A4"/>
        </w:rPr>
        <w:t>from</w:t>
      </w:r>
      <w:r w:rsidRPr="135D02F5">
        <w:rPr>
          <w:rFonts w:ascii="Consolas" w:hAnsi="Consolas" w:eastAsia="Consolas" w:cs="Consolas"/>
          <w:color w:val="383A42"/>
        </w:rPr>
        <w:t xml:space="preserve"> scipy </w:t>
      </w:r>
      <w:r w:rsidRPr="135D02F5">
        <w:rPr>
          <w:rFonts w:ascii="Consolas" w:hAnsi="Consolas" w:eastAsia="Consolas" w:cs="Consolas"/>
          <w:color w:val="A626A4"/>
        </w:rPr>
        <w:t>import</w:t>
      </w:r>
      <w:r w:rsidRPr="135D02F5">
        <w:rPr>
          <w:rFonts w:ascii="Consolas" w:hAnsi="Consolas" w:eastAsia="Consolas" w:cs="Consolas"/>
          <w:color w:val="383A42"/>
        </w:rPr>
        <w:t xml:space="preserve"> signal</w:t>
      </w:r>
      <w:r>
        <w:br/>
      </w:r>
      <w:r w:rsidRPr="135D02F5">
        <w:rPr>
          <w:rFonts w:ascii="Consolas" w:hAnsi="Consolas" w:eastAsia="Consolas" w:cs="Consolas"/>
          <w:color w:val="A626A4"/>
        </w:rPr>
        <w:t>from</w:t>
      </w:r>
      <w:r w:rsidRPr="135D02F5">
        <w:rPr>
          <w:rFonts w:ascii="Consolas" w:hAnsi="Consolas" w:eastAsia="Consolas" w:cs="Consolas"/>
          <w:color w:val="383A42"/>
        </w:rPr>
        <w:t xml:space="preserve"> skimage </w:t>
      </w:r>
      <w:r w:rsidRPr="135D02F5">
        <w:rPr>
          <w:rFonts w:ascii="Consolas" w:hAnsi="Consolas" w:eastAsia="Consolas" w:cs="Consolas"/>
          <w:color w:val="A626A4"/>
        </w:rPr>
        <w:t>import</w:t>
      </w:r>
      <w:r w:rsidRPr="135D02F5">
        <w:rPr>
          <w:rFonts w:ascii="Consolas" w:hAnsi="Consolas" w:eastAsia="Consolas" w:cs="Consolas"/>
          <w:color w:val="383A42"/>
        </w:rPr>
        <w:t xml:space="preserve"> io, color</w:t>
      </w:r>
      <w:r>
        <w:br/>
      </w:r>
      <w:r w:rsidRPr="135D02F5">
        <w:rPr>
          <w:rFonts w:ascii="Consolas" w:hAnsi="Consolas" w:eastAsia="Consolas" w:cs="Consolas"/>
          <w:color w:val="A626A4"/>
        </w:rPr>
        <w:t>import</w:t>
      </w:r>
      <w:r w:rsidRPr="135D02F5">
        <w:rPr>
          <w:rFonts w:ascii="Consolas" w:hAnsi="Consolas" w:eastAsia="Consolas" w:cs="Consolas"/>
          <w:color w:val="383A42"/>
        </w:rPr>
        <w:t xml:space="preserve"> numpy </w:t>
      </w:r>
      <w:r w:rsidRPr="135D02F5">
        <w:rPr>
          <w:rFonts w:ascii="Consolas" w:hAnsi="Consolas" w:eastAsia="Consolas" w:cs="Consolas"/>
          <w:color w:val="A626A4"/>
        </w:rPr>
        <w:t>as</w:t>
      </w:r>
      <w:r w:rsidRPr="135D02F5">
        <w:rPr>
          <w:rFonts w:ascii="Consolas" w:hAnsi="Consolas" w:eastAsia="Consolas" w:cs="Consolas"/>
          <w:color w:val="383A42"/>
        </w:rPr>
        <w:t xml:space="preserve"> np</w:t>
      </w:r>
      <w:r>
        <w:br/>
      </w:r>
      <w:r w:rsidRPr="135D02F5">
        <w:rPr>
          <w:rFonts w:ascii="Consolas" w:hAnsi="Consolas" w:eastAsia="Consolas" w:cs="Consolas"/>
          <w:color w:val="A626A4"/>
        </w:rPr>
        <w:t>import</w:t>
      </w:r>
      <w:r w:rsidRPr="135D02F5">
        <w:rPr>
          <w:rFonts w:ascii="Consolas" w:hAnsi="Consolas" w:eastAsia="Consolas" w:cs="Consolas"/>
          <w:color w:val="383A42"/>
        </w:rPr>
        <w:t xml:space="preserve"> matplotlib.pyplot </w:t>
      </w:r>
      <w:r w:rsidRPr="135D02F5">
        <w:rPr>
          <w:rFonts w:ascii="Consolas" w:hAnsi="Consolas" w:eastAsia="Consolas" w:cs="Consolas"/>
          <w:color w:val="A626A4"/>
        </w:rPr>
        <w:t>as</w:t>
      </w:r>
      <w:r w:rsidRPr="135D02F5">
        <w:rPr>
          <w:rFonts w:ascii="Consolas" w:hAnsi="Consolas" w:eastAsia="Consolas" w:cs="Consolas"/>
          <w:color w:val="383A42"/>
        </w:rPr>
        <w:t xml:space="preserve"> plt</w:t>
      </w:r>
      <w:r>
        <w:br/>
      </w:r>
      <w:r>
        <w:br/>
      </w:r>
      <w:r w:rsidRPr="135D02F5">
        <w:rPr>
          <w:rFonts w:ascii="Consolas" w:hAnsi="Consolas" w:eastAsia="Consolas" w:cs="Consolas"/>
          <w:i/>
          <w:iCs/>
          <w:color w:val="A0A1A7"/>
        </w:rPr>
        <w:t># Baca image dan template</w:t>
      </w:r>
      <w:r>
        <w:br/>
      </w:r>
      <w:r w:rsidRPr="135D02F5">
        <w:rPr>
          <w:rFonts w:ascii="Consolas" w:hAnsi="Consolas" w:eastAsia="Consolas" w:cs="Consolas"/>
          <w:color w:val="383A42"/>
        </w:rPr>
        <w:t xml:space="preserve">image </w:t>
      </w:r>
      <w:r w:rsidRPr="135D02F5">
        <w:rPr>
          <w:rFonts w:ascii="Consolas" w:hAnsi="Consolas" w:eastAsia="Consolas" w:cs="Consolas"/>
          <w:color w:val="4078F2"/>
        </w:rPr>
        <w:t>=</w:t>
      </w:r>
      <w:r w:rsidRPr="135D02F5">
        <w:rPr>
          <w:rFonts w:ascii="Consolas" w:hAnsi="Consolas" w:eastAsia="Consolas" w:cs="Consolas"/>
          <w:color w:val="383A42"/>
        </w:rPr>
        <w:t xml:space="preserve"> color.rgb2gray(io.imread(</w:t>
      </w:r>
      <w:r w:rsidRPr="135D02F5">
        <w:rPr>
          <w:rFonts w:ascii="Consolas" w:hAnsi="Consolas" w:eastAsia="Consolas" w:cs="Consolas"/>
          <w:color w:val="50A14F"/>
        </w:rPr>
        <w:t>'scene.jpg'</w:t>
      </w:r>
      <w:r w:rsidRPr="135D02F5">
        <w:rPr>
          <w:rFonts w:ascii="Consolas" w:hAnsi="Consolas" w:eastAsia="Consolas" w:cs="Consolas"/>
          <w:color w:val="383A42"/>
        </w:rPr>
        <w:t>))</w:t>
      </w:r>
      <w:r>
        <w:br/>
      </w:r>
      <w:r w:rsidRPr="135D02F5">
        <w:rPr>
          <w:rFonts w:ascii="Consolas" w:hAnsi="Consolas" w:eastAsia="Consolas" w:cs="Consolas"/>
          <w:color w:val="383A42"/>
        </w:rPr>
        <w:t xml:space="preserve">template </w:t>
      </w:r>
      <w:r w:rsidRPr="135D02F5">
        <w:rPr>
          <w:rFonts w:ascii="Consolas" w:hAnsi="Consolas" w:eastAsia="Consolas" w:cs="Consolas"/>
          <w:color w:val="4078F2"/>
        </w:rPr>
        <w:t>=</w:t>
      </w:r>
      <w:r w:rsidRPr="135D02F5">
        <w:rPr>
          <w:rFonts w:ascii="Consolas" w:hAnsi="Consolas" w:eastAsia="Consolas" w:cs="Consolas"/>
          <w:color w:val="383A42"/>
        </w:rPr>
        <w:t xml:space="preserve"> color.rgb2gray(io.imread(</w:t>
      </w:r>
      <w:r w:rsidRPr="135D02F5">
        <w:rPr>
          <w:rFonts w:ascii="Consolas" w:hAnsi="Consolas" w:eastAsia="Consolas" w:cs="Consolas"/>
          <w:color w:val="50A14F"/>
        </w:rPr>
        <w:t>'object_to_find.jpg'</w:t>
      </w:r>
      <w:r w:rsidRPr="135D02F5">
        <w:rPr>
          <w:rFonts w:ascii="Consolas" w:hAnsi="Consolas" w:eastAsia="Consolas" w:cs="Consolas"/>
          <w:color w:val="383A42"/>
        </w:rPr>
        <w:t>))</w:t>
      </w:r>
      <w:r>
        <w:br/>
      </w:r>
      <w:r>
        <w:br/>
      </w:r>
      <w:r w:rsidRPr="135D02F5">
        <w:rPr>
          <w:rFonts w:ascii="Consolas" w:hAnsi="Consolas" w:eastAsia="Consolas" w:cs="Consolas"/>
          <w:i/>
          <w:iCs/>
          <w:color w:val="A0A1A7"/>
        </w:rPr>
        <w:t># Normalize untuk better correlation</w:t>
      </w:r>
      <w:r>
        <w:br/>
      </w:r>
      <w:r w:rsidRPr="135D02F5">
        <w:rPr>
          <w:rFonts w:ascii="Consolas" w:hAnsi="Consolas" w:eastAsia="Consolas" w:cs="Consolas"/>
          <w:color w:val="383A42"/>
        </w:rPr>
        <w:t xml:space="preserve">image </w:t>
      </w:r>
      <w:r w:rsidRPr="135D02F5">
        <w:rPr>
          <w:rFonts w:ascii="Consolas" w:hAnsi="Consolas" w:eastAsia="Consolas" w:cs="Consolas"/>
          <w:color w:val="4078F2"/>
        </w:rPr>
        <w:t>=</w:t>
      </w:r>
      <w:r w:rsidRPr="135D02F5">
        <w:rPr>
          <w:rFonts w:ascii="Consolas" w:hAnsi="Consolas" w:eastAsia="Consolas" w:cs="Consolas"/>
          <w:color w:val="383A42"/>
        </w:rPr>
        <w:t xml:space="preserve"> image </w:t>
      </w:r>
      <w:r w:rsidRPr="135D02F5">
        <w:rPr>
          <w:rFonts w:ascii="Consolas" w:hAnsi="Consolas" w:eastAsia="Consolas" w:cs="Consolas"/>
          <w:color w:val="4078F2"/>
        </w:rPr>
        <w:t>-</w:t>
      </w:r>
      <w:r w:rsidRPr="135D02F5">
        <w:rPr>
          <w:rFonts w:ascii="Consolas" w:hAnsi="Consolas" w:eastAsia="Consolas" w:cs="Consolas"/>
          <w:color w:val="383A42"/>
        </w:rPr>
        <w:t xml:space="preserve"> image.mean()</w:t>
      </w:r>
      <w:r>
        <w:br/>
      </w:r>
      <w:r w:rsidRPr="135D02F5">
        <w:rPr>
          <w:rFonts w:ascii="Consolas" w:hAnsi="Consolas" w:eastAsia="Consolas" w:cs="Consolas"/>
          <w:color w:val="383A42"/>
        </w:rPr>
        <w:t xml:space="preserve">template </w:t>
      </w:r>
      <w:r w:rsidRPr="135D02F5">
        <w:rPr>
          <w:rFonts w:ascii="Consolas" w:hAnsi="Consolas" w:eastAsia="Consolas" w:cs="Consolas"/>
          <w:color w:val="4078F2"/>
        </w:rPr>
        <w:t>=</w:t>
      </w:r>
      <w:r w:rsidRPr="135D02F5">
        <w:rPr>
          <w:rFonts w:ascii="Consolas" w:hAnsi="Consolas" w:eastAsia="Consolas" w:cs="Consolas"/>
          <w:color w:val="383A42"/>
        </w:rPr>
        <w:t xml:space="preserve"> template </w:t>
      </w:r>
      <w:r w:rsidRPr="135D02F5">
        <w:rPr>
          <w:rFonts w:ascii="Consolas" w:hAnsi="Consolas" w:eastAsia="Consolas" w:cs="Consolas"/>
          <w:color w:val="4078F2"/>
        </w:rPr>
        <w:t>-</w:t>
      </w:r>
      <w:r w:rsidRPr="135D02F5">
        <w:rPr>
          <w:rFonts w:ascii="Consolas" w:hAnsi="Consolas" w:eastAsia="Consolas" w:cs="Consolas"/>
          <w:color w:val="383A42"/>
        </w:rPr>
        <w:t xml:space="preserve"> template.mean()</w:t>
      </w:r>
      <w:r>
        <w:br/>
      </w:r>
      <w:r>
        <w:br/>
      </w:r>
      <w:r w:rsidRPr="135D02F5">
        <w:rPr>
          <w:rFonts w:ascii="Consolas" w:hAnsi="Consolas" w:eastAsia="Consolas" w:cs="Consolas"/>
          <w:i/>
          <w:iCs/>
          <w:color w:val="A0A1A7"/>
        </w:rPr>
        <w:t># Compute cross-correlation</w:t>
      </w:r>
      <w:r>
        <w:br/>
      </w:r>
      <w:r w:rsidRPr="135D02F5">
        <w:rPr>
          <w:rFonts w:ascii="Consolas" w:hAnsi="Consolas" w:eastAsia="Consolas" w:cs="Consolas"/>
          <w:color w:val="383A42"/>
        </w:rPr>
        <w:t xml:space="preserve">correlation </w:t>
      </w:r>
      <w:r w:rsidRPr="135D02F5">
        <w:rPr>
          <w:rFonts w:ascii="Consolas" w:hAnsi="Consolas" w:eastAsia="Consolas" w:cs="Consolas"/>
          <w:color w:val="4078F2"/>
        </w:rPr>
        <w:t>=</w:t>
      </w:r>
      <w:r w:rsidRPr="135D02F5">
        <w:rPr>
          <w:rFonts w:ascii="Consolas" w:hAnsi="Consolas" w:eastAsia="Consolas" w:cs="Consolas"/>
          <w:color w:val="383A42"/>
        </w:rPr>
        <w:t xml:space="preserve"> signal.correlate2d(image, template, mode</w:t>
      </w:r>
      <w:r w:rsidRPr="135D02F5">
        <w:rPr>
          <w:rFonts w:ascii="Consolas" w:hAnsi="Consolas" w:eastAsia="Consolas" w:cs="Consolas"/>
          <w:color w:val="4078F2"/>
        </w:rPr>
        <w:t>=</w:t>
      </w:r>
      <w:r w:rsidRPr="135D02F5">
        <w:rPr>
          <w:rFonts w:ascii="Consolas" w:hAnsi="Consolas" w:eastAsia="Consolas" w:cs="Consolas"/>
          <w:color w:val="50A14F"/>
        </w:rPr>
        <w:t>'same'</w:t>
      </w:r>
      <w:r w:rsidRPr="135D02F5">
        <w:rPr>
          <w:rFonts w:ascii="Consolas" w:hAnsi="Consolas" w:eastAsia="Consolas" w:cs="Consolas"/>
          <w:color w:val="383A42"/>
        </w:rPr>
        <w:t>, boundary</w:t>
      </w:r>
      <w:r w:rsidRPr="135D02F5">
        <w:rPr>
          <w:rFonts w:ascii="Consolas" w:hAnsi="Consolas" w:eastAsia="Consolas" w:cs="Consolas"/>
          <w:color w:val="4078F2"/>
        </w:rPr>
        <w:t>=</w:t>
      </w:r>
      <w:r w:rsidRPr="135D02F5">
        <w:rPr>
          <w:rFonts w:ascii="Consolas" w:hAnsi="Consolas" w:eastAsia="Consolas" w:cs="Consolas"/>
          <w:color w:val="50A14F"/>
        </w:rPr>
        <w:t>'symm'</w:t>
      </w:r>
      <w:r w:rsidRPr="135D02F5">
        <w:rPr>
          <w:rFonts w:ascii="Consolas" w:hAnsi="Consolas" w:eastAsia="Consolas" w:cs="Consolas"/>
          <w:color w:val="383A42"/>
        </w:rPr>
        <w:t>)</w:t>
      </w:r>
      <w:r>
        <w:br/>
      </w:r>
      <w:r>
        <w:br/>
      </w:r>
      <w:r w:rsidRPr="135D02F5">
        <w:rPr>
          <w:rFonts w:ascii="Consolas" w:hAnsi="Consolas" w:eastAsia="Consolas" w:cs="Consolas"/>
          <w:i/>
          <w:iCs/>
          <w:color w:val="A0A1A7"/>
        </w:rPr>
        <w:t># Find best match location</w:t>
      </w:r>
      <w:r>
        <w:br/>
      </w:r>
      <w:r w:rsidRPr="135D02F5">
        <w:rPr>
          <w:rFonts w:ascii="Consolas" w:hAnsi="Consolas" w:eastAsia="Consolas" w:cs="Consolas"/>
          <w:color w:val="383A42"/>
        </w:rPr>
        <w:t xml:space="preserve">y, x </w:t>
      </w:r>
      <w:r w:rsidRPr="135D02F5">
        <w:rPr>
          <w:rFonts w:ascii="Consolas" w:hAnsi="Consolas" w:eastAsia="Consolas" w:cs="Consolas"/>
          <w:color w:val="4078F2"/>
        </w:rPr>
        <w:t>=</w:t>
      </w:r>
      <w:r w:rsidRPr="135D02F5">
        <w:rPr>
          <w:rFonts w:ascii="Consolas" w:hAnsi="Consolas" w:eastAsia="Consolas" w:cs="Consolas"/>
          <w:color w:val="383A42"/>
        </w:rPr>
        <w:t xml:space="preserve"> np.unravel_index(np.argmax(correlation), correlation.shape)</w:t>
      </w:r>
      <w:r>
        <w:br/>
      </w:r>
      <w:r>
        <w:br/>
      </w:r>
      <w:r w:rsidRPr="135D02F5">
        <w:rPr>
          <w:rFonts w:ascii="Consolas" w:hAnsi="Consolas" w:eastAsia="Consolas" w:cs="Consolas"/>
          <w:i/>
          <w:iCs/>
          <w:color w:val="A0A1A7"/>
        </w:rPr>
        <w:t># Create visualization</w:t>
      </w:r>
      <w:r>
        <w:br/>
      </w:r>
      <w:r w:rsidRPr="135D02F5">
        <w:rPr>
          <w:rFonts w:ascii="Consolas" w:hAnsi="Consolas" w:eastAsia="Consolas" w:cs="Consolas"/>
          <w:color w:val="383A42"/>
        </w:rPr>
        <w:t xml:space="preserve">fig, axes </w:t>
      </w:r>
      <w:r w:rsidRPr="135D02F5">
        <w:rPr>
          <w:rFonts w:ascii="Consolas" w:hAnsi="Consolas" w:eastAsia="Consolas" w:cs="Consolas"/>
          <w:color w:val="4078F2"/>
        </w:rPr>
        <w:t>=</w:t>
      </w:r>
      <w:r w:rsidRPr="135D02F5">
        <w:rPr>
          <w:rFonts w:ascii="Consolas" w:hAnsi="Consolas" w:eastAsia="Consolas" w:cs="Consolas"/>
          <w:color w:val="383A42"/>
        </w:rPr>
        <w:t xml:space="preserve"> plt.subplots(</w:t>
      </w:r>
      <w:r w:rsidRPr="135D02F5">
        <w:rPr>
          <w:rFonts w:ascii="Consolas" w:hAnsi="Consolas" w:eastAsia="Consolas" w:cs="Consolas"/>
          <w:color w:val="B76B01"/>
        </w:rPr>
        <w:t>1</w:t>
      </w:r>
      <w:r w:rsidRPr="135D02F5">
        <w:rPr>
          <w:rFonts w:ascii="Consolas" w:hAnsi="Consolas" w:eastAsia="Consolas" w:cs="Consolas"/>
          <w:color w:val="383A42"/>
        </w:rPr>
        <w:t xml:space="preserve">, </w:t>
      </w:r>
      <w:r w:rsidRPr="135D02F5">
        <w:rPr>
          <w:rFonts w:ascii="Consolas" w:hAnsi="Consolas" w:eastAsia="Consolas" w:cs="Consolas"/>
          <w:color w:val="B76B01"/>
        </w:rPr>
        <w:t>3</w:t>
      </w:r>
      <w:r w:rsidRPr="135D02F5">
        <w:rPr>
          <w:rFonts w:ascii="Consolas" w:hAnsi="Consolas" w:eastAsia="Consolas" w:cs="Consolas"/>
          <w:color w:val="383A42"/>
        </w:rPr>
        <w:t>, figsize</w:t>
      </w:r>
      <w:r w:rsidRPr="135D02F5">
        <w:rPr>
          <w:rFonts w:ascii="Consolas" w:hAnsi="Consolas" w:eastAsia="Consolas" w:cs="Consolas"/>
          <w:color w:val="4078F2"/>
        </w:rPr>
        <w:t>=</w:t>
      </w:r>
      <w:r w:rsidRPr="135D02F5">
        <w:rPr>
          <w:rFonts w:ascii="Consolas" w:hAnsi="Consolas" w:eastAsia="Consolas" w:cs="Consolas"/>
          <w:color w:val="383A42"/>
        </w:rPr>
        <w:t>(</w:t>
      </w:r>
      <w:r w:rsidRPr="135D02F5">
        <w:rPr>
          <w:rFonts w:ascii="Consolas" w:hAnsi="Consolas" w:eastAsia="Consolas" w:cs="Consolas"/>
          <w:color w:val="B76B01"/>
        </w:rPr>
        <w:t>15</w:t>
      </w:r>
      <w:r w:rsidRPr="135D02F5">
        <w:rPr>
          <w:rFonts w:ascii="Consolas" w:hAnsi="Consolas" w:eastAsia="Consolas" w:cs="Consolas"/>
          <w:color w:val="383A42"/>
        </w:rPr>
        <w:t xml:space="preserve">, </w:t>
      </w:r>
      <w:r w:rsidRPr="135D02F5">
        <w:rPr>
          <w:rFonts w:ascii="Consolas" w:hAnsi="Consolas" w:eastAsia="Consolas" w:cs="Consolas"/>
          <w:color w:val="B76B01"/>
        </w:rPr>
        <w:t>5</w:t>
      </w:r>
      <w:r w:rsidRPr="135D02F5">
        <w:rPr>
          <w:rFonts w:ascii="Consolas" w:hAnsi="Consolas" w:eastAsia="Consolas" w:cs="Consolas"/>
          <w:color w:val="383A42"/>
        </w:rPr>
        <w:t>))</w:t>
      </w:r>
      <w:r>
        <w:br/>
      </w:r>
      <w:r>
        <w:br/>
      </w:r>
      <w:r w:rsidRPr="135D02F5">
        <w:rPr>
          <w:rFonts w:ascii="Consolas" w:hAnsi="Consolas" w:eastAsia="Consolas" w:cs="Consolas"/>
          <w:i/>
          <w:iCs/>
          <w:color w:val="A0A1A7"/>
        </w:rPr>
        <w:t># Original image dengan marker</w:t>
      </w:r>
      <w:r>
        <w:br/>
      </w:r>
      <w:r w:rsidRPr="135D02F5">
        <w:rPr>
          <w:rFonts w:ascii="Consolas" w:hAnsi="Consolas" w:eastAsia="Consolas" w:cs="Consolas"/>
          <w:color w:val="383A42"/>
        </w:rPr>
        <w:t>axes[</w:t>
      </w:r>
      <w:r w:rsidRPr="135D02F5">
        <w:rPr>
          <w:rFonts w:ascii="Consolas" w:hAnsi="Consolas" w:eastAsia="Consolas" w:cs="Consolas"/>
          <w:color w:val="B76B01"/>
        </w:rPr>
        <w:t>0</w:t>
      </w:r>
      <w:r w:rsidRPr="135D02F5">
        <w:rPr>
          <w:rFonts w:ascii="Consolas" w:hAnsi="Consolas" w:eastAsia="Consolas" w:cs="Consolas"/>
          <w:color w:val="383A42"/>
        </w:rPr>
        <w:t>].imshow(image, cmap</w:t>
      </w:r>
      <w:r w:rsidRPr="135D02F5">
        <w:rPr>
          <w:rFonts w:ascii="Consolas" w:hAnsi="Consolas" w:eastAsia="Consolas" w:cs="Consolas"/>
          <w:color w:val="4078F2"/>
        </w:rPr>
        <w:t>=</w:t>
      </w:r>
      <w:r w:rsidRPr="135D02F5">
        <w:rPr>
          <w:rFonts w:ascii="Consolas" w:hAnsi="Consolas" w:eastAsia="Consolas" w:cs="Consolas"/>
          <w:color w:val="50A14F"/>
        </w:rPr>
        <w:t>'gray'</w:t>
      </w:r>
      <w:r w:rsidRPr="135D02F5">
        <w:rPr>
          <w:rFonts w:ascii="Consolas" w:hAnsi="Consolas" w:eastAsia="Consolas" w:cs="Consolas"/>
          <w:color w:val="383A42"/>
        </w:rPr>
        <w:t>)</w:t>
      </w:r>
      <w:r>
        <w:br/>
      </w:r>
      <w:r w:rsidRPr="135D02F5">
        <w:rPr>
          <w:rFonts w:ascii="Consolas" w:hAnsi="Consolas" w:eastAsia="Consolas" w:cs="Consolas"/>
          <w:i/>
          <w:iCs/>
          <w:color w:val="A0A1A7"/>
        </w:rPr>
        <w:t># Draw rectangle around found location</w:t>
      </w:r>
      <w:r>
        <w:br/>
      </w:r>
      <w:r w:rsidRPr="135D02F5">
        <w:rPr>
          <w:rFonts w:ascii="Consolas" w:hAnsi="Consolas" w:eastAsia="Consolas" w:cs="Consolas"/>
          <w:color w:val="383A42"/>
        </w:rPr>
        <w:t xml:space="preserve">h, w </w:t>
      </w:r>
      <w:r w:rsidRPr="135D02F5">
        <w:rPr>
          <w:rFonts w:ascii="Consolas" w:hAnsi="Consolas" w:eastAsia="Consolas" w:cs="Consolas"/>
          <w:color w:val="4078F2"/>
        </w:rPr>
        <w:t>=</w:t>
      </w:r>
      <w:r w:rsidRPr="135D02F5">
        <w:rPr>
          <w:rFonts w:ascii="Consolas" w:hAnsi="Consolas" w:eastAsia="Consolas" w:cs="Consolas"/>
          <w:color w:val="383A42"/>
        </w:rPr>
        <w:t xml:space="preserve"> template.shape</w:t>
      </w:r>
      <w:r>
        <w:br/>
      </w:r>
      <w:r w:rsidRPr="135D02F5">
        <w:rPr>
          <w:rFonts w:ascii="Consolas" w:hAnsi="Consolas" w:eastAsia="Consolas" w:cs="Consolas"/>
          <w:color w:val="383A42"/>
        </w:rPr>
        <w:t xml:space="preserve">rect </w:t>
      </w:r>
      <w:r w:rsidRPr="135D02F5">
        <w:rPr>
          <w:rFonts w:ascii="Consolas" w:hAnsi="Consolas" w:eastAsia="Consolas" w:cs="Consolas"/>
          <w:color w:val="4078F2"/>
        </w:rPr>
        <w:t>=</w:t>
      </w:r>
      <w:r w:rsidRPr="135D02F5">
        <w:rPr>
          <w:rFonts w:ascii="Consolas" w:hAnsi="Consolas" w:eastAsia="Consolas" w:cs="Consolas"/>
          <w:color w:val="383A42"/>
        </w:rPr>
        <w:t xml:space="preserve"> plt.Rectangle((x</w:t>
      </w:r>
      <w:r w:rsidRPr="135D02F5">
        <w:rPr>
          <w:rFonts w:ascii="Consolas" w:hAnsi="Consolas" w:eastAsia="Consolas" w:cs="Consolas"/>
          <w:color w:val="4078F2"/>
        </w:rPr>
        <w:t>-</w:t>
      </w:r>
      <w:r w:rsidRPr="135D02F5">
        <w:rPr>
          <w:rFonts w:ascii="Consolas" w:hAnsi="Consolas" w:eastAsia="Consolas" w:cs="Consolas"/>
          <w:color w:val="383A42"/>
        </w:rPr>
        <w:t>w</w:t>
      </w:r>
      <w:r w:rsidRPr="135D02F5">
        <w:rPr>
          <w:rFonts w:ascii="Consolas" w:hAnsi="Consolas" w:eastAsia="Consolas" w:cs="Consolas"/>
          <w:color w:val="4078F2"/>
        </w:rPr>
        <w:t>//</w:t>
      </w:r>
      <w:r w:rsidRPr="135D02F5">
        <w:rPr>
          <w:rFonts w:ascii="Consolas" w:hAnsi="Consolas" w:eastAsia="Consolas" w:cs="Consolas"/>
          <w:color w:val="B76B01"/>
        </w:rPr>
        <w:t>2</w:t>
      </w:r>
      <w:r w:rsidRPr="135D02F5">
        <w:rPr>
          <w:rFonts w:ascii="Consolas" w:hAnsi="Consolas" w:eastAsia="Consolas" w:cs="Consolas"/>
          <w:color w:val="383A42"/>
        </w:rPr>
        <w:t>, y</w:t>
      </w:r>
      <w:r w:rsidRPr="135D02F5">
        <w:rPr>
          <w:rFonts w:ascii="Consolas" w:hAnsi="Consolas" w:eastAsia="Consolas" w:cs="Consolas"/>
          <w:color w:val="4078F2"/>
        </w:rPr>
        <w:t>-</w:t>
      </w:r>
      <w:r w:rsidRPr="135D02F5">
        <w:rPr>
          <w:rFonts w:ascii="Consolas" w:hAnsi="Consolas" w:eastAsia="Consolas" w:cs="Consolas"/>
          <w:color w:val="383A42"/>
        </w:rPr>
        <w:t>h</w:t>
      </w:r>
      <w:r w:rsidRPr="135D02F5">
        <w:rPr>
          <w:rFonts w:ascii="Consolas" w:hAnsi="Consolas" w:eastAsia="Consolas" w:cs="Consolas"/>
          <w:color w:val="4078F2"/>
        </w:rPr>
        <w:t>//</w:t>
      </w:r>
      <w:r w:rsidRPr="135D02F5">
        <w:rPr>
          <w:rFonts w:ascii="Consolas" w:hAnsi="Consolas" w:eastAsia="Consolas" w:cs="Consolas"/>
          <w:color w:val="B76B01"/>
        </w:rPr>
        <w:t>2</w:t>
      </w:r>
      <w:r w:rsidRPr="135D02F5">
        <w:rPr>
          <w:rFonts w:ascii="Consolas" w:hAnsi="Consolas" w:eastAsia="Consolas" w:cs="Consolas"/>
          <w:color w:val="383A42"/>
        </w:rPr>
        <w:t xml:space="preserve">), w, h, </w:t>
      </w:r>
      <w:r>
        <w:br/>
      </w:r>
      <w:r w:rsidRPr="135D02F5">
        <w:rPr>
          <w:rFonts w:ascii="Consolas" w:hAnsi="Consolas" w:eastAsia="Consolas" w:cs="Consolas"/>
          <w:color w:val="383A42"/>
        </w:rPr>
        <w:t xml:space="preserve">                     fill</w:t>
      </w:r>
      <w:r w:rsidRPr="135D02F5">
        <w:rPr>
          <w:rFonts w:ascii="Consolas" w:hAnsi="Consolas" w:eastAsia="Consolas" w:cs="Consolas"/>
          <w:color w:val="4078F2"/>
        </w:rPr>
        <w:t>=</w:t>
      </w:r>
      <w:r w:rsidRPr="135D02F5">
        <w:rPr>
          <w:rFonts w:ascii="Consolas" w:hAnsi="Consolas" w:eastAsia="Consolas" w:cs="Consolas"/>
          <w:color w:val="B76B01"/>
        </w:rPr>
        <w:t>False</w:t>
      </w:r>
      <w:r w:rsidRPr="135D02F5">
        <w:rPr>
          <w:rFonts w:ascii="Consolas" w:hAnsi="Consolas" w:eastAsia="Consolas" w:cs="Consolas"/>
          <w:color w:val="383A42"/>
        </w:rPr>
        <w:t>, edgecolor</w:t>
      </w:r>
      <w:r w:rsidRPr="135D02F5">
        <w:rPr>
          <w:rFonts w:ascii="Consolas" w:hAnsi="Consolas" w:eastAsia="Consolas" w:cs="Consolas"/>
          <w:color w:val="4078F2"/>
        </w:rPr>
        <w:t>=</w:t>
      </w:r>
      <w:r w:rsidRPr="135D02F5">
        <w:rPr>
          <w:rFonts w:ascii="Consolas" w:hAnsi="Consolas" w:eastAsia="Consolas" w:cs="Consolas"/>
          <w:color w:val="50A14F"/>
        </w:rPr>
        <w:t>'red'</w:t>
      </w:r>
      <w:r w:rsidRPr="135D02F5">
        <w:rPr>
          <w:rFonts w:ascii="Consolas" w:hAnsi="Consolas" w:eastAsia="Consolas" w:cs="Consolas"/>
          <w:color w:val="383A42"/>
        </w:rPr>
        <w:t>, linewidth</w:t>
      </w:r>
      <w:r w:rsidRPr="135D02F5">
        <w:rPr>
          <w:rFonts w:ascii="Consolas" w:hAnsi="Consolas" w:eastAsia="Consolas" w:cs="Consolas"/>
          <w:color w:val="4078F2"/>
        </w:rPr>
        <w:t>=</w:t>
      </w:r>
      <w:r w:rsidRPr="135D02F5">
        <w:rPr>
          <w:rFonts w:ascii="Consolas" w:hAnsi="Consolas" w:eastAsia="Consolas" w:cs="Consolas"/>
          <w:color w:val="B76B01"/>
        </w:rPr>
        <w:t>2</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0</w:t>
      </w:r>
      <w:r w:rsidRPr="135D02F5">
        <w:rPr>
          <w:rFonts w:ascii="Consolas" w:hAnsi="Consolas" w:eastAsia="Consolas" w:cs="Consolas"/>
          <w:color w:val="383A42"/>
        </w:rPr>
        <w:t>].add_patch(rect)</w:t>
      </w:r>
      <w:r>
        <w:br/>
      </w:r>
      <w:r w:rsidRPr="135D02F5">
        <w:rPr>
          <w:rFonts w:ascii="Consolas" w:hAnsi="Consolas" w:eastAsia="Consolas" w:cs="Consolas"/>
          <w:color w:val="383A42"/>
        </w:rPr>
        <w:t>axes[</w:t>
      </w:r>
      <w:r w:rsidRPr="135D02F5">
        <w:rPr>
          <w:rFonts w:ascii="Consolas" w:hAnsi="Consolas" w:eastAsia="Consolas" w:cs="Consolas"/>
          <w:color w:val="B76B01"/>
        </w:rPr>
        <w:t>0</w:t>
      </w:r>
      <w:r w:rsidRPr="135D02F5">
        <w:rPr>
          <w:rFonts w:ascii="Consolas" w:hAnsi="Consolas" w:eastAsia="Consolas" w:cs="Consolas"/>
          <w:color w:val="383A42"/>
        </w:rPr>
        <w:t>].set_title(</w:t>
      </w:r>
      <w:r w:rsidRPr="135D02F5">
        <w:rPr>
          <w:rFonts w:ascii="Consolas" w:hAnsi="Consolas" w:eastAsia="Consolas" w:cs="Consolas"/>
          <w:color w:val="50A14F"/>
        </w:rPr>
        <w:t>'Detected Location'</w:t>
      </w:r>
      <w:r w:rsidRPr="135D02F5">
        <w:rPr>
          <w:rFonts w:ascii="Consolas" w:hAnsi="Consolas" w:eastAsia="Consolas" w:cs="Consolas"/>
          <w:color w:val="383A42"/>
        </w:rPr>
        <w:t>)</w:t>
      </w:r>
      <w:r>
        <w:br/>
      </w:r>
      <w:r>
        <w:br/>
      </w:r>
      <w:r w:rsidRPr="135D02F5">
        <w:rPr>
          <w:rFonts w:ascii="Consolas" w:hAnsi="Consolas" w:eastAsia="Consolas" w:cs="Consolas"/>
          <w:i/>
          <w:iCs/>
          <w:color w:val="A0A1A7"/>
        </w:rPr>
        <w:t># Template</w:t>
      </w:r>
      <w:r>
        <w:br/>
      </w:r>
      <w:r w:rsidRPr="135D02F5">
        <w:rPr>
          <w:rFonts w:ascii="Consolas" w:hAnsi="Consolas" w:eastAsia="Consolas" w:cs="Consolas"/>
          <w:color w:val="383A42"/>
        </w:rPr>
        <w:t>axes[</w:t>
      </w:r>
      <w:r w:rsidRPr="135D02F5">
        <w:rPr>
          <w:rFonts w:ascii="Consolas" w:hAnsi="Consolas" w:eastAsia="Consolas" w:cs="Consolas"/>
          <w:color w:val="B76B01"/>
        </w:rPr>
        <w:t>1</w:t>
      </w:r>
      <w:r w:rsidRPr="135D02F5">
        <w:rPr>
          <w:rFonts w:ascii="Consolas" w:hAnsi="Consolas" w:eastAsia="Consolas" w:cs="Consolas"/>
          <w:color w:val="383A42"/>
        </w:rPr>
        <w:t>].imshow(template, cmap</w:t>
      </w:r>
      <w:r w:rsidRPr="135D02F5">
        <w:rPr>
          <w:rFonts w:ascii="Consolas" w:hAnsi="Consolas" w:eastAsia="Consolas" w:cs="Consolas"/>
          <w:color w:val="4078F2"/>
        </w:rPr>
        <w:t>=</w:t>
      </w:r>
      <w:r w:rsidRPr="135D02F5">
        <w:rPr>
          <w:rFonts w:ascii="Consolas" w:hAnsi="Consolas" w:eastAsia="Consolas" w:cs="Consolas"/>
          <w:color w:val="50A14F"/>
        </w:rPr>
        <w:t>'gray'</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1</w:t>
      </w:r>
      <w:r w:rsidRPr="135D02F5">
        <w:rPr>
          <w:rFonts w:ascii="Consolas" w:hAnsi="Consolas" w:eastAsia="Consolas" w:cs="Consolas"/>
          <w:color w:val="383A42"/>
        </w:rPr>
        <w:t>].set_title(</w:t>
      </w:r>
      <w:r w:rsidRPr="135D02F5">
        <w:rPr>
          <w:rFonts w:ascii="Consolas" w:hAnsi="Consolas" w:eastAsia="Consolas" w:cs="Consolas"/>
          <w:color w:val="50A14F"/>
        </w:rPr>
        <w:t>'Template'</w:t>
      </w:r>
      <w:r w:rsidRPr="135D02F5">
        <w:rPr>
          <w:rFonts w:ascii="Consolas" w:hAnsi="Consolas" w:eastAsia="Consolas" w:cs="Consolas"/>
          <w:color w:val="383A42"/>
        </w:rPr>
        <w:t>)</w:t>
      </w:r>
      <w:r>
        <w:br/>
      </w:r>
      <w:r>
        <w:br/>
      </w:r>
      <w:r w:rsidRPr="135D02F5">
        <w:rPr>
          <w:rFonts w:ascii="Consolas" w:hAnsi="Consolas" w:eastAsia="Consolas" w:cs="Consolas"/>
          <w:i/>
          <w:iCs/>
          <w:color w:val="A0A1A7"/>
        </w:rPr>
        <w:t># Correlation map</w:t>
      </w:r>
      <w:r>
        <w:br/>
      </w:r>
      <w:r w:rsidRPr="135D02F5">
        <w:rPr>
          <w:rFonts w:ascii="Consolas" w:hAnsi="Consolas" w:eastAsia="Consolas" w:cs="Consolas"/>
          <w:color w:val="383A42"/>
        </w:rPr>
        <w:t>axes[</w:t>
      </w:r>
      <w:r w:rsidRPr="135D02F5">
        <w:rPr>
          <w:rFonts w:ascii="Consolas" w:hAnsi="Consolas" w:eastAsia="Consolas" w:cs="Consolas"/>
          <w:color w:val="B76B01"/>
        </w:rPr>
        <w:t>2</w:t>
      </w:r>
      <w:r w:rsidRPr="135D02F5">
        <w:rPr>
          <w:rFonts w:ascii="Consolas" w:hAnsi="Consolas" w:eastAsia="Consolas" w:cs="Consolas"/>
          <w:color w:val="383A42"/>
        </w:rPr>
        <w:t>].imshow(correlation, cmap</w:t>
      </w:r>
      <w:r w:rsidRPr="135D02F5">
        <w:rPr>
          <w:rFonts w:ascii="Consolas" w:hAnsi="Consolas" w:eastAsia="Consolas" w:cs="Consolas"/>
          <w:color w:val="4078F2"/>
        </w:rPr>
        <w:t>=</w:t>
      </w:r>
      <w:r w:rsidRPr="135D02F5">
        <w:rPr>
          <w:rFonts w:ascii="Consolas" w:hAnsi="Consolas" w:eastAsia="Consolas" w:cs="Consolas"/>
          <w:color w:val="50A14F"/>
        </w:rPr>
        <w:t>'hot'</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2</w:t>
      </w:r>
      <w:r w:rsidRPr="135D02F5">
        <w:rPr>
          <w:rFonts w:ascii="Consolas" w:hAnsi="Consolas" w:eastAsia="Consolas" w:cs="Consolas"/>
          <w:color w:val="383A42"/>
        </w:rPr>
        <w:t xml:space="preserve">].plot(x, y, </w:t>
      </w:r>
      <w:r w:rsidRPr="135D02F5">
        <w:rPr>
          <w:rFonts w:ascii="Consolas" w:hAnsi="Consolas" w:eastAsia="Consolas" w:cs="Consolas"/>
          <w:color w:val="50A14F"/>
        </w:rPr>
        <w:t>'r+'</w:t>
      </w:r>
      <w:r w:rsidRPr="135D02F5">
        <w:rPr>
          <w:rFonts w:ascii="Consolas" w:hAnsi="Consolas" w:eastAsia="Consolas" w:cs="Consolas"/>
          <w:color w:val="383A42"/>
        </w:rPr>
        <w:t>, markersize</w:t>
      </w:r>
      <w:r w:rsidRPr="135D02F5">
        <w:rPr>
          <w:rFonts w:ascii="Consolas" w:hAnsi="Consolas" w:eastAsia="Consolas" w:cs="Consolas"/>
          <w:color w:val="4078F2"/>
        </w:rPr>
        <w:t>=</w:t>
      </w:r>
      <w:r w:rsidRPr="135D02F5">
        <w:rPr>
          <w:rFonts w:ascii="Consolas" w:hAnsi="Consolas" w:eastAsia="Consolas" w:cs="Consolas"/>
          <w:color w:val="B76B01"/>
        </w:rPr>
        <w:t>20</w:t>
      </w:r>
      <w:r w:rsidRPr="135D02F5">
        <w:rPr>
          <w:rFonts w:ascii="Consolas" w:hAnsi="Consolas" w:eastAsia="Consolas" w:cs="Consolas"/>
          <w:color w:val="383A42"/>
        </w:rPr>
        <w:t>, markeredgewidth</w:t>
      </w:r>
      <w:r w:rsidRPr="135D02F5">
        <w:rPr>
          <w:rFonts w:ascii="Consolas" w:hAnsi="Consolas" w:eastAsia="Consolas" w:cs="Consolas"/>
          <w:color w:val="4078F2"/>
        </w:rPr>
        <w:t>=</w:t>
      </w:r>
      <w:r w:rsidRPr="135D02F5">
        <w:rPr>
          <w:rFonts w:ascii="Consolas" w:hAnsi="Consolas" w:eastAsia="Consolas" w:cs="Consolas"/>
          <w:color w:val="B76B01"/>
        </w:rPr>
        <w:t>3</w:t>
      </w:r>
      <w:r w:rsidRPr="135D02F5">
        <w:rPr>
          <w:rFonts w:ascii="Consolas" w:hAnsi="Consolas" w:eastAsia="Consolas" w:cs="Consolas"/>
          <w:color w:val="383A42"/>
        </w:rPr>
        <w:t>)</w:t>
      </w:r>
      <w:r>
        <w:br/>
      </w:r>
      <w:r w:rsidRPr="135D02F5">
        <w:rPr>
          <w:rFonts w:ascii="Consolas" w:hAnsi="Consolas" w:eastAsia="Consolas" w:cs="Consolas"/>
          <w:color w:val="383A42"/>
        </w:rPr>
        <w:t>axes[</w:t>
      </w:r>
      <w:r w:rsidRPr="135D02F5">
        <w:rPr>
          <w:rFonts w:ascii="Consolas" w:hAnsi="Consolas" w:eastAsia="Consolas" w:cs="Consolas"/>
          <w:color w:val="B76B01"/>
        </w:rPr>
        <w:t>2</w:t>
      </w:r>
      <w:r w:rsidRPr="135D02F5">
        <w:rPr>
          <w:rFonts w:ascii="Consolas" w:hAnsi="Consolas" w:eastAsia="Consolas" w:cs="Consolas"/>
          <w:color w:val="383A42"/>
        </w:rPr>
        <w:t>].set_title(</w:t>
      </w:r>
      <w:r w:rsidRPr="135D02F5">
        <w:rPr>
          <w:rFonts w:ascii="Consolas" w:hAnsi="Consolas" w:eastAsia="Consolas" w:cs="Consolas"/>
          <w:color w:val="50A14F"/>
        </w:rPr>
        <w:t>'Correlation Map'</w:t>
      </w:r>
      <w:r w:rsidRPr="135D02F5">
        <w:rPr>
          <w:rFonts w:ascii="Consolas" w:hAnsi="Consolas" w:eastAsia="Consolas" w:cs="Consolas"/>
          <w:color w:val="383A42"/>
        </w:rPr>
        <w:t>)</w:t>
      </w:r>
      <w:r>
        <w:br/>
      </w:r>
      <w:r>
        <w:br/>
      </w:r>
      <w:r w:rsidRPr="135D02F5">
        <w:rPr>
          <w:rFonts w:ascii="Consolas" w:hAnsi="Consolas" w:eastAsia="Consolas" w:cs="Consolas"/>
          <w:color w:val="A626A4"/>
        </w:rPr>
        <w:t>for</w:t>
      </w:r>
      <w:r w:rsidRPr="135D02F5">
        <w:rPr>
          <w:rFonts w:ascii="Consolas" w:hAnsi="Consolas" w:eastAsia="Consolas" w:cs="Consolas"/>
          <w:color w:val="383A42"/>
        </w:rPr>
        <w:t xml:space="preserve"> ax </w:t>
      </w:r>
      <w:r w:rsidRPr="135D02F5">
        <w:rPr>
          <w:rFonts w:ascii="Consolas" w:hAnsi="Consolas" w:eastAsia="Consolas" w:cs="Consolas"/>
          <w:color w:val="A626A4"/>
        </w:rPr>
        <w:t>in</w:t>
      </w:r>
      <w:r w:rsidRPr="135D02F5">
        <w:rPr>
          <w:rFonts w:ascii="Consolas" w:hAnsi="Consolas" w:eastAsia="Consolas" w:cs="Consolas"/>
          <w:color w:val="383A42"/>
        </w:rPr>
        <w:t xml:space="preserve"> axes:</w:t>
      </w:r>
      <w:r>
        <w:br/>
      </w:r>
      <w:r w:rsidRPr="135D02F5">
        <w:rPr>
          <w:rFonts w:ascii="Consolas" w:hAnsi="Consolas" w:eastAsia="Consolas" w:cs="Consolas"/>
          <w:color w:val="383A42"/>
        </w:rPr>
        <w:t xml:space="preserve">    ax.axis(</w:t>
      </w:r>
      <w:r w:rsidRPr="135D02F5">
        <w:rPr>
          <w:rFonts w:ascii="Consolas" w:hAnsi="Consolas" w:eastAsia="Consolas" w:cs="Consolas"/>
          <w:color w:val="50A14F"/>
        </w:rPr>
        <w:t>'off'</w:t>
      </w:r>
      <w:r w:rsidRPr="135D02F5">
        <w:rPr>
          <w:rFonts w:ascii="Consolas" w:hAnsi="Consolas" w:eastAsia="Consolas" w:cs="Consolas"/>
          <w:color w:val="383A42"/>
        </w:rPr>
        <w:t>)</w:t>
      </w:r>
      <w:r>
        <w:br/>
      </w:r>
      <w:r w:rsidRPr="135D02F5">
        <w:rPr>
          <w:rFonts w:ascii="Consolas" w:hAnsi="Consolas" w:eastAsia="Consolas" w:cs="Consolas"/>
          <w:color w:val="383A42"/>
        </w:rPr>
        <w:t>plt.tight_layout()</w:t>
      </w:r>
      <w:r>
        <w:br/>
      </w:r>
      <w:r w:rsidRPr="135D02F5">
        <w:rPr>
          <w:rFonts w:ascii="Consolas" w:hAnsi="Consolas" w:eastAsia="Consolas" w:cs="Consolas"/>
          <w:color w:val="383A42"/>
        </w:rPr>
        <w:t>plt.show()</w:t>
      </w:r>
    </w:p>
    <w:p w:rsidR="135D02F5" w:rsidP="135D02F5" w:rsidRDefault="135D02F5" w14:paraId="41B93471" w14:textId="58225635">
      <w:pPr>
        <w:spacing w:before="240" w:after="240"/>
        <w:rPr>
          <w:rFonts w:ascii="Times New Roman" w:hAnsi="Times New Roman" w:eastAsia="Times New Roman" w:cs="Times New Roman"/>
        </w:rPr>
      </w:pPr>
      <w:r w:rsidRPr="135D02F5">
        <w:rPr>
          <w:rFonts w:ascii="Times New Roman" w:hAnsi="Times New Roman" w:eastAsia="Times New Roman" w:cs="Times New Roman"/>
          <w:b/>
          <w:bCs/>
        </w:rPr>
        <w:t>Output yang diharapkan:</w:t>
      </w:r>
      <w:r w:rsidRPr="135D02F5">
        <w:rPr>
          <w:rFonts w:ascii="Times New Roman" w:hAnsi="Times New Roman" w:eastAsia="Times New Roman" w:cs="Times New Roman"/>
        </w:rPr>
        <w:t xml:space="preserve"> Tiga panel menunjukkan detected location dengan bounding box, template, dan correlation heatmap dengan peak location marked.</w:t>
      </w:r>
    </w:p>
    <w:p w:rsidR="135D02F5" w:rsidP="135D02F5" w:rsidRDefault="135D02F5" w14:paraId="0EFC853D" w14:textId="15C3BCEE">
      <w:pPr>
        <w:spacing w:before="240" w:after="240"/>
        <w:rPr>
          <w:rFonts w:ascii="Times New Roman" w:hAnsi="Times New Roman" w:eastAsia="Times New Roman" w:cs="Times New Roman"/>
        </w:rPr>
      </w:pPr>
      <w:r w:rsidRPr="135D02F5">
        <w:rPr>
          <w:rFonts w:ascii="Times New Roman" w:hAnsi="Times New Roman" w:eastAsia="Times New Roman" w:cs="Times New Roman"/>
        </w:rPr>
        <w:t>Untuk meningkatkan kualitas laporan Bab 2, disarankan menyertakan:</w:t>
      </w:r>
    </w:p>
    <w:p w:rsidR="135D02F5" w:rsidP="00210EC7" w:rsidRDefault="135D02F5" w14:paraId="17ECE89E" w14:textId="633931E3">
      <w:pPr>
        <w:pStyle w:val="ListParagraph"/>
        <w:numPr>
          <w:ilvl w:val="0"/>
          <w:numId w:val="71"/>
        </w:numPr>
        <w:spacing w:after="0"/>
        <w:rPr>
          <w:rFonts w:ascii="Times New Roman" w:hAnsi="Times New Roman" w:eastAsia="Times New Roman" w:cs="Times New Roman"/>
        </w:rPr>
      </w:pPr>
      <w:r w:rsidRPr="135D02F5">
        <w:rPr>
          <w:rFonts w:ascii="Times New Roman" w:hAnsi="Times New Roman" w:eastAsia="Times New Roman" w:cs="Times New Roman"/>
          <w:b/>
          <w:bCs/>
        </w:rPr>
        <w:t>Sampling Comparison:</w:t>
      </w:r>
      <w:r w:rsidRPr="135D02F5">
        <w:rPr>
          <w:rFonts w:ascii="Times New Roman" w:hAnsi="Times New Roman" w:eastAsia="Times New Roman" w:cs="Times New Roman"/>
        </w:rPr>
        <w:t xml:space="preserve"> </w:t>
      </w:r>
    </w:p>
    <w:p w:rsidR="135D02F5" w:rsidP="00210EC7" w:rsidRDefault="135D02F5" w14:paraId="42D8AC8F" w14:textId="55BC13F7">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Original small image</w:t>
      </w:r>
    </w:p>
    <w:p w:rsidR="135D02F5" w:rsidP="00210EC7" w:rsidRDefault="135D02F5" w14:paraId="79F5CF57" w14:textId="3885D608">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Nearest neighbor upsampling (pixelated)</w:t>
      </w:r>
    </w:p>
    <w:p w:rsidR="135D02F5" w:rsidP="00210EC7" w:rsidRDefault="135D02F5" w14:paraId="471F6A70" w14:textId="329908F4">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Bilinear upsampling</w:t>
      </w:r>
    </w:p>
    <w:p w:rsidR="135D02F5" w:rsidP="00210EC7" w:rsidRDefault="135D02F5" w14:paraId="45F1A440" w14:textId="5583DDC3">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Bicubic upsampling</w:t>
      </w:r>
    </w:p>
    <w:p w:rsidR="135D02F5" w:rsidP="00210EC7" w:rsidRDefault="135D02F5" w14:paraId="0E673B6E" w14:textId="419D60E5">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Caption: "Perbandingan metode interpolation dalam up-sampling"</w:t>
      </w:r>
    </w:p>
    <w:p w:rsidR="135D02F5" w:rsidP="00210EC7" w:rsidRDefault="135D02F5" w14:paraId="505D2869" w14:textId="62D47F31">
      <w:pPr>
        <w:pStyle w:val="ListParagraph"/>
        <w:numPr>
          <w:ilvl w:val="0"/>
          <w:numId w:val="71"/>
        </w:numPr>
        <w:spacing w:after="0"/>
        <w:rPr>
          <w:rFonts w:ascii="Times New Roman" w:hAnsi="Times New Roman" w:eastAsia="Times New Roman" w:cs="Times New Roman"/>
        </w:rPr>
      </w:pPr>
      <w:r w:rsidRPr="135D02F5">
        <w:rPr>
          <w:rFonts w:ascii="Times New Roman" w:hAnsi="Times New Roman" w:eastAsia="Times New Roman" w:cs="Times New Roman"/>
          <w:b/>
          <w:bCs/>
        </w:rPr>
        <w:t>Anti-aliasing Demonstration:</w:t>
      </w:r>
      <w:r w:rsidRPr="135D02F5">
        <w:rPr>
          <w:rFonts w:ascii="Times New Roman" w:hAnsi="Times New Roman" w:eastAsia="Times New Roman" w:cs="Times New Roman"/>
        </w:rPr>
        <w:t xml:space="preserve"> </w:t>
      </w:r>
    </w:p>
    <w:p w:rsidR="135D02F5" w:rsidP="00210EC7" w:rsidRDefault="135D02F5" w14:paraId="0A30977D" w14:textId="1171BB9F">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Original high-res image</w:t>
      </w:r>
    </w:p>
    <w:p w:rsidR="135D02F5" w:rsidP="00210EC7" w:rsidRDefault="135D02F5" w14:paraId="25FF62FF" w14:textId="4CDE840B">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Down-sampled without anti-aliasing (dengan aliasing artifacts visible)</w:t>
      </w:r>
    </w:p>
    <w:p w:rsidR="135D02F5" w:rsidP="00210EC7" w:rsidRDefault="135D02F5" w14:paraId="790F4832" w14:textId="18080BFB">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Down-sampled with anti-aliasing (clean)</w:t>
      </w:r>
    </w:p>
    <w:p w:rsidR="135D02F5" w:rsidP="00210EC7" w:rsidRDefault="135D02F5" w14:paraId="62898158" w14:textId="28584210">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Caption: "Efek anti-aliasing pada down-sampling"</w:t>
      </w:r>
    </w:p>
    <w:p w:rsidR="135D02F5" w:rsidP="00210EC7" w:rsidRDefault="135D02F5" w14:paraId="484958AE" w14:textId="73AE00E2">
      <w:pPr>
        <w:pStyle w:val="ListParagraph"/>
        <w:numPr>
          <w:ilvl w:val="0"/>
          <w:numId w:val="71"/>
        </w:numPr>
        <w:spacing w:after="0"/>
        <w:rPr>
          <w:rFonts w:ascii="Times New Roman" w:hAnsi="Times New Roman" w:eastAsia="Times New Roman" w:cs="Times New Roman"/>
        </w:rPr>
      </w:pPr>
      <w:r w:rsidRPr="135D02F5">
        <w:rPr>
          <w:rFonts w:ascii="Times New Roman" w:hAnsi="Times New Roman" w:eastAsia="Times New Roman" w:cs="Times New Roman"/>
          <w:b/>
          <w:bCs/>
        </w:rPr>
        <w:t>Quantization Effects:</w:t>
      </w:r>
      <w:r w:rsidRPr="135D02F5">
        <w:rPr>
          <w:rFonts w:ascii="Times New Roman" w:hAnsi="Times New Roman" w:eastAsia="Times New Roman" w:cs="Times New Roman"/>
        </w:rPr>
        <w:t xml:space="preserve"> </w:t>
      </w:r>
    </w:p>
    <w:p w:rsidR="135D02F5" w:rsidP="00210EC7" w:rsidRDefault="135D02F5" w14:paraId="741408FE" w14:textId="21838647">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Series of images dengan 8-bit, 4-bit, 2-bit, 1-bit quantization</w:t>
      </w:r>
    </w:p>
    <w:p w:rsidR="135D02F5" w:rsidP="00210EC7" w:rsidRDefault="135D02F5" w14:paraId="61E5B3A6" w14:textId="0A41B4EA">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Graph showing SNR vs number of bits</w:t>
      </w:r>
    </w:p>
    <w:p w:rsidR="135D02F5" w:rsidP="00210EC7" w:rsidRDefault="135D02F5" w14:paraId="13AF599C" w14:textId="0756E0E8">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Caption: "Degradasi kualitas image dengan pengurangan bits per pixel"</w:t>
      </w:r>
    </w:p>
    <w:p w:rsidR="135D02F5" w:rsidP="00210EC7" w:rsidRDefault="135D02F5" w14:paraId="694FF7F3" w14:textId="28797D9C">
      <w:pPr>
        <w:pStyle w:val="ListParagraph"/>
        <w:numPr>
          <w:ilvl w:val="0"/>
          <w:numId w:val="71"/>
        </w:numPr>
        <w:spacing w:after="0"/>
        <w:rPr>
          <w:rFonts w:ascii="Times New Roman" w:hAnsi="Times New Roman" w:eastAsia="Times New Roman" w:cs="Times New Roman"/>
        </w:rPr>
      </w:pPr>
      <w:r w:rsidRPr="135D02F5">
        <w:rPr>
          <w:rFonts w:ascii="Times New Roman" w:hAnsi="Times New Roman" w:eastAsia="Times New Roman" w:cs="Times New Roman"/>
          <w:b/>
          <w:bCs/>
        </w:rPr>
        <w:t>FFT Spectrum:</w:t>
      </w:r>
      <w:r w:rsidRPr="135D02F5">
        <w:rPr>
          <w:rFonts w:ascii="Times New Roman" w:hAnsi="Times New Roman" w:eastAsia="Times New Roman" w:cs="Times New Roman"/>
        </w:rPr>
        <w:t xml:space="preserve"> </w:t>
      </w:r>
    </w:p>
    <w:p w:rsidR="135D02F5" w:rsidP="00210EC7" w:rsidRDefault="135D02F5" w14:paraId="3B25BB4C" w14:textId="28D52EE4">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Original image (spatial domain)</w:t>
      </w:r>
    </w:p>
    <w:p w:rsidR="135D02F5" w:rsidP="00210EC7" w:rsidRDefault="135D02F5" w14:paraId="536BBD5E" w14:textId="0B7C17C4">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FFT magnitude spectrum (log scale)</w:t>
      </w:r>
    </w:p>
    <w:p w:rsidR="135D02F5" w:rsidP="00210EC7" w:rsidRDefault="135D02F5" w14:paraId="3F1DF2D8" w14:textId="00FE2EF2">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FFT phase</w:t>
      </w:r>
    </w:p>
    <w:p w:rsidR="135D02F5" w:rsidP="00210EC7" w:rsidRDefault="135D02F5" w14:paraId="551CF6E3" w14:textId="76732483">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Reconstructed image</w:t>
      </w:r>
    </w:p>
    <w:p w:rsidR="135D02F5" w:rsidP="00210EC7" w:rsidRDefault="135D02F5" w14:paraId="48CA7558" w14:textId="65D4DE4D">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Caption: "Representasi image dalam frequency domain"</w:t>
      </w:r>
    </w:p>
    <w:p w:rsidR="135D02F5" w:rsidP="00210EC7" w:rsidRDefault="135D02F5" w14:paraId="57939B8E" w14:textId="1112FF1D">
      <w:pPr>
        <w:pStyle w:val="ListParagraph"/>
        <w:numPr>
          <w:ilvl w:val="0"/>
          <w:numId w:val="71"/>
        </w:numPr>
        <w:spacing w:after="0"/>
        <w:rPr>
          <w:rFonts w:ascii="Times New Roman" w:hAnsi="Times New Roman" w:eastAsia="Times New Roman" w:cs="Times New Roman"/>
        </w:rPr>
      </w:pPr>
      <w:r w:rsidRPr="135D02F5">
        <w:rPr>
          <w:rFonts w:ascii="Times New Roman" w:hAnsi="Times New Roman" w:eastAsia="Times New Roman" w:cs="Times New Roman"/>
          <w:b/>
          <w:bCs/>
        </w:rPr>
        <w:t>Magnitude vs Phase Importance:</w:t>
      </w:r>
      <w:r w:rsidRPr="135D02F5">
        <w:rPr>
          <w:rFonts w:ascii="Times New Roman" w:hAnsi="Times New Roman" w:eastAsia="Times New Roman" w:cs="Times New Roman"/>
        </w:rPr>
        <w:t xml:space="preserve"> </w:t>
      </w:r>
    </w:p>
    <w:p w:rsidR="135D02F5" w:rsidP="00210EC7" w:rsidRDefault="135D02F5" w14:paraId="28DD812C" w14:textId="76FC1D23">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Image 1 original</w:t>
      </w:r>
    </w:p>
    <w:p w:rsidR="135D02F5" w:rsidP="00210EC7" w:rsidRDefault="135D02F5" w14:paraId="206BF5DD" w14:textId="017655F8">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Image 2 original</w:t>
      </w:r>
    </w:p>
    <w:p w:rsidR="135D02F5" w:rsidP="00210EC7" w:rsidRDefault="135D02F5" w14:paraId="5E83B858" w14:textId="3B5845A9">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Reconstructed: Magnitude of 1 + Phase of 2</w:t>
      </w:r>
    </w:p>
    <w:p w:rsidR="135D02F5" w:rsidP="00210EC7" w:rsidRDefault="135D02F5" w14:paraId="77C274EE" w14:textId="17E2E453">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Reconstructed: Magnitude of 2 + Phase of 1</w:t>
      </w:r>
    </w:p>
    <w:p w:rsidR="135D02F5" w:rsidP="00210EC7" w:rsidRDefault="135D02F5" w14:paraId="18CEA0FB" w14:textId="20744D97">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Caption: "Demonstrasi pentingnya phase information dalam rekonstruksi"</w:t>
      </w:r>
    </w:p>
    <w:p w:rsidR="135D02F5" w:rsidP="00210EC7" w:rsidRDefault="135D02F5" w14:paraId="2CC12E87" w14:textId="017FCF7B">
      <w:pPr>
        <w:pStyle w:val="ListParagraph"/>
        <w:numPr>
          <w:ilvl w:val="0"/>
          <w:numId w:val="71"/>
        </w:numPr>
        <w:spacing w:after="0"/>
        <w:rPr>
          <w:rFonts w:ascii="Times New Roman" w:hAnsi="Times New Roman" w:eastAsia="Times New Roman" w:cs="Times New Roman"/>
        </w:rPr>
      </w:pPr>
      <w:r w:rsidRPr="135D02F5">
        <w:rPr>
          <w:rFonts w:ascii="Times New Roman" w:hAnsi="Times New Roman" w:eastAsia="Times New Roman" w:cs="Times New Roman"/>
          <w:b/>
          <w:bCs/>
        </w:rPr>
        <w:t>Convolution Examples:</w:t>
      </w:r>
      <w:r w:rsidRPr="135D02F5">
        <w:rPr>
          <w:rFonts w:ascii="Times New Roman" w:hAnsi="Times New Roman" w:eastAsia="Times New Roman" w:cs="Times New Roman"/>
        </w:rPr>
        <w:t xml:space="preserve"> </w:t>
      </w:r>
    </w:p>
    <w:p w:rsidR="135D02F5" w:rsidP="00210EC7" w:rsidRDefault="135D02F5" w14:paraId="5C257525" w14:textId="3AB3F372">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Original image</w:t>
      </w:r>
    </w:p>
    <w:p w:rsidR="135D02F5" w:rsidP="00210EC7" w:rsidRDefault="135D02F5" w14:paraId="6D24D59C" w14:textId="5BBB34F9">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Box blur result</w:t>
      </w:r>
    </w:p>
    <w:p w:rsidR="135D02F5" w:rsidP="00210EC7" w:rsidRDefault="135D02F5" w14:paraId="0AC0662D" w14:textId="08108028">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Gaussian blur result</w:t>
      </w:r>
    </w:p>
    <w:p w:rsidR="135D02F5" w:rsidP="00210EC7" w:rsidRDefault="135D02F5" w14:paraId="49880F8D" w14:textId="28A0F1F8">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Laplace edge detection</w:t>
      </w:r>
    </w:p>
    <w:p w:rsidR="135D02F5" w:rsidP="00210EC7" w:rsidRDefault="135D02F5" w14:paraId="122C3081" w14:textId="2C819CDF">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Sobel edge detection</w:t>
      </w:r>
    </w:p>
    <w:p w:rsidR="135D02F5" w:rsidP="00210EC7" w:rsidRDefault="135D02F5" w14:paraId="0CA8892E" w14:textId="355897EB">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Emboss effect</w:t>
      </w:r>
    </w:p>
    <w:p w:rsidR="135D02F5" w:rsidP="00210EC7" w:rsidRDefault="135D02F5" w14:paraId="04255A2A" w14:textId="2AD0F150">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Sharpen effect</w:t>
      </w:r>
    </w:p>
    <w:p w:rsidR="135D02F5" w:rsidP="00210EC7" w:rsidRDefault="135D02F5" w14:paraId="3D728A8F" w14:textId="6BA75CC9">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Caption: "Berbagai efek menggunakan convolution dengan kernels berbeda"</w:t>
      </w:r>
    </w:p>
    <w:p w:rsidR="135D02F5" w:rsidP="00210EC7" w:rsidRDefault="135D02F5" w14:paraId="274BAF4C" w14:textId="486D0075">
      <w:pPr>
        <w:pStyle w:val="ListParagraph"/>
        <w:numPr>
          <w:ilvl w:val="0"/>
          <w:numId w:val="71"/>
        </w:numPr>
        <w:spacing w:after="0"/>
        <w:rPr>
          <w:rFonts w:ascii="Times New Roman" w:hAnsi="Times New Roman" w:eastAsia="Times New Roman" w:cs="Times New Roman"/>
        </w:rPr>
      </w:pPr>
      <w:r w:rsidRPr="135D02F5">
        <w:rPr>
          <w:rFonts w:ascii="Times New Roman" w:hAnsi="Times New Roman" w:eastAsia="Times New Roman" w:cs="Times New Roman"/>
          <w:b/>
          <w:bCs/>
        </w:rPr>
        <w:t>Correlation vs Convolution:</w:t>
      </w:r>
      <w:r w:rsidRPr="135D02F5">
        <w:rPr>
          <w:rFonts w:ascii="Times New Roman" w:hAnsi="Times New Roman" w:eastAsia="Times New Roman" w:cs="Times New Roman"/>
        </w:rPr>
        <w:t xml:space="preserve"> </w:t>
      </w:r>
    </w:p>
    <w:p w:rsidR="135D02F5" w:rsidP="00210EC7" w:rsidRDefault="135D02F5" w14:paraId="46BFB9EA" w14:textId="6CBB6DA0">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Original image</w:t>
      </w:r>
    </w:p>
    <w:p w:rsidR="135D02F5" w:rsidP="00210EC7" w:rsidRDefault="135D02F5" w14:paraId="6892DA3B" w14:textId="7A05E0B9">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Asymmetric kernel visualization</w:t>
      </w:r>
    </w:p>
    <w:p w:rsidR="135D02F5" w:rsidP="00210EC7" w:rsidRDefault="135D02F5" w14:paraId="3B139AD0" w14:textId="4BBD3942">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Result dengan correlation</w:t>
      </w:r>
    </w:p>
    <w:p w:rsidR="135D02F5" w:rsidP="00210EC7" w:rsidRDefault="135D02F5" w14:paraId="727664AF" w14:textId="3305915C">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Result dengan convolution</w:t>
      </w:r>
    </w:p>
    <w:p w:rsidR="135D02F5" w:rsidP="00210EC7" w:rsidRDefault="135D02F5" w14:paraId="252CE664" w14:textId="754705C0">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Result dengan correlation using flipped kernel</w:t>
      </w:r>
    </w:p>
    <w:p w:rsidR="135D02F5" w:rsidP="00210EC7" w:rsidRDefault="135D02F5" w14:paraId="6A4DD0DF" w14:textId="2F3FF4E9">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Caption: "Perbedaan antara correlation dan convolution untuk asymmetric kernel"</w:t>
      </w:r>
    </w:p>
    <w:p w:rsidR="135D02F5" w:rsidP="00210EC7" w:rsidRDefault="135D02F5" w14:paraId="7B7172F9" w14:textId="60F028ED">
      <w:pPr>
        <w:pStyle w:val="ListParagraph"/>
        <w:numPr>
          <w:ilvl w:val="0"/>
          <w:numId w:val="71"/>
        </w:numPr>
        <w:spacing w:after="0"/>
        <w:rPr>
          <w:rFonts w:ascii="Times New Roman" w:hAnsi="Times New Roman" w:eastAsia="Times New Roman" w:cs="Times New Roman"/>
        </w:rPr>
      </w:pPr>
      <w:r w:rsidRPr="135D02F5">
        <w:rPr>
          <w:rFonts w:ascii="Times New Roman" w:hAnsi="Times New Roman" w:eastAsia="Times New Roman" w:cs="Times New Roman"/>
          <w:b/>
          <w:bCs/>
        </w:rPr>
        <w:t>Template Matching:</w:t>
      </w:r>
      <w:r w:rsidRPr="135D02F5">
        <w:rPr>
          <w:rFonts w:ascii="Times New Roman" w:hAnsi="Times New Roman" w:eastAsia="Times New Roman" w:cs="Times New Roman"/>
        </w:rPr>
        <w:t xml:space="preserve"> </w:t>
      </w:r>
    </w:p>
    <w:p w:rsidR="135D02F5" w:rsidP="00210EC7" w:rsidRDefault="135D02F5" w14:paraId="5CC0A29E" w14:textId="48DB7AFD">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Full image (misalnya: wajah)</w:t>
      </w:r>
    </w:p>
    <w:p w:rsidR="135D02F5" w:rsidP="00210EC7" w:rsidRDefault="135D02F5" w14:paraId="58C180C0" w14:textId="5B2F6B19">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Template (misalnya: mata)</w:t>
      </w:r>
    </w:p>
    <w:p w:rsidR="135D02F5" w:rsidP="00210EC7" w:rsidRDefault="135D02F5" w14:paraId="1F7793DD" w14:textId="6FFF222F">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Correlation heatmap</w:t>
      </w:r>
    </w:p>
    <w:p w:rsidR="135D02F5" w:rsidP="00210EC7" w:rsidRDefault="135D02F5" w14:paraId="71F9690A" w14:textId="721ED6AC">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Detection result dengan bounding box</w:t>
      </w:r>
    </w:p>
    <w:p w:rsidR="135D02F5" w:rsidP="00210EC7" w:rsidRDefault="135D02F5" w14:paraId="545531AF" w14:textId="622DFDB6">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Caption: "Template matching menggunakan cross-correlation"</w:t>
      </w:r>
    </w:p>
    <w:p w:rsidR="135D02F5" w:rsidP="00210EC7" w:rsidRDefault="135D02F5" w14:paraId="01B663D9" w14:textId="74DEA804">
      <w:pPr>
        <w:pStyle w:val="ListParagraph"/>
        <w:numPr>
          <w:ilvl w:val="0"/>
          <w:numId w:val="71"/>
        </w:numPr>
        <w:spacing w:after="0"/>
        <w:rPr>
          <w:rFonts w:ascii="Times New Roman" w:hAnsi="Times New Roman" w:eastAsia="Times New Roman" w:cs="Times New Roman"/>
        </w:rPr>
      </w:pPr>
      <w:r w:rsidRPr="135D02F5">
        <w:rPr>
          <w:rFonts w:ascii="Times New Roman" w:hAnsi="Times New Roman" w:eastAsia="Times New Roman" w:cs="Times New Roman"/>
          <w:b/>
          <w:bCs/>
        </w:rPr>
        <w:t>Convolution Modes:</w:t>
      </w:r>
      <w:r w:rsidRPr="135D02F5">
        <w:rPr>
          <w:rFonts w:ascii="Times New Roman" w:hAnsi="Times New Roman" w:eastAsia="Times New Roman" w:cs="Times New Roman"/>
        </w:rPr>
        <w:t xml:space="preserve"> </w:t>
      </w:r>
    </w:p>
    <w:p w:rsidR="135D02F5" w:rsidP="00210EC7" w:rsidRDefault="135D02F5" w14:paraId="659A73E6" w14:textId="1D1B441F">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Original 5×5 image</w:t>
      </w:r>
    </w:p>
    <w:p w:rsidR="135D02F5" w:rsidP="00210EC7" w:rsidRDefault="135D02F5" w14:paraId="6A193D2A" w14:textId="568376A6">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3×3 kernel</w:t>
      </w:r>
    </w:p>
    <w:p w:rsidR="135D02F5" w:rsidP="00210EC7" w:rsidRDefault="135D02F5" w14:paraId="72152009" w14:textId="7E632636">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Result dengan mode='full'</w:t>
      </w:r>
    </w:p>
    <w:p w:rsidR="135D02F5" w:rsidP="00210EC7" w:rsidRDefault="135D02F5" w14:paraId="7329AA3E" w14:textId="0B15C0EE">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Result dengan mode='valid'</w:t>
      </w:r>
    </w:p>
    <w:p w:rsidR="135D02F5" w:rsidP="00210EC7" w:rsidRDefault="135D02F5" w14:paraId="037CF144" w14:textId="4CE2C7AF">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Result dengan mode='same'</w:t>
      </w:r>
    </w:p>
    <w:p w:rsidR="135D02F5" w:rsidP="00210EC7" w:rsidRDefault="135D02F5" w14:paraId="6DCAB80A" w14:textId="298F4544">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Caption: "Perbedaan convolution modes"</w:t>
      </w:r>
    </w:p>
    <w:p w:rsidR="135D02F5" w:rsidP="00210EC7" w:rsidRDefault="135D02F5" w14:paraId="7D8891EA" w14:textId="57AD7A50">
      <w:pPr>
        <w:pStyle w:val="ListParagraph"/>
        <w:numPr>
          <w:ilvl w:val="0"/>
          <w:numId w:val="71"/>
        </w:numPr>
        <w:spacing w:after="0"/>
        <w:rPr>
          <w:rFonts w:ascii="Times New Roman" w:hAnsi="Times New Roman" w:eastAsia="Times New Roman" w:cs="Times New Roman"/>
        </w:rPr>
      </w:pPr>
      <w:r w:rsidRPr="135D02F5">
        <w:rPr>
          <w:rFonts w:ascii="Times New Roman" w:hAnsi="Times New Roman" w:eastAsia="Times New Roman" w:cs="Times New Roman"/>
          <w:b/>
          <w:bCs/>
        </w:rPr>
        <w:t>FFT Performance Comparison:</w:t>
      </w:r>
      <w:r w:rsidRPr="135D02F5">
        <w:rPr>
          <w:rFonts w:ascii="Times New Roman" w:hAnsi="Times New Roman" w:eastAsia="Times New Roman" w:cs="Times New Roman"/>
        </w:rPr>
        <w:t xml:space="preserve"> </w:t>
      </w:r>
    </w:p>
    <w:p w:rsidR="135D02F5" w:rsidP="00210EC7" w:rsidRDefault="135D02F5" w14:paraId="74BFB300" w14:textId="47F27A09">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Graph: Kernel size vs computation time</w:t>
      </w:r>
    </w:p>
    <w:p w:rsidR="135D02F5" w:rsidP="00210EC7" w:rsidRDefault="135D02F5" w14:paraId="6544841A" w14:textId="67E4B592">
      <w:pPr>
        <w:pStyle w:val="ListParagraph"/>
        <w:numPr>
          <w:ilvl w:val="1"/>
          <w:numId w:val="71"/>
        </w:numPr>
        <w:spacing w:after="0"/>
        <w:rPr>
          <w:rFonts w:ascii="Times New Roman" w:hAnsi="Times New Roman" w:eastAsia="Times New Roman" w:cs="Times New Roman"/>
        </w:rPr>
      </w:pPr>
      <w:r w:rsidRPr="135D02F5">
        <w:rPr>
          <w:rFonts w:ascii="Times New Roman" w:hAnsi="Times New Roman" w:eastAsia="Times New Roman" w:cs="Times New Roman"/>
        </w:rPr>
        <w:t>Dua lines: spatial convolution vs FFT-based convolution</w:t>
      </w:r>
    </w:p>
    <w:p w:rsidR="135D02F5" w:rsidP="135D02F5" w:rsidRDefault="5190EF0B" w14:paraId="72CF7983" w14:textId="67F04C2D">
      <w:pPr>
        <w:pStyle w:val="Heading3"/>
        <w:jc w:val="both"/>
      </w:pPr>
      <w:bookmarkStart w:name="_Toc213102650" w:id="40"/>
      <w:r w:rsidRPr="5190EF0B">
        <w:t>2.2.13 Kesimpulan Pembahasan Bab 2</w:t>
      </w:r>
      <w:bookmarkEnd w:id="40"/>
    </w:p>
    <w:p w:rsidR="135D02F5" w:rsidP="135D02F5" w:rsidRDefault="135D02F5" w14:paraId="7C39FDA3" w14:textId="52A32D22">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Bab 2 berhasil membangun jembatan antara teori signal processing dan praktik image processing. Beberapa takeaways kunci:</w:t>
      </w:r>
    </w:p>
    <w:p w:rsidR="135D02F5" w:rsidP="00210EC7" w:rsidRDefault="135D02F5" w14:paraId="35FC134D" w14:textId="57CC804B">
      <w:pPr>
        <w:pStyle w:val="ListParagraph"/>
        <w:numPr>
          <w:ilvl w:val="0"/>
          <w:numId w:val="70"/>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Sampling bukan trivial operation</w:t>
      </w:r>
      <w:r w:rsidRPr="135D02F5">
        <w:rPr>
          <w:rFonts w:ascii="Times New Roman" w:hAnsi="Times New Roman" w:eastAsia="Times New Roman" w:cs="Times New Roman"/>
        </w:rPr>
        <w:t xml:space="preserve"> - Memerlukan pemahaman tentang aliasing dan anti-aliasing untuk hasil berkualitas</w:t>
      </w:r>
    </w:p>
    <w:p w:rsidR="135D02F5" w:rsidP="00210EC7" w:rsidRDefault="135D02F5" w14:paraId="643260D9" w14:textId="4A73D8FA">
      <w:pPr>
        <w:pStyle w:val="ListParagraph"/>
        <w:numPr>
          <w:ilvl w:val="0"/>
          <w:numId w:val="70"/>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Fourier Transform provides alternative view</w:t>
      </w:r>
      <w:r w:rsidRPr="135D02F5">
        <w:rPr>
          <w:rFonts w:ascii="Times New Roman" w:hAnsi="Times New Roman" w:eastAsia="Times New Roman" w:cs="Times New Roman"/>
        </w:rPr>
        <w:t xml:space="preserve"> - Frequency domain perspective membuka teknik-teknik powerful untuk filtering dan analysis</w:t>
      </w:r>
    </w:p>
    <w:p w:rsidR="135D02F5" w:rsidP="00210EC7" w:rsidRDefault="135D02F5" w14:paraId="66975BE3" w14:textId="6C8B1E5D">
      <w:pPr>
        <w:pStyle w:val="ListParagraph"/>
        <w:numPr>
          <w:ilvl w:val="0"/>
          <w:numId w:val="70"/>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FFT makes DFT practical</w:t>
      </w:r>
      <w:r w:rsidRPr="135D02F5">
        <w:rPr>
          <w:rFonts w:ascii="Times New Roman" w:hAnsi="Times New Roman" w:eastAsia="Times New Roman" w:cs="Times New Roman"/>
        </w:rPr>
        <w:t xml:space="preserve"> - Tanpa FFT, banyak modern image processing techniques tidak feasible</w:t>
      </w:r>
    </w:p>
    <w:p w:rsidR="135D02F5" w:rsidP="00210EC7" w:rsidRDefault="135D02F5" w14:paraId="41917795" w14:textId="7553FFE7">
      <w:pPr>
        <w:pStyle w:val="ListParagraph"/>
        <w:numPr>
          <w:ilvl w:val="0"/>
          <w:numId w:val="70"/>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Convolution is versatile</w:t>
      </w:r>
      <w:r w:rsidRPr="135D02F5">
        <w:rPr>
          <w:rFonts w:ascii="Times New Roman" w:hAnsi="Times New Roman" w:eastAsia="Times New Roman" w:cs="Times New Roman"/>
        </w:rPr>
        <w:t xml:space="preserve"> - Single operation, countless applications</w:t>
      </w:r>
    </w:p>
    <w:p w:rsidR="135D02F5" w:rsidP="00210EC7" w:rsidRDefault="135D02F5" w14:paraId="579C8612" w14:textId="79BEA09B">
      <w:pPr>
        <w:pStyle w:val="ListParagraph"/>
        <w:numPr>
          <w:ilvl w:val="0"/>
          <w:numId w:val="70"/>
        </w:numPr>
        <w:spacing w:after="0"/>
        <w:jc w:val="both"/>
        <w:rPr>
          <w:rFonts w:ascii="Times New Roman" w:hAnsi="Times New Roman" w:eastAsia="Times New Roman" w:cs="Times New Roman"/>
        </w:rPr>
      </w:pPr>
      <w:r w:rsidRPr="135D02F5">
        <w:rPr>
          <w:rFonts w:ascii="Times New Roman" w:hAnsi="Times New Roman" w:eastAsia="Times New Roman" w:cs="Times New Roman"/>
          <w:b/>
          <w:bCs/>
        </w:rPr>
        <w:t>Understanding trade-offs is essential</w:t>
      </w:r>
      <w:r w:rsidRPr="135D02F5">
        <w:rPr>
          <w:rFonts w:ascii="Times New Roman" w:hAnsi="Times New Roman" w:eastAsia="Times New Roman" w:cs="Times New Roman"/>
        </w:rPr>
        <w:t xml:space="preserve"> - Quality vs speed, resolution vs storage, detail vs noise</w:t>
      </w:r>
    </w:p>
    <w:p w:rsidR="135D02F5" w:rsidP="135D02F5" w:rsidRDefault="135D02F5" w14:paraId="24308202" w14:textId="4EF452FF">
      <w:pPr>
        <w:spacing w:before="240" w:after="240"/>
        <w:jc w:val="both"/>
        <w:rPr>
          <w:rFonts w:ascii="Times New Roman" w:hAnsi="Times New Roman" w:eastAsia="Times New Roman" w:cs="Times New Roman"/>
        </w:rPr>
      </w:pPr>
      <w:r w:rsidRPr="135D02F5">
        <w:rPr>
          <w:rFonts w:ascii="Times New Roman" w:hAnsi="Times New Roman" w:eastAsia="Times New Roman" w:cs="Times New Roman"/>
        </w:rPr>
        <w:t>Penguasaan konsep-konsep dalam Bab 2 adalah prasyarat untuk memahami teknik-teknik advanced dalam image processing dan computer vision.</w:t>
      </w:r>
    </w:p>
    <w:p w:rsidR="135D02F5" w:rsidP="135D02F5" w:rsidRDefault="135D02F5" w14:paraId="4479E6C1" w14:textId="6BD977C2">
      <w:pPr>
        <w:spacing w:after="0"/>
      </w:pPr>
    </w:p>
    <w:p w:rsidR="00091AC5" w:rsidP="00210EC7" w:rsidRDefault="00091AC5" w14:paraId="64C89E18" w14:textId="3AF300FF">
      <w:pPr>
        <w:pStyle w:val="Heading1"/>
      </w:pPr>
      <w:bookmarkStart w:name="_Toc213102651" w:id="41"/>
      <w:r w:rsidRPr="135D02F5">
        <w:t xml:space="preserve">Bab </w:t>
      </w:r>
      <w:r>
        <w:t>3</w:t>
      </w:r>
      <w:bookmarkEnd w:id="41"/>
    </w:p>
    <w:p w:rsidR="00091AC5" w:rsidP="00091AC5" w:rsidRDefault="0039725D" w14:paraId="7FC708A9" w14:textId="59E6570D">
      <w:pPr>
        <w:jc w:val="center"/>
        <w:rPr>
          <w:rFonts w:ascii="Times New Roman" w:hAnsi="Times New Roman" w:cs="Times New Roman"/>
          <w:b/>
          <w:bCs/>
        </w:rPr>
      </w:pPr>
      <w:r>
        <w:rPr>
          <w:rFonts w:ascii="Times New Roman" w:hAnsi="Times New Roman" w:cs="Times New Roman"/>
          <w:b/>
          <w:bCs/>
        </w:rPr>
        <w:t>CONVOLUTION AND FREQUENCY DOMAIN FILTERING</w:t>
      </w:r>
    </w:p>
    <w:p w:rsidR="00E4178F" w:rsidP="00E4178F" w:rsidRDefault="00E4178F" w14:paraId="6F102EC2" w14:textId="77777777">
      <w:pPr>
        <w:rPr>
          <w:rFonts w:ascii="Times New Roman" w:hAnsi="Times New Roman" w:cs="Times New Roman"/>
          <w:b/>
          <w:bCs/>
        </w:rPr>
      </w:pPr>
    </w:p>
    <w:p w:rsidRPr="00E4178F" w:rsidR="00E4178F" w:rsidP="00E4178F" w:rsidRDefault="00E4178F" w14:paraId="2BAF3C09" w14:textId="6E86EC9F">
      <w:pPr>
        <w:jc w:val="both"/>
        <w:rPr>
          <w:rFonts w:ascii="Times New Roman" w:hAnsi="Times New Roman" w:cs="Times New Roman"/>
        </w:rPr>
      </w:pPr>
      <w:r w:rsidRPr="00E4178F">
        <w:rPr>
          <w:rFonts w:ascii="Times New Roman" w:hAnsi="Times New Roman" w:cs="Times New Roman"/>
        </w:rPr>
        <w:t>Bab ini berfokus pada teknik pemfilteran (filtering) gambar yang dilakukan di domain frekuensi, sebagai kelanjutan dari pembahasan konvolusi 2D. Pendekatan ini seringkali lebih efisien secara komputasi dibandingkan melakukan konvolusi langsung di domain spasial (domain gambar).</w:t>
      </w:r>
    </w:p>
    <w:p w:rsidR="0039725D" w:rsidP="00F61769" w:rsidRDefault="00D76325" w14:paraId="319A518F" w14:textId="1C0B574C">
      <w:pPr>
        <w:pStyle w:val="Heading3"/>
      </w:pPr>
      <w:bookmarkStart w:name="_Toc213102652" w:id="42"/>
      <w:r>
        <w:t xml:space="preserve">3.1 </w:t>
      </w:r>
      <w:r w:rsidRPr="00997DAB" w:rsidR="00997DAB">
        <w:t>Teorema konvolusi dan domain frekuensi</w:t>
      </w:r>
      <w:r w:rsidR="00997DAB">
        <w:t xml:space="preserve"> </w:t>
      </w:r>
      <w:r w:rsidRPr="00997DAB" w:rsidR="00997DAB">
        <w:t>Gaussian blur</w:t>
      </w:r>
      <w:bookmarkEnd w:id="42"/>
    </w:p>
    <w:p w:rsidR="00997DAB" w:rsidP="00997DAB" w:rsidRDefault="00C6728D" w14:paraId="573C7B0C" w14:textId="6C89A929">
      <w:pPr>
        <w:rPr>
          <w:rFonts w:ascii="Times New Roman" w:hAnsi="Times New Roman" w:cs="Times New Roman"/>
        </w:rPr>
      </w:pPr>
      <w:r>
        <w:rPr>
          <w:rFonts w:ascii="Times New Roman" w:hAnsi="Times New Roman" w:cs="Times New Roman"/>
        </w:rPr>
        <w:t xml:space="preserve">Penerapan </w:t>
      </w:r>
      <w:r w:rsidR="00DA7CEB">
        <w:rPr>
          <w:rFonts w:ascii="Times New Roman" w:hAnsi="Times New Roman" w:cs="Times New Roman"/>
        </w:rPr>
        <w:t>Teorema Konfolusi</w:t>
      </w:r>
    </w:p>
    <w:p w:rsidR="00DA7CEB" w:rsidP="00997DAB" w:rsidRDefault="00D21E0B" w14:paraId="364A1644" w14:textId="4788BC63">
      <w:pPr>
        <w:rPr>
          <w:rFonts w:ascii="Times New Roman" w:hAnsi="Times New Roman" w:cs="Times New Roman"/>
        </w:rPr>
      </w:pPr>
      <w:r>
        <w:rPr>
          <w:noProof/>
        </w:rPr>
        <w:drawing>
          <wp:inline distT="0" distB="0" distL="0" distR="0" wp14:anchorId="63AFF73B" wp14:editId="544EF8DA">
            <wp:extent cx="2441275" cy="903272"/>
            <wp:effectExtent l="0" t="0" r="0" b="0"/>
            <wp:docPr id="199601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14136" name=""/>
                    <pic:cNvPicPr/>
                  </pic:nvPicPr>
                  <pic:blipFill>
                    <a:blip r:embed="rId9"/>
                    <a:stretch>
                      <a:fillRect/>
                    </a:stretch>
                  </pic:blipFill>
                  <pic:spPr>
                    <a:xfrm>
                      <a:off x="0" y="0"/>
                      <a:ext cx="2443514" cy="904100"/>
                    </a:xfrm>
                    <a:prstGeom prst="rect">
                      <a:avLst/>
                    </a:prstGeom>
                  </pic:spPr>
                </pic:pic>
              </a:graphicData>
            </a:graphic>
          </wp:inline>
        </w:drawing>
      </w:r>
    </w:p>
    <w:p w:rsidRPr="00946D0D" w:rsidR="00946D0D" w:rsidP="00946D0D" w:rsidRDefault="00946D0D" w14:paraId="701D088D" w14:textId="14C0CF37">
      <w:pPr>
        <w:rPr>
          <w:rFonts w:ascii="Times New Roman" w:hAnsi="Times New Roman" w:cs="Times New Roman"/>
          <w:lang w:val="en-ID"/>
        </w:rPr>
      </w:pPr>
      <w:r w:rsidRPr="00946D0D">
        <w:rPr>
          <w:rFonts w:ascii="Times New Roman" w:hAnsi="Times New Roman" w:cs="Times New Roman"/>
          <w:lang w:val="en-ID"/>
        </w:rPr>
        <w:t>Teorema Konvolusi menyatakan bahwa operasi konvolusi yang kompleks di domain spasial (gambar) ekuivalen dengan operasi perkalian sederhana (element-wise) di domain frekuensi.</w:t>
      </w:r>
    </w:p>
    <w:p w:rsidRPr="00B841C8" w:rsidR="00946D0D" w:rsidP="00210EC7" w:rsidRDefault="00B841C8" w14:paraId="24DE042F" w14:textId="101F7870">
      <w:pPr>
        <w:numPr>
          <w:ilvl w:val="0"/>
          <w:numId w:val="154"/>
        </w:numPr>
        <w:rPr>
          <w:rFonts w:ascii="Times New Roman" w:hAnsi="Times New Roman" w:cs="Times New Roman"/>
          <w:lang w:val="en-ID"/>
        </w:rPr>
      </w:pPr>
      <w:r w:rsidRPr="00B841C8">
        <w:rPr>
          <w:rFonts w:ascii="Times New Roman" w:hAnsi="Times New Roman" w:cs="Times New Roman"/>
        </w:rPr>
        <w:t>Proses</w:t>
      </w:r>
      <w:r>
        <w:rPr>
          <w:rFonts w:ascii="Times New Roman" w:hAnsi="Times New Roman" w:cs="Times New Roman"/>
        </w:rPr>
        <w:t xml:space="preserve"> dari</w:t>
      </w:r>
      <w:r w:rsidRPr="00B841C8">
        <w:rPr>
          <w:rFonts w:ascii="Times New Roman" w:hAnsi="Times New Roman" w:cs="Times New Roman"/>
        </w:rPr>
        <w:t xml:space="preserve"> </w:t>
      </w:r>
      <w:r>
        <w:rPr>
          <w:rFonts w:ascii="Times New Roman" w:hAnsi="Times New Roman" w:cs="Times New Roman"/>
        </w:rPr>
        <w:t>a</w:t>
      </w:r>
      <w:r w:rsidRPr="00B841C8">
        <w:rPr>
          <w:rFonts w:ascii="Times New Roman" w:hAnsi="Times New Roman" w:cs="Times New Roman"/>
        </w:rPr>
        <w:t xml:space="preserve">lur kerja dasarnya </w:t>
      </w:r>
      <w:r>
        <w:rPr>
          <w:rFonts w:ascii="Times New Roman" w:hAnsi="Times New Roman" w:cs="Times New Roman"/>
        </w:rPr>
        <w:t>seperti berikut</w:t>
      </w:r>
    </w:p>
    <w:p w:rsidRPr="00E04546" w:rsidR="00E04546" w:rsidP="00210EC7" w:rsidRDefault="00E04546" w14:paraId="6672E135" w14:textId="6264ABDF">
      <w:pPr>
        <w:numPr>
          <w:ilvl w:val="1"/>
          <w:numId w:val="154"/>
        </w:numPr>
        <w:rPr>
          <w:rFonts w:ascii="Times New Roman" w:hAnsi="Times New Roman" w:cs="Times New Roman"/>
          <w:lang w:val="en-ID"/>
        </w:rPr>
      </w:pPr>
      <w:r w:rsidRPr="00E04546">
        <w:rPr>
          <w:rFonts w:ascii="Times New Roman" w:hAnsi="Times New Roman" w:cs="Times New Roman"/>
          <w:lang w:val="en-ID"/>
        </w:rPr>
        <w:t>Ambil gambar asli $f(x,y)$ dan kernel filter $h(x,y)$.</w:t>
      </w:r>
    </w:p>
    <w:p w:rsidRPr="001B3871" w:rsidR="001B3871" w:rsidP="00210EC7" w:rsidRDefault="000D2E10" w14:paraId="786B7FE1" w14:textId="097B6044">
      <w:pPr>
        <w:numPr>
          <w:ilvl w:val="1"/>
          <w:numId w:val="154"/>
        </w:numPr>
        <w:rPr>
          <w:rFonts w:ascii="Times New Roman" w:hAnsi="Times New Roman" w:cs="Times New Roman"/>
          <w:lang w:val="en-ID"/>
        </w:rPr>
      </w:pPr>
      <w:r>
        <w:rPr>
          <w:rFonts w:ascii="Times New Roman" w:hAnsi="Times New Roman" w:cs="Times New Roman"/>
          <w:lang w:val="en-ID"/>
        </w:rPr>
        <w:t>Ubah</w:t>
      </w:r>
      <w:r w:rsidR="001B3871">
        <w:rPr>
          <w:rFonts w:ascii="Times New Roman" w:hAnsi="Times New Roman" w:cs="Times New Roman"/>
          <w:lang w:val="en-ID"/>
        </w:rPr>
        <w:t xml:space="preserve"> </w:t>
      </w:r>
      <w:r w:rsidRPr="001B3871" w:rsidR="001B3871">
        <w:rPr>
          <w:rFonts w:ascii="Times New Roman" w:hAnsi="Times New Roman" w:cs="Times New Roman"/>
          <w:lang w:val="en-ID"/>
        </w:rPr>
        <w:t xml:space="preserve">keduanya ke domain frekuensi menggunakan Discrete Fourier Transform (DFT), menghasilkan </w:t>
      </w:r>
      <w:r w:rsidR="003632C3">
        <w:rPr>
          <w:rFonts w:ascii="Times New Roman" w:hAnsi="Times New Roman" w:cs="Times New Roman"/>
          <w:lang w:val="en-ID"/>
        </w:rPr>
        <w:t>F(</w:t>
      </w:r>
      <w:r w:rsidR="002C1A73">
        <w:rPr>
          <w:rFonts w:ascii="Times New Roman" w:hAnsi="Times New Roman" w:cs="Times New Roman"/>
          <w:lang w:val="en-ID"/>
        </w:rPr>
        <w:t>u,v)</w:t>
      </w:r>
      <w:r w:rsidRPr="001B3871" w:rsidR="001B3871">
        <w:rPr>
          <w:rFonts w:ascii="Times New Roman" w:hAnsi="Times New Roman" w:cs="Times New Roman"/>
          <w:lang w:val="en-ID"/>
        </w:rPr>
        <w:t xml:space="preserve"> dan H(u,v).</w:t>
      </w:r>
    </w:p>
    <w:p w:rsidRPr="00151A57" w:rsidR="00B841C8" w:rsidP="00210EC7" w:rsidRDefault="00E04546" w14:paraId="4383C9A7" w14:textId="7C3DAF4D">
      <w:pPr>
        <w:numPr>
          <w:ilvl w:val="1"/>
          <w:numId w:val="154"/>
        </w:numPr>
        <w:rPr>
          <w:rFonts w:ascii="Times New Roman" w:hAnsi="Times New Roman" w:cs="Times New Roman"/>
          <w:lang w:val="en-ID"/>
        </w:rPr>
      </w:pPr>
      <w:r w:rsidRPr="00E04546">
        <w:rPr>
          <w:rFonts w:ascii="Times New Roman" w:hAnsi="Times New Roman" w:cs="Times New Roman"/>
          <w:lang w:val="en-ID"/>
        </w:rPr>
        <w:t xml:space="preserve">  </w:t>
      </w:r>
      <w:r w:rsidRPr="00024471" w:rsidR="00024471">
        <w:rPr>
          <w:rFonts w:ascii="Times New Roman" w:hAnsi="Times New Roman" w:cs="Times New Roman"/>
        </w:rPr>
        <w:t>Lakukan perkalian element-wise di domain frekuensi:</w:t>
      </w:r>
      <w:r w:rsidR="00024471">
        <w:rPr>
          <w:rFonts w:ascii="Times New Roman" w:hAnsi="Times New Roman" w:cs="Times New Roman"/>
        </w:rPr>
        <w:t xml:space="preserve"> G(u,v)=F(u,v)</w:t>
      </w:r>
      <w:r w:rsidR="002429C3">
        <w:rPr>
          <w:rFonts w:ascii="Times New Roman" w:hAnsi="Times New Roman" w:cs="Times New Roman"/>
        </w:rPr>
        <w:t xml:space="preserve"> </w:t>
      </w:r>
      <w:r w:rsidR="00024471">
        <w:rPr>
          <w:rFonts w:ascii="Times New Roman" w:hAnsi="Times New Roman" w:cs="Times New Roman"/>
        </w:rPr>
        <w:t>x</w:t>
      </w:r>
      <w:r w:rsidR="002429C3">
        <w:rPr>
          <w:rFonts w:ascii="Times New Roman" w:hAnsi="Times New Roman" w:cs="Times New Roman"/>
        </w:rPr>
        <w:t xml:space="preserve"> </w:t>
      </w:r>
      <w:r w:rsidR="006925F9">
        <w:rPr>
          <w:rFonts w:ascii="Times New Roman" w:hAnsi="Times New Roman" w:cs="Times New Roman"/>
        </w:rPr>
        <w:t>H(u,v)</w:t>
      </w:r>
    </w:p>
    <w:p w:rsidRPr="005A454C" w:rsidR="00151A57" w:rsidP="00210EC7" w:rsidRDefault="00151A57" w14:paraId="374F1B74" w14:textId="0A2C7841">
      <w:pPr>
        <w:numPr>
          <w:ilvl w:val="1"/>
          <w:numId w:val="154"/>
        </w:numPr>
        <w:rPr>
          <w:rFonts w:ascii="Times New Roman" w:hAnsi="Times New Roman" w:cs="Times New Roman"/>
          <w:lang w:val="en-ID"/>
        </w:rPr>
      </w:pPr>
      <w:r w:rsidRPr="00151A57">
        <w:rPr>
          <w:rFonts w:ascii="Times New Roman" w:hAnsi="Times New Roman" w:cs="Times New Roman"/>
        </w:rPr>
        <w:t>Ubah hasilnya kembali ke domain spasial menggunakan Inverse DFT (IDFT) untuk mendapatkan gambar akhir</w:t>
      </w:r>
      <w:r>
        <w:rPr>
          <w:rFonts w:ascii="Times New Roman" w:hAnsi="Times New Roman" w:cs="Times New Roman"/>
        </w:rPr>
        <w:t xml:space="preserve"> g(x,y).</w:t>
      </w:r>
    </w:p>
    <w:p w:rsidRPr="00FE4636" w:rsidR="00FE4636" w:rsidP="00210EC7" w:rsidRDefault="00FE4636" w14:paraId="0A6EB274" w14:textId="01C94417">
      <w:pPr>
        <w:numPr>
          <w:ilvl w:val="0"/>
          <w:numId w:val="154"/>
        </w:numPr>
        <w:rPr>
          <w:rFonts w:ascii="Times New Roman" w:hAnsi="Times New Roman" w:cs="Times New Roman"/>
          <w:lang w:val="en-ID"/>
        </w:rPr>
      </w:pPr>
      <w:r>
        <w:rPr>
          <w:rFonts w:ascii="Times New Roman" w:hAnsi="Times New Roman" w:cs="Times New Roman"/>
        </w:rPr>
        <w:t xml:space="preserve">Contoh </w:t>
      </w:r>
      <w:r w:rsidR="005A454C">
        <w:rPr>
          <w:rFonts w:ascii="Times New Roman" w:hAnsi="Times New Roman" w:cs="Times New Roman"/>
        </w:rPr>
        <w:t xml:space="preserve">Keuntungan </w:t>
      </w:r>
      <w:r w:rsidR="0018580E">
        <w:rPr>
          <w:rFonts w:ascii="Times New Roman" w:hAnsi="Times New Roman" w:cs="Times New Roman"/>
        </w:rPr>
        <w:t xml:space="preserve">konvolusi </w:t>
      </w:r>
      <w:r w:rsidRPr="00962534" w:rsidR="00962534">
        <w:rPr>
          <w:rFonts w:ascii="Times New Roman" w:hAnsi="Times New Roman" w:cs="Times New Roman"/>
        </w:rPr>
        <w:t>di domain frekuensi</w:t>
      </w:r>
      <w:r>
        <w:rPr>
          <w:rFonts w:ascii="Times New Roman" w:hAnsi="Times New Roman" w:cs="Times New Roman"/>
        </w:rPr>
        <w:t>:</w:t>
      </w:r>
    </w:p>
    <w:p w:rsidRPr="00946D0D" w:rsidR="005A454C" w:rsidP="00C83402" w:rsidRDefault="00FE4636" w14:paraId="3F507AF1" w14:textId="7B69617C">
      <w:pPr>
        <w:ind w:left="720"/>
        <w:jc w:val="both"/>
        <w:rPr>
          <w:rFonts w:ascii="Times New Roman" w:hAnsi="Times New Roman" w:cs="Times New Roman"/>
          <w:lang w:val="en-ID"/>
        </w:rPr>
      </w:pPr>
      <w:r>
        <w:rPr>
          <w:rFonts w:ascii="Times New Roman" w:hAnsi="Times New Roman" w:cs="Times New Roman"/>
        </w:rPr>
        <w:t>M</w:t>
      </w:r>
      <w:r w:rsidRPr="00FE4636">
        <w:rPr>
          <w:rFonts w:ascii="Times New Roman" w:hAnsi="Times New Roman" w:cs="Times New Roman"/>
        </w:rPr>
        <w:t>isalnya, menggunakan scipy.signal.fftconvolve) terbukti jauh lebih cepat daripada konvolusi di domain spasial (menggunakan scipy.signal.convolve), terutama untuk kernel yang besar.</w:t>
      </w:r>
    </w:p>
    <w:p w:rsidR="00C95BF5" w:rsidP="00F61769" w:rsidRDefault="00C95BF5" w14:paraId="48223CB0" w14:textId="76318A46">
      <w:pPr>
        <w:pStyle w:val="Heading3"/>
      </w:pPr>
      <w:bookmarkStart w:name="_Toc213102653" w:id="43"/>
      <w:r>
        <w:t xml:space="preserve">3.2 </w:t>
      </w:r>
      <w:r w:rsidRPr="00105BDD" w:rsidR="00105BDD">
        <w:t>Teknik Penyaringan (Filtering) di Domain Frekuensi</w:t>
      </w:r>
      <w:bookmarkEnd w:id="43"/>
    </w:p>
    <w:p w:rsidR="00484448" w:rsidP="00C83402" w:rsidRDefault="0060402B" w14:paraId="0FF501DC" w14:textId="5DB81794">
      <w:pPr>
        <w:jc w:val="both"/>
        <w:rPr>
          <w:rFonts w:ascii="Times New Roman" w:hAnsi="Times New Roman" w:cs="Times New Roman"/>
        </w:rPr>
      </w:pPr>
      <w:r w:rsidRPr="0060402B">
        <w:rPr>
          <w:rFonts w:ascii="Times New Roman" w:hAnsi="Times New Roman" w:cs="Times New Roman"/>
        </w:rPr>
        <w:t>Penyaringan digunakan untuk memodifikasi intensitas piksel guna meningkatkan kontras, menghaluskan (menghilangkan noise), atau mendeteksi pola . B</w:t>
      </w:r>
      <w:r w:rsidR="00627DB5">
        <w:rPr>
          <w:rFonts w:ascii="Times New Roman" w:hAnsi="Times New Roman" w:cs="Times New Roman"/>
        </w:rPr>
        <w:t>erikut</w:t>
      </w:r>
      <w:r w:rsidRPr="0060402B">
        <w:rPr>
          <w:rFonts w:ascii="Times New Roman" w:hAnsi="Times New Roman" w:cs="Times New Roman"/>
        </w:rPr>
        <w:t xml:space="preserve"> beberapa jenis filter utama</w:t>
      </w:r>
      <w:r w:rsidR="00254E7E">
        <w:rPr>
          <w:rFonts w:ascii="Times New Roman" w:hAnsi="Times New Roman" w:cs="Times New Roman"/>
        </w:rPr>
        <w:t xml:space="preserve"> yang akan kita bahas.</w:t>
      </w:r>
    </w:p>
    <w:p w:rsidR="00254E7E" w:rsidP="00210EC7" w:rsidRDefault="00254E7E" w14:paraId="53D0EA6F" w14:textId="5B9FA528">
      <w:pPr>
        <w:pStyle w:val="ListParagraph"/>
        <w:numPr>
          <w:ilvl w:val="0"/>
          <w:numId w:val="155"/>
        </w:numPr>
        <w:jc w:val="both"/>
        <w:rPr>
          <w:rFonts w:ascii="Times New Roman" w:hAnsi="Times New Roman" w:cs="Times New Roman"/>
        </w:rPr>
      </w:pPr>
      <w:r w:rsidRPr="00254E7E">
        <w:rPr>
          <w:rFonts w:ascii="Times New Roman" w:hAnsi="Times New Roman" w:cs="Times New Roman"/>
        </w:rPr>
        <w:t>Low-Pass Filter (LPF) / Filter Lolos Rendah</w:t>
      </w:r>
    </w:p>
    <w:p w:rsidR="00BF18AD" w:rsidP="00EE3638" w:rsidRDefault="00E11BEE" w14:paraId="28E76840" w14:textId="73A23CDE">
      <w:pPr>
        <w:pStyle w:val="ListParagraph"/>
        <w:jc w:val="both"/>
        <w:rPr>
          <w:rFonts w:ascii="Times New Roman" w:hAnsi="Times New Roman" w:cs="Times New Roman"/>
        </w:rPr>
      </w:pPr>
      <w:r>
        <w:rPr>
          <w:rFonts w:ascii="Times New Roman" w:hAnsi="Times New Roman" w:cs="Times New Roman"/>
        </w:rPr>
        <w:t>Low</w:t>
      </w:r>
      <w:r w:rsidR="00E544A3">
        <w:rPr>
          <w:rFonts w:ascii="Times New Roman" w:hAnsi="Times New Roman" w:cs="Times New Roman"/>
        </w:rPr>
        <w:t>-</w:t>
      </w:r>
      <w:r>
        <w:rPr>
          <w:rFonts w:ascii="Times New Roman" w:hAnsi="Times New Roman" w:cs="Times New Roman"/>
        </w:rPr>
        <w:t>Pass Filter berfungsi</w:t>
      </w:r>
      <w:r w:rsidRPr="008942A2" w:rsidR="008942A2">
        <w:rPr>
          <w:rFonts w:ascii="Times New Roman" w:hAnsi="Times New Roman" w:cs="Times New Roman"/>
        </w:rPr>
        <w:t xml:space="preserve"> </w:t>
      </w:r>
      <w:r>
        <w:rPr>
          <w:rFonts w:ascii="Times New Roman" w:hAnsi="Times New Roman" w:cs="Times New Roman"/>
        </w:rPr>
        <w:t>h</w:t>
      </w:r>
      <w:r w:rsidRPr="008942A2" w:rsidR="008942A2">
        <w:rPr>
          <w:rFonts w:ascii="Times New Roman" w:hAnsi="Times New Roman" w:cs="Times New Roman"/>
        </w:rPr>
        <w:t>anya melewatkan frekuensi rendah dan memblokir frekuensi tinggi.</w:t>
      </w:r>
      <w:r w:rsidR="00AC3962">
        <w:rPr>
          <w:rFonts w:ascii="Times New Roman" w:hAnsi="Times New Roman" w:cs="Times New Roman"/>
        </w:rPr>
        <w:t xml:space="preserve"> Low</w:t>
      </w:r>
      <w:r w:rsidR="006B0791">
        <w:rPr>
          <w:rFonts w:ascii="Times New Roman" w:hAnsi="Times New Roman" w:cs="Times New Roman"/>
        </w:rPr>
        <w:t>-</w:t>
      </w:r>
      <w:r w:rsidR="00AC3962">
        <w:rPr>
          <w:rFonts w:ascii="Times New Roman" w:hAnsi="Times New Roman" w:cs="Times New Roman"/>
        </w:rPr>
        <w:t xml:space="preserve">Pass Filter </w:t>
      </w:r>
      <w:r w:rsidR="008C71E8">
        <w:rPr>
          <w:rFonts w:ascii="Times New Roman" w:hAnsi="Times New Roman" w:cs="Times New Roman"/>
        </w:rPr>
        <w:t xml:space="preserve">dapat </w:t>
      </w:r>
      <w:r w:rsidRPr="008C71E8" w:rsidR="008C71E8">
        <w:rPr>
          <w:rFonts w:ascii="Times New Roman" w:hAnsi="Times New Roman" w:cs="Times New Roman"/>
        </w:rPr>
        <w:t xml:space="preserve">Menghilangkan noise, detail, dan tepi (edges), sehingga menghasilkan gambar yang lebih halus atau buram (blur). Contohnya adalah penerapan </w:t>
      </w:r>
      <w:r w:rsidRPr="008C71E8" w:rsidR="008C71E8">
        <w:rPr>
          <w:rFonts w:ascii="Times New Roman" w:hAnsi="Times New Roman" w:cs="Times New Roman"/>
          <w:i/>
          <w:iCs/>
        </w:rPr>
        <w:t>Gaussian blur</w:t>
      </w:r>
      <w:r w:rsidRPr="008C71E8" w:rsidR="008C71E8">
        <w:rPr>
          <w:rFonts w:ascii="Times New Roman" w:hAnsi="Times New Roman" w:cs="Times New Roman"/>
        </w:rPr>
        <w:t xml:space="preserve"> di domain frekuensi.</w:t>
      </w:r>
    </w:p>
    <w:p w:rsidR="004A3F46" w:rsidP="00210EC7" w:rsidRDefault="00BF18AD" w14:paraId="6074AD2A" w14:textId="6B489C43">
      <w:pPr>
        <w:pStyle w:val="ListParagraph"/>
        <w:numPr>
          <w:ilvl w:val="0"/>
          <w:numId w:val="155"/>
        </w:numPr>
        <w:jc w:val="both"/>
        <w:rPr>
          <w:rFonts w:ascii="Times New Roman" w:hAnsi="Times New Roman" w:cs="Times New Roman"/>
        </w:rPr>
      </w:pPr>
      <w:r w:rsidRPr="00BF18AD">
        <w:rPr>
          <w:rFonts w:ascii="Times New Roman" w:hAnsi="Times New Roman" w:cs="Times New Roman"/>
        </w:rPr>
        <w:t>High-Pass Filter (HPF) / Filter Lolos Tinggi</w:t>
      </w:r>
    </w:p>
    <w:p w:rsidR="002716DF" w:rsidP="00EE3638" w:rsidRDefault="00E544A3" w14:paraId="55E53475" w14:textId="5B8044E5">
      <w:pPr>
        <w:pStyle w:val="ListParagraph"/>
        <w:jc w:val="both"/>
        <w:rPr>
          <w:rFonts w:ascii="Times New Roman" w:hAnsi="Times New Roman" w:cs="Times New Roman"/>
        </w:rPr>
      </w:pPr>
      <w:r>
        <w:rPr>
          <w:rFonts w:ascii="Times New Roman" w:hAnsi="Times New Roman" w:cs="Times New Roman"/>
        </w:rPr>
        <w:t>High</w:t>
      </w:r>
      <w:r w:rsidR="006B0791">
        <w:rPr>
          <w:rFonts w:ascii="Times New Roman" w:hAnsi="Times New Roman" w:cs="Times New Roman"/>
        </w:rPr>
        <w:t xml:space="preserve">-Pass Filter </w:t>
      </w:r>
      <w:r w:rsidR="00793C4C">
        <w:rPr>
          <w:rFonts w:ascii="Times New Roman" w:hAnsi="Times New Roman" w:cs="Times New Roman"/>
        </w:rPr>
        <w:t xml:space="preserve">berfungsi </w:t>
      </w:r>
      <w:r w:rsidR="005654A9">
        <w:rPr>
          <w:rFonts w:ascii="Times New Roman" w:hAnsi="Times New Roman" w:cs="Times New Roman"/>
        </w:rPr>
        <w:t>h</w:t>
      </w:r>
      <w:r w:rsidRPr="00793C4C" w:rsidR="00793C4C">
        <w:rPr>
          <w:rFonts w:ascii="Times New Roman" w:hAnsi="Times New Roman" w:cs="Times New Roman"/>
        </w:rPr>
        <w:t xml:space="preserve">anya melewatkan frekuensi tinggi dan memblokir frekuensi rendah (melebihi nilai </w:t>
      </w:r>
      <w:r w:rsidRPr="00793C4C" w:rsidR="00793C4C">
        <w:rPr>
          <w:rFonts w:ascii="Times New Roman" w:hAnsi="Times New Roman" w:cs="Times New Roman"/>
          <w:i/>
          <w:iCs/>
        </w:rPr>
        <w:t>cut-off</w:t>
      </w:r>
      <w:r w:rsidRPr="00793C4C" w:rsidR="00793C4C">
        <w:rPr>
          <w:rFonts w:ascii="Times New Roman" w:hAnsi="Times New Roman" w:cs="Times New Roman"/>
        </w:rPr>
        <w:t>)</w:t>
      </w:r>
      <w:r w:rsidR="00AF03F8">
        <w:rPr>
          <w:rFonts w:ascii="Times New Roman" w:hAnsi="Times New Roman" w:cs="Times New Roman"/>
        </w:rPr>
        <w:t xml:space="preserve">. High-Pass Filter </w:t>
      </w:r>
      <w:r w:rsidR="009B140D">
        <w:rPr>
          <w:rFonts w:ascii="Times New Roman" w:hAnsi="Times New Roman" w:cs="Times New Roman"/>
        </w:rPr>
        <w:t xml:space="preserve">menyebabkan </w:t>
      </w:r>
      <w:r w:rsidRPr="009B140D" w:rsidR="009B140D">
        <w:rPr>
          <w:rFonts w:ascii="Times New Roman" w:hAnsi="Times New Roman" w:cs="Times New Roman"/>
        </w:rPr>
        <w:t>Mempertahankan atau memperjelas tepi (edges) dan detail dalam gambar, sementara menghilangkan informasi datar (rata-rata)</w:t>
      </w:r>
      <w:r w:rsidR="00BD7ADC">
        <w:rPr>
          <w:rFonts w:ascii="Times New Roman" w:hAnsi="Times New Roman" w:cs="Times New Roman"/>
        </w:rPr>
        <w:t>.</w:t>
      </w:r>
    </w:p>
    <w:p w:rsidR="00C83402" w:rsidP="00210EC7" w:rsidRDefault="002716DF" w14:paraId="3608B4F8" w14:textId="47A086FA">
      <w:pPr>
        <w:pStyle w:val="ListParagraph"/>
        <w:numPr>
          <w:ilvl w:val="0"/>
          <w:numId w:val="155"/>
        </w:numPr>
        <w:jc w:val="both"/>
        <w:rPr>
          <w:rFonts w:ascii="Times New Roman" w:hAnsi="Times New Roman" w:cs="Times New Roman"/>
        </w:rPr>
      </w:pPr>
      <w:r w:rsidRPr="002716DF">
        <w:rPr>
          <w:rFonts w:ascii="Times New Roman" w:hAnsi="Times New Roman" w:cs="Times New Roman"/>
        </w:rPr>
        <w:t>Band-Pass Filter (BPF) / Filter Lolos Pita</w:t>
      </w:r>
    </w:p>
    <w:p w:rsidR="007C1822" w:rsidP="00EE3638" w:rsidRDefault="00282995" w14:paraId="28834FE5" w14:textId="1380058F">
      <w:pPr>
        <w:pStyle w:val="ListParagraph"/>
        <w:jc w:val="both"/>
        <w:rPr>
          <w:rFonts w:ascii="Times New Roman" w:hAnsi="Times New Roman" w:cs="Times New Roman"/>
        </w:rPr>
      </w:pPr>
      <w:r w:rsidRPr="002716DF">
        <w:rPr>
          <w:rFonts w:ascii="Times New Roman" w:hAnsi="Times New Roman" w:cs="Times New Roman"/>
        </w:rPr>
        <w:t>Band-Pass Filter</w:t>
      </w:r>
      <w:r>
        <w:rPr>
          <w:rFonts w:ascii="Times New Roman" w:hAnsi="Times New Roman" w:cs="Times New Roman"/>
        </w:rPr>
        <w:t xml:space="preserve"> </w:t>
      </w:r>
      <w:r w:rsidR="00F6583F">
        <w:rPr>
          <w:rFonts w:ascii="Times New Roman" w:hAnsi="Times New Roman" w:cs="Times New Roman"/>
        </w:rPr>
        <w:t xml:space="preserve">berfungsi </w:t>
      </w:r>
      <w:r w:rsidR="008F4D80">
        <w:rPr>
          <w:rFonts w:ascii="Times New Roman" w:hAnsi="Times New Roman" w:cs="Times New Roman"/>
        </w:rPr>
        <w:t>m</w:t>
      </w:r>
      <w:r w:rsidRPr="00F6583F" w:rsidR="00F6583F">
        <w:rPr>
          <w:rFonts w:ascii="Times New Roman" w:hAnsi="Times New Roman" w:cs="Times New Roman"/>
        </w:rPr>
        <w:t>elewatkan frekuensi dalam rentang (pita) tertentu.</w:t>
      </w:r>
      <w:r w:rsidR="008F4D80">
        <w:rPr>
          <w:rFonts w:ascii="Times New Roman" w:hAnsi="Times New Roman" w:cs="Times New Roman"/>
        </w:rPr>
        <w:t xml:space="preserve"> </w:t>
      </w:r>
      <w:r w:rsidR="00E33A57">
        <w:rPr>
          <w:rFonts w:ascii="Times New Roman" w:hAnsi="Times New Roman" w:cs="Times New Roman"/>
        </w:rPr>
        <w:t>Bans-Pass Filter d</w:t>
      </w:r>
      <w:r w:rsidRPr="00E33A57" w:rsidR="00E33A57">
        <w:rPr>
          <w:rFonts w:ascii="Times New Roman" w:hAnsi="Times New Roman" w:cs="Times New Roman"/>
        </w:rPr>
        <w:t>apat diimplementasikan menggunakan kernel Difference of Gaussian (DoG)</w:t>
      </w:r>
    </w:p>
    <w:p w:rsidR="00D76325" w:rsidP="00210EC7" w:rsidRDefault="007C1822" w14:paraId="6BA76992" w14:textId="2C335250">
      <w:pPr>
        <w:pStyle w:val="ListParagraph"/>
        <w:numPr>
          <w:ilvl w:val="0"/>
          <w:numId w:val="155"/>
        </w:numPr>
        <w:jc w:val="both"/>
        <w:rPr>
          <w:rFonts w:ascii="Times New Roman" w:hAnsi="Times New Roman" w:cs="Times New Roman"/>
        </w:rPr>
      </w:pPr>
      <w:r w:rsidRPr="007C1822">
        <w:rPr>
          <w:rFonts w:ascii="Times New Roman" w:hAnsi="Times New Roman" w:cs="Times New Roman"/>
        </w:rPr>
        <w:t>Band-Stop (Notch) Filter / Filter Tolak Pita</w:t>
      </w:r>
    </w:p>
    <w:p w:rsidRPr="001D77E6" w:rsidR="001D77E6" w:rsidP="00EE3638" w:rsidRDefault="001D77E6" w14:paraId="64BB1E88" w14:textId="6CAA8A76">
      <w:pPr>
        <w:pStyle w:val="ListParagraph"/>
        <w:jc w:val="both"/>
        <w:rPr>
          <w:rFonts w:ascii="Times New Roman" w:hAnsi="Times New Roman" w:cs="Times New Roman"/>
        </w:rPr>
      </w:pPr>
      <w:r>
        <w:rPr>
          <w:rFonts w:ascii="Times New Roman" w:hAnsi="Times New Roman" w:cs="Times New Roman"/>
        </w:rPr>
        <w:t>Band-Stop Filter</w:t>
      </w:r>
      <w:r w:rsidR="001D5459">
        <w:rPr>
          <w:rFonts w:ascii="Times New Roman" w:hAnsi="Times New Roman" w:cs="Times New Roman"/>
        </w:rPr>
        <w:t xml:space="preserve"> berfungsi</w:t>
      </w:r>
      <w:r>
        <w:rPr>
          <w:rFonts w:ascii="Times New Roman" w:hAnsi="Times New Roman" w:cs="Times New Roman"/>
        </w:rPr>
        <w:t xml:space="preserve"> </w:t>
      </w:r>
      <w:r w:rsidR="001D5459">
        <w:rPr>
          <w:rFonts w:ascii="Times New Roman" w:hAnsi="Times New Roman" w:cs="Times New Roman"/>
        </w:rPr>
        <w:t>m</w:t>
      </w:r>
      <w:r w:rsidRPr="001D77E6">
        <w:rPr>
          <w:rFonts w:ascii="Times New Roman" w:hAnsi="Times New Roman" w:cs="Times New Roman"/>
        </w:rPr>
        <w:t>emblokir atau menolak frekuensi tertentu yang dipilih dari gambar.</w:t>
      </w:r>
      <w:r w:rsidR="00A33F69">
        <w:rPr>
          <w:rFonts w:ascii="Times New Roman" w:hAnsi="Times New Roman" w:cs="Times New Roman"/>
        </w:rPr>
        <w:t xml:space="preserve"> Penerapanya </w:t>
      </w:r>
      <w:r w:rsidR="00BD6A16">
        <w:rPr>
          <w:rFonts w:ascii="Times New Roman" w:hAnsi="Times New Roman" w:cs="Times New Roman"/>
        </w:rPr>
        <w:t>s</w:t>
      </w:r>
      <w:r w:rsidRPr="00A33F69" w:rsidR="00A33F69">
        <w:rPr>
          <w:rFonts w:ascii="Times New Roman" w:hAnsi="Times New Roman" w:cs="Times New Roman"/>
        </w:rPr>
        <w:t xml:space="preserve">angat berguna untuk menghilangkan </w:t>
      </w:r>
      <w:r w:rsidRPr="00A33F69" w:rsidR="00A33F69">
        <w:rPr>
          <w:rFonts w:ascii="Times New Roman" w:hAnsi="Times New Roman" w:cs="Times New Roman"/>
          <w:i/>
          <w:iCs/>
        </w:rPr>
        <w:t>noise periodik</w:t>
      </w:r>
      <w:r w:rsidRPr="00A33F69" w:rsidR="00A33F69">
        <w:rPr>
          <w:rFonts w:ascii="Times New Roman" w:hAnsi="Times New Roman" w:cs="Times New Roman"/>
        </w:rPr>
        <w:t xml:space="preserve"> (seperti noise sinusoidal) dari sebuah gambar. Ini dilakukan dengan mengidentifikasi frekuensi noise di spektrum dan mengaturnya ke nol.</w:t>
      </w:r>
    </w:p>
    <w:p w:rsidR="00091AC5" w:rsidP="00091AC5" w:rsidRDefault="00091AC5" w14:paraId="7F65DFD3" w14:textId="2494E94E">
      <w:pPr>
        <w:jc w:val="center"/>
        <w:rPr>
          <w:rFonts w:ascii="Times New Roman" w:hAnsi="Times New Roman" w:eastAsia="Times New Roman" w:cs="Times New Roman"/>
          <w:b/>
          <w:bCs/>
          <w:sz w:val="28"/>
          <w:szCs w:val="28"/>
        </w:rPr>
      </w:pPr>
    </w:p>
    <w:p w:rsidR="000C51C4" w:rsidP="00F61769" w:rsidRDefault="00F232CF" w14:paraId="2C078E63" w14:textId="3388F481">
      <w:pPr>
        <w:pStyle w:val="Heading3"/>
      </w:pPr>
      <w:bookmarkStart w:name="_Toc213102654" w:id="44"/>
      <w:r>
        <w:t xml:space="preserve">3.3. </w:t>
      </w:r>
      <w:r w:rsidRPr="00F232CF">
        <w:t>Restorasi dan Denoising Gambar</w:t>
      </w:r>
      <w:bookmarkEnd w:id="44"/>
    </w:p>
    <w:p w:rsidR="00F232CF" w:rsidP="00EE3638" w:rsidRDefault="001328A9" w14:paraId="5BD96F3E" w14:textId="306DDD67">
      <w:pPr>
        <w:jc w:val="both"/>
        <w:rPr>
          <w:rFonts w:ascii="Times New Roman" w:hAnsi="Times New Roman" w:cs="Times New Roman"/>
          <w:lang w:val="en-ID"/>
        </w:rPr>
      </w:pPr>
      <w:r w:rsidRPr="001328A9">
        <w:rPr>
          <w:rFonts w:ascii="Times New Roman" w:hAnsi="Times New Roman" w:cs="Times New Roman"/>
          <w:lang w:val="en-ID"/>
        </w:rPr>
        <w:t>Bab ini mencakup teknik untuk memulihkan gambar dari degradasi (seperti blur atau noise).</w:t>
      </w:r>
    </w:p>
    <w:p w:rsidRPr="007D4509" w:rsidR="00066408" w:rsidP="00210EC7" w:rsidRDefault="00821DC1" w14:paraId="2138AF60" w14:textId="5DE5F5E2">
      <w:pPr>
        <w:pStyle w:val="ListParagraph"/>
        <w:numPr>
          <w:ilvl w:val="0"/>
          <w:numId w:val="155"/>
        </w:numPr>
        <w:jc w:val="both"/>
        <w:rPr>
          <w:rFonts w:ascii="Times New Roman" w:hAnsi="Times New Roman" w:cs="Times New Roman"/>
          <w:lang w:val="en-ID"/>
        </w:rPr>
      </w:pPr>
      <w:r w:rsidRPr="00821DC1">
        <w:rPr>
          <w:rFonts w:ascii="Times New Roman" w:hAnsi="Times New Roman" w:cs="Times New Roman"/>
        </w:rPr>
        <w:t>Inverse Filtering (Filter Balikan)</w:t>
      </w:r>
    </w:p>
    <w:p w:rsidRPr="00A93819" w:rsidR="007D4509" w:rsidP="00EE3638" w:rsidRDefault="007D4509" w14:paraId="08C5AE3B" w14:textId="1CEBA899">
      <w:pPr>
        <w:pStyle w:val="ListParagraph"/>
        <w:jc w:val="both"/>
        <w:rPr>
          <w:rFonts w:ascii="Times New Roman" w:hAnsi="Times New Roman" w:cs="Times New Roman"/>
          <w:lang w:val="en-ID"/>
        </w:rPr>
      </w:pPr>
      <w:r>
        <w:rPr>
          <w:rFonts w:ascii="Times New Roman" w:hAnsi="Times New Roman" w:cs="Times New Roman"/>
        </w:rPr>
        <w:t xml:space="preserve">Inverse Filtering </w:t>
      </w:r>
      <w:r w:rsidR="00886C62">
        <w:rPr>
          <w:rFonts w:ascii="Times New Roman" w:hAnsi="Times New Roman" w:cs="Times New Roman"/>
        </w:rPr>
        <w:t>bertujuan untuk m</w:t>
      </w:r>
      <w:r w:rsidRPr="00886C62" w:rsidR="00886C62">
        <w:rPr>
          <w:rFonts w:ascii="Times New Roman" w:hAnsi="Times New Roman" w:cs="Times New Roman"/>
        </w:rPr>
        <w:t>elakukan dekonvolusi untuk mendapatkan kembali gambar asli dari gambar yang buram (blurred) ketika kernel blur-nya diketahui.</w:t>
      </w:r>
      <w:r w:rsidR="008158F1">
        <w:rPr>
          <w:rFonts w:ascii="Times New Roman" w:hAnsi="Times New Roman" w:cs="Times New Roman"/>
        </w:rPr>
        <w:t xml:space="preserve"> Metode </w:t>
      </w:r>
      <w:r w:rsidRPr="008158F1" w:rsidR="008158F1">
        <w:rPr>
          <w:rFonts w:ascii="Times New Roman" w:hAnsi="Times New Roman" w:cs="Times New Roman"/>
          <w:lang w:val="en-ID"/>
        </w:rPr>
        <w:t>Di domain frekuensi, ini dicapai dengan membagi spektrum gambar buram dengan spektrum kernel (H). Metode ini dapat membatalkan efek Gaussian blur dan motion blur, meskipun mungkin ada kehilangan informas</w:t>
      </w:r>
      <w:r w:rsidR="00A93819">
        <w:rPr>
          <w:rFonts w:ascii="Times New Roman" w:hAnsi="Times New Roman" w:cs="Times New Roman"/>
          <w:lang w:val="en-ID"/>
        </w:rPr>
        <w:t>i.</w:t>
      </w:r>
    </w:p>
    <w:p w:rsidRPr="00183AC2" w:rsidR="00821DC1" w:rsidP="00210EC7" w:rsidRDefault="00514D14" w14:paraId="0D2F2965" w14:textId="18571018">
      <w:pPr>
        <w:pStyle w:val="ListParagraph"/>
        <w:numPr>
          <w:ilvl w:val="0"/>
          <w:numId w:val="155"/>
        </w:numPr>
        <w:jc w:val="both"/>
        <w:rPr>
          <w:rFonts w:ascii="Times New Roman" w:hAnsi="Times New Roman" w:cs="Times New Roman"/>
          <w:lang w:val="en-ID"/>
        </w:rPr>
      </w:pPr>
      <w:r w:rsidRPr="00514D14">
        <w:rPr>
          <w:rFonts w:ascii="Times New Roman" w:hAnsi="Times New Roman" w:cs="Times New Roman"/>
        </w:rPr>
        <w:t>Wiener Filter</w:t>
      </w:r>
    </w:p>
    <w:p w:rsidRPr="00514D14" w:rsidR="00183AC2" w:rsidP="00EE3638" w:rsidRDefault="0003669A" w14:paraId="00E92E99" w14:textId="38479C6A">
      <w:pPr>
        <w:pStyle w:val="ListParagraph"/>
        <w:jc w:val="both"/>
        <w:rPr>
          <w:rFonts w:ascii="Times New Roman" w:hAnsi="Times New Roman" w:cs="Times New Roman"/>
          <w:lang w:val="en-ID"/>
        </w:rPr>
      </w:pPr>
      <w:r>
        <w:rPr>
          <w:rFonts w:ascii="Times New Roman" w:hAnsi="Times New Roman" w:cs="Times New Roman"/>
          <w:lang w:val="en-ID"/>
        </w:rPr>
        <w:t xml:space="preserve">Wiener Filter </w:t>
      </w:r>
      <w:r w:rsidR="00350E90">
        <w:rPr>
          <w:rFonts w:ascii="Times New Roman" w:hAnsi="Times New Roman" w:cs="Times New Roman"/>
          <w:lang w:val="en-ID"/>
        </w:rPr>
        <w:t xml:space="preserve">memiliki </w:t>
      </w:r>
      <w:r w:rsidR="000F2774">
        <w:rPr>
          <w:rFonts w:ascii="Times New Roman" w:hAnsi="Times New Roman" w:cs="Times New Roman"/>
        </w:rPr>
        <w:t>m</w:t>
      </w:r>
      <w:r w:rsidRPr="00350E90" w:rsidR="00350E90">
        <w:rPr>
          <w:rFonts w:ascii="Times New Roman" w:hAnsi="Times New Roman" w:cs="Times New Roman"/>
        </w:rPr>
        <w:t>etode dekonvolusi lain yang digunakan untuk restorasi gambar sekaligus menghilangkan noise .</w:t>
      </w:r>
    </w:p>
    <w:p w:rsidRPr="00982037" w:rsidR="00514D14" w:rsidP="00210EC7" w:rsidRDefault="007D4509" w14:paraId="1D8BA9EE" w14:textId="5936B6B5">
      <w:pPr>
        <w:pStyle w:val="ListParagraph"/>
        <w:numPr>
          <w:ilvl w:val="0"/>
          <w:numId w:val="155"/>
        </w:numPr>
        <w:jc w:val="both"/>
        <w:rPr>
          <w:rFonts w:ascii="Times New Roman" w:hAnsi="Times New Roman" w:cs="Times New Roman"/>
          <w:lang w:val="en-ID"/>
        </w:rPr>
      </w:pPr>
      <w:r w:rsidRPr="007D4509">
        <w:rPr>
          <w:rFonts w:ascii="Times New Roman" w:hAnsi="Times New Roman" w:cs="Times New Roman"/>
        </w:rPr>
        <w:t>Image Denoising dengan FFT</w:t>
      </w:r>
    </w:p>
    <w:p w:rsidR="7D3A20AE" w:rsidP="00EE3638" w:rsidRDefault="00D46FF5" w14:paraId="30C4C573" w14:textId="6A9E5F46">
      <w:pPr>
        <w:pStyle w:val="ListParagraph"/>
        <w:jc w:val="both"/>
        <w:rPr>
          <w:rFonts w:ascii="Times New Roman" w:hAnsi="Times New Roman" w:cs="Times New Roman"/>
        </w:rPr>
      </w:pPr>
      <w:r>
        <w:rPr>
          <w:rFonts w:ascii="Times New Roman" w:hAnsi="Times New Roman" w:cs="Times New Roman"/>
          <w:lang w:val="en-ID"/>
        </w:rPr>
        <w:t xml:space="preserve">Image Denoising menggunakan </w:t>
      </w:r>
      <w:r w:rsidRPr="00D46FF5">
        <w:rPr>
          <w:rFonts w:ascii="Times New Roman" w:hAnsi="Times New Roman" w:cs="Times New Roman"/>
        </w:rPr>
        <w:t>Noise (yang seringkali merupakan frekuensi tinggi) dapat dihilangkan dengan menerapkan LPF. Ini melibatkan transformasi gambar ke domain frekuensi (FFT), memblokir koefisien frekuensi tinggi, dan kemudian mentransformasikannya kembali (Inverse FFT) untuk mendapatkan gambar yang lebih bersih.</w:t>
      </w:r>
    </w:p>
    <w:p w:rsidR="00650B91" w:rsidP="00650B91" w:rsidRDefault="00650B91" w14:paraId="717AE6BF" w14:textId="77777777">
      <w:pPr>
        <w:pStyle w:val="ListParagraph"/>
        <w:rPr>
          <w:rFonts w:ascii="Times New Roman" w:hAnsi="Times New Roman" w:cs="Times New Roman"/>
        </w:rPr>
      </w:pPr>
    </w:p>
    <w:p w:rsidR="00650B91" w:rsidP="00210EC7" w:rsidRDefault="00650B91" w14:paraId="2296563D" w14:textId="08593297">
      <w:pPr>
        <w:pStyle w:val="Heading1"/>
      </w:pPr>
      <w:bookmarkStart w:name="_Toc213102655" w:id="45"/>
      <w:r w:rsidRPr="135D02F5">
        <w:t xml:space="preserve">Bab </w:t>
      </w:r>
      <w:r w:rsidR="00E41BDB">
        <w:t>4</w:t>
      </w:r>
      <w:bookmarkEnd w:id="45"/>
    </w:p>
    <w:p w:rsidR="00650B91" w:rsidP="00650B91" w:rsidRDefault="00F01EEE" w14:paraId="7C772D29" w14:textId="363AB5B5">
      <w:pPr>
        <w:jc w:val="center"/>
        <w:rPr>
          <w:rFonts w:ascii="Times New Roman" w:hAnsi="Times New Roman" w:cs="Times New Roman"/>
          <w:b/>
          <w:bCs/>
        </w:rPr>
      </w:pPr>
      <w:r>
        <w:rPr>
          <w:rFonts w:ascii="Times New Roman" w:hAnsi="Times New Roman" w:cs="Times New Roman"/>
          <w:b/>
          <w:bCs/>
        </w:rPr>
        <w:t>IMAGE ENHANCEMENT</w:t>
      </w:r>
    </w:p>
    <w:p w:rsidR="00915F7B" w:rsidP="00EE3638" w:rsidRDefault="00EE3638" w14:paraId="7042D03E" w14:textId="28709D87">
      <w:pPr>
        <w:jc w:val="both"/>
        <w:rPr>
          <w:rFonts w:ascii="Times New Roman" w:hAnsi="Times New Roman" w:cs="Times New Roman"/>
        </w:rPr>
      </w:pPr>
      <w:r w:rsidRPr="00EE3638">
        <w:rPr>
          <w:rFonts w:ascii="Times New Roman" w:hAnsi="Times New Roman" w:cs="Times New Roman"/>
        </w:rPr>
        <w:t>Bab ini membahas berbagai teknik dasar namun kuat dalam pemrosesan citra yang bertujuan untuk meningkatkan kualitas visual gambar atau membuat fitur tertentu tampak lebih menonjol. Berbeda dengan restorasi gambar, teknik-teknik ini bersifat lebih umum dan tidak mengasumsikan adanya model degradasi yang spesifik.</w:t>
      </w:r>
    </w:p>
    <w:p w:rsidR="00EE3638" w:rsidP="00F61769" w:rsidRDefault="00EE3638" w14:paraId="3BB62619" w14:textId="09ABE68E">
      <w:pPr>
        <w:pStyle w:val="Heading3"/>
      </w:pPr>
      <w:bookmarkStart w:name="_Toc213102656" w:id="46"/>
      <w:r w:rsidRPr="00EE3638">
        <w:t>4.1</w:t>
      </w:r>
      <w:r>
        <w:t xml:space="preserve"> </w:t>
      </w:r>
      <w:r w:rsidRPr="00EE3638">
        <w:t>Transformasi intensitas titik demi titik – transformasi piksel</w:t>
      </w:r>
      <w:bookmarkEnd w:id="46"/>
    </w:p>
    <w:p w:rsidR="00F258CD" w:rsidP="00EE3638" w:rsidRDefault="00F258CD" w14:paraId="1044FEF2" w14:textId="53001EB5">
      <w:pPr>
        <w:jc w:val="both"/>
        <w:rPr>
          <w:rFonts w:ascii="Times New Roman" w:hAnsi="Times New Roman" w:cs="Times New Roman"/>
        </w:rPr>
      </w:pPr>
      <w:r w:rsidRPr="00F258CD">
        <w:rPr>
          <w:rFonts w:ascii="Times New Roman" w:hAnsi="Times New Roman" w:cs="Times New Roman"/>
        </w:rPr>
        <w:t>Metode ini bekerja dengan menerapkan fungsi transformasi</w:t>
      </w:r>
      <w:r w:rsidR="002E46B6">
        <w:rPr>
          <w:rFonts w:ascii="Times New Roman" w:hAnsi="Times New Roman" w:cs="Times New Roman"/>
        </w:rPr>
        <w:t xml:space="preserve"> s=T</w:t>
      </w:r>
      <w:r w:rsidR="00C927DD">
        <w:rPr>
          <w:rFonts w:ascii="Times New Roman" w:hAnsi="Times New Roman" w:cs="Times New Roman"/>
        </w:rPr>
        <w:t xml:space="preserve">(r) pada setiap piksel secara individual, dimana </w:t>
      </w:r>
      <w:r w:rsidR="00A62F3C">
        <w:rPr>
          <w:rFonts w:ascii="Times New Roman" w:hAnsi="Times New Roman" w:cs="Times New Roman"/>
        </w:rPr>
        <w:t xml:space="preserve">r adalah tingkat keabuan piksel input dan </w:t>
      </w:r>
      <w:r w:rsidR="00822D5D">
        <w:rPr>
          <w:rFonts w:ascii="Times New Roman" w:hAnsi="Times New Roman" w:cs="Times New Roman"/>
        </w:rPr>
        <w:t>s adalah nilai piksel output yang baru.</w:t>
      </w:r>
    </w:p>
    <w:p w:rsidR="00822D5D" w:rsidP="00EE3638" w:rsidRDefault="002F7A75" w14:paraId="6246AFAD" w14:textId="00C6BF70">
      <w:pPr>
        <w:jc w:val="both"/>
        <w:rPr>
          <w:rFonts w:ascii="Times New Roman" w:hAnsi="Times New Roman" w:cs="Times New Roman"/>
        </w:rPr>
      </w:pPr>
      <w:r w:rsidRPr="002F7A75">
        <w:rPr>
          <w:rFonts w:ascii="Times New Roman" w:hAnsi="Times New Roman" w:cs="Times New Roman"/>
          <w:b/>
          <w:bCs/>
        </w:rPr>
        <w:t>Log Transform:</w:t>
      </w:r>
      <w:r w:rsidRPr="002F7A75">
        <w:rPr>
          <w:rFonts w:ascii="Times New Roman" w:hAnsi="Times New Roman" w:cs="Times New Roman"/>
        </w:rPr>
        <w:t xml:space="preserve"> Menggunakan fungsi</w:t>
      </w:r>
      <w:r>
        <w:rPr>
          <w:rFonts w:ascii="Times New Roman" w:hAnsi="Times New Roman" w:cs="Times New Roman"/>
        </w:rPr>
        <w:t xml:space="preserve"> s=c</w:t>
      </w:r>
      <w:r w:rsidR="009D49B2">
        <w:rPr>
          <w:rFonts w:ascii="Times New Roman" w:hAnsi="Times New Roman" w:cs="Times New Roman"/>
        </w:rPr>
        <w:t xml:space="preserve"> .</w:t>
      </w:r>
      <w:r>
        <w:rPr>
          <w:rFonts w:ascii="Times New Roman" w:hAnsi="Times New Roman" w:cs="Times New Roman"/>
        </w:rPr>
        <w:t xml:space="preserve"> log(1</w:t>
      </w:r>
      <w:r w:rsidR="009D49B2">
        <w:rPr>
          <w:rFonts w:ascii="Times New Roman" w:hAnsi="Times New Roman" w:cs="Times New Roman"/>
        </w:rPr>
        <w:t>+r)</w:t>
      </w:r>
      <w:r w:rsidR="00BE2264">
        <w:rPr>
          <w:rFonts w:ascii="Times New Roman" w:hAnsi="Times New Roman" w:cs="Times New Roman"/>
        </w:rPr>
        <w:t xml:space="preserve">. </w:t>
      </w:r>
      <w:r w:rsidRPr="00BE2264" w:rsidR="00BE2264">
        <w:rPr>
          <w:rFonts w:ascii="Times New Roman" w:hAnsi="Times New Roman" w:cs="Times New Roman"/>
        </w:rPr>
        <w:t>Berguna untuk mengompres atau meregangkan rentang nilai keabuan tertentu, misalnya saat menampilkan spektrum Fourier</w:t>
      </w:r>
    </w:p>
    <w:p w:rsidRPr="00DE4AAA" w:rsidR="00DE4AAA" w:rsidP="00EE3638" w:rsidRDefault="0094717D" w14:paraId="6C4DFF6A" w14:textId="4769CCCF">
      <w:pPr>
        <w:jc w:val="both"/>
        <w:rPr>
          <w:rFonts w:ascii="Cambria Math" w:hAnsi="Cambria Math" w:cs="Times New Roman"/>
          <w:i/>
          <w:lang w:val="en-ID"/>
        </w:rPr>
      </w:pPr>
      <w:r w:rsidRPr="0094717D">
        <w:rPr>
          <w:rFonts w:ascii="Times New Roman" w:hAnsi="Times New Roman" w:cs="Times New Roman"/>
          <w:b/>
          <w:bCs/>
        </w:rPr>
        <w:t>Power-Law (Gamma) Transform:</w:t>
      </w:r>
      <w:r w:rsidRPr="0094717D">
        <w:rPr>
          <w:rFonts w:ascii="Times New Roman" w:hAnsi="Times New Roman" w:cs="Times New Roman"/>
        </w:rPr>
        <w:t xml:space="preserve"> Menggunakan fungsi</w:t>
      </w:r>
      <w:r>
        <w:rPr>
          <w:rFonts w:ascii="Times New Roman" w:hAnsi="Times New Roman" w:cs="Times New Roman"/>
        </w:rPr>
        <w:t xml:space="preserve"> </w:t>
      </w:r>
      <w:r w:rsidR="00F74D56">
        <w:rPr>
          <w:noProof/>
        </w:rPr>
        <w:drawing>
          <wp:inline distT="0" distB="0" distL="0" distR="0" wp14:anchorId="59CC8C0D" wp14:editId="288DBFF9">
            <wp:extent cx="682752" cy="128016"/>
            <wp:effectExtent l="0" t="0" r="0" b="0"/>
            <wp:docPr id="1" name="Picture 1" descr="{&quot;mathml&quot;:&quot;&lt;math style=\&quot;font-family:stix;font-size:16px;\&quot; xmlns=\&quot;http://www.w3.org/1998/Math/MathML\&quot;&gt;&lt;mi&gt;s&lt;/mi&gt;&lt;mo&gt;=&lt;/mo&gt;&lt;mi&gt;c&lt;/mi&gt;&lt;mo&gt;&amp;#xB7;&lt;/mo&gt;&lt;msup&gt;&lt;mi&gt;r&lt;/mi&gt;&lt;mi&gt;&amp;#x3B3;&lt;/mi&gt;&lt;/msup&gt;&lt;/math&gt;&quot;,&quot;origin&quot;:&quot;MathType Legacy&quot;,&quot;version&quot;:&quot;v3.19.0&quot;}" title="s equals c times r to the power of 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s&lt;/mi&gt;&lt;mo&gt;=&lt;/mo&gt;&lt;mi&gt;c&lt;/mi&gt;&lt;mo&gt;&amp;#xB7;&lt;/mo&gt;&lt;msup&gt;&lt;mi&gt;r&lt;/mi&gt;&lt;mi&gt;&amp;#x3B3;&lt;/mi&gt;&lt;/msup&gt;&lt;/math&gt;&quot;,&quot;origin&quot;:&quot;MathType Legacy&quot;,&quot;version&quot;:&quot;v3.19.0&quot;}" title="s equals c times r to the power of gamma"/>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2752" cy="128016"/>
                    </a:xfrm>
                    <a:prstGeom prst="rect">
                      <a:avLst/>
                    </a:prstGeom>
                  </pic:spPr>
                </pic:pic>
              </a:graphicData>
            </a:graphic>
          </wp:inline>
        </w:drawing>
      </w:r>
    </w:p>
    <w:p w:rsidR="00164917" w:rsidP="00EE3638" w:rsidRDefault="008E3496" w14:paraId="36A28B7C" w14:textId="79307399">
      <w:pPr>
        <w:jc w:val="both"/>
        <w:rPr>
          <w:rFonts w:ascii="Times New Roman" w:hAnsi="Times New Roman" w:cs="Times New Roman"/>
        </w:rPr>
      </w:pPr>
      <w:r w:rsidRPr="008E3496">
        <w:rPr>
          <w:rFonts w:ascii="Times New Roman" w:hAnsi="Times New Roman" w:cs="Times New Roman"/>
          <w:b/>
          <w:bCs/>
        </w:rPr>
        <w:t>Contrast Stretching (Peregangan Kontras):</w:t>
      </w:r>
      <w:r w:rsidRPr="008E3496">
        <w:rPr>
          <w:rFonts w:ascii="Times New Roman" w:hAnsi="Times New Roman" w:cs="Times New Roman"/>
        </w:rPr>
        <w:t xml:space="preserve"> Mengambil gambar berkonsep rendah dan meregangkan rentang intensitasnya yang sempit agar mencakup rentang yang lebih lebar. Ini adalah fungsi penskalaan linier sederhana.</w:t>
      </w:r>
    </w:p>
    <w:p w:rsidR="008E3496" w:rsidP="00EE3638" w:rsidRDefault="00BB0A00" w14:paraId="60E9FED9" w14:textId="15E7E563">
      <w:pPr>
        <w:jc w:val="both"/>
        <w:rPr>
          <w:rFonts w:ascii="Times New Roman" w:hAnsi="Times New Roman" w:cs="Times New Roman"/>
        </w:rPr>
      </w:pPr>
      <w:r w:rsidRPr="00BB0A00">
        <w:rPr>
          <w:rFonts w:ascii="Times New Roman" w:hAnsi="Times New Roman" w:cs="Times New Roman"/>
          <w:b/>
          <w:bCs/>
        </w:rPr>
        <w:t>Thresholding (Ambang Batas):</w:t>
      </w:r>
      <w:r w:rsidRPr="00BB0A00">
        <w:rPr>
          <w:rFonts w:ascii="Times New Roman" w:hAnsi="Times New Roman" w:cs="Times New Roman"/>
        </w:rPr>
        <w:t xml:space="preserve"> Membuat gambar biner dari gambar keabuan dengan mengubah semua piksel di bawah ambang batas (threshold) menjadi nol dan semua piksel di atasnya menjadi satu. Digunakan untuk memisahkan latar depan dan latar belakang.</w:t>
      </w:r>
    </w:p>
    <w:p w:rsidRPr="00F258CD" w:rsidR="00FE71C7" w:rsidP="00EE3638" w:rsidRDefault="000C79B3" w14:paraId="48BE320A" w14:textId="15E54CCE">
      <w:pPr>
        <w:jc w:val="both"/>
        <w:rPr>
          <w:rFonts w:ascii="Times New Roman" w:hAnsi="Times New Roman" w:cs="Times New Roman"/>
        </w:rPr>
      </w:pPr>
      <w:r w:rsidRPr="000C79B3">
        <w:rPr>
          <w:rFonts w:ascii="Times New Roman" w:hAnsi="Times New Roman" w:cs="Times New Roman"/>
          <w:b/>
          <w:bCs/>
        </w:rPr>
        <w:t>Half-toning &amp; Dithering:</w:t>
      </w:r>
      <w:r w:rsidRPr="000C79B3">
        <w:rPr>
          <w:rFonts w:ascii="Times New Roman" w:hAnsi="Times New Roman" w:cs="Times New Roman"/>
        </w:rPr>
        <w:t xml:space="preserve"> Teknik untuk mengurangi artefak "kontur palsu" (false contours) yang muncul saat thresholding.</w:t>
      </w:r>
    </w:p>
    <w:p w:rsidR="7D3A20AE" w:rsidP="00210EC7" w:rsidRDefault="00B305BF" w14:paraId="6F10C4E9" w14:textId="34578CAF">
      <w:pPr>
        <w:pStyle w:val="ListParagraph"/>
        <w:numPr>
          <w:ilvl w:val="0"/>
          <w:numId w:val="155"/>
        </w:numPr>
        <w:rPr>
          <w:rFonts w:ascii="Times New Roman" w:hAnsi="Times New Roman" w:cs="Times New Roman"/>
        </w:rPr>
      </w:pPr>
      <w:r w:rsidRPr="00555729">
        <w:rPr>
          <w:rFonts w:ascii="Times New Roman" w:hAnsi="Times New Roman" w:cs="Times New Roman"/>
        </w:rPr>
        <w:t xml:space="preserve">Half-toning: Menambahkan noise acak (uniform) ke gambar </w:t>
      </w:r>
      <w:r w:rsidRPr="00555729">
        <w:rPr>
          <w:rFonts w:ascii="Times New Roman" w:hAnsi="Times New Roman" w:cs="Times New Roman"/>
          <w:i/>
          <w:iCs/>
        </w:rPr>
        <w:t>sebelum</w:t>
      </w:r>
      <w:r w:rsidRPr="00555729">
        <w:rPr>
          <w:rFonts w:ascii="Times New Roman" w:hAnsi="Times New Roman" w:cs="Times New Roman"/>
        </w:rPr>
        <w:t xml:space="preserve"> melakukan thresholding.</w:t>
      </w:r>
    </w:p>
    <w:p w:rsidR="00555729" w:rsidP="00210EC7" w:rsidRDefault="00555729" w14:paraId="0FEDC500" w14:textId="794E94E7">
      <w:pPr>
        <w:pStyle w:val="ListParagraph"/>
        <w:numPr>
          <w:ilvl w:val="0"/>
          <w:numId w:val="155"/>
        </w:numPr>
        <w:rPr>
          <w:rFonts w:ascii="Times New Roman" w:hAnsi="Times New Roman" w:cs="Times New Roman"/>
        </w:rPr>
      </w:pPr>
      <w:r w:rsidRPr="008550F6">
        <w:rPr>
          <w:rFonts w:ascii="Times New Roman" w:hAnsi="Times New Roman" w:cs="Times New Roman"/>
        </w:rPr>
        <w:t>Floyd-Steinberg Dithering: Metode yang lebih canggih yang menggunakan "difusi kesalahan" (error diffusion), di mana kesalahan kuantisasi dari sebuah piksel didistribusikan ke piksel tetangganya.</w:t>
      </w:r>
    </w:p>
    <w:p w:rsidR="008550F6" w:rsidP="00F61769" w:rsidRDefault="00F61769" w14:paraId="43487194" w14:textId="72FB5B29">
      <w:pPr>
        <w:pStyle w:val="Heading3"/>
      </w:pPr>
      <w:bookmarkStart w:name="_Toc213102657" w:id="47"/>
      <w:r>
        <w:t>4</w:t>
      </w:r>
      <w:r w:rsidRPr="009F125E" w:rsidR="009F125E">
        <w:t>.2 Pemrosesan Histogram</w:t>
      </w:r>
      <w:bookmarkEnd w:id="47"/>
    </w:p>
    <w:p w:rsidR="009F125E" w:rsidP="008550F6" w:rsidRDefault="0052251A" w14:paraId="19090BFD" w14:textId="5A48BF55">
      <w:pPr>
        <w:rPr>
          <w:rFonts w:ascii="Times New Roman" w:hAnsi="Times New Roman" w:cs="Times New Roman"/>
        </w:rPr>
      </w:pPr>
      <w:r w:rsidRPr="0052251A">
        <w:rPr>
          <w:rFonts w:ascii="Times New Roman" w:hAnsi="Times New Roman" w:cs="Times New Roman"/>
        </w:rPr>
        <w:t>Metode ini memodifikasi gambar dengan mengubah bentuk histogram intensitasnya.</w:t>
      </w:r>
    </w:p>
    <w:p w:rsidR="0052251A" w:rsidP="008550F6" w:rsidRDefault="00CE10B0" w14:paraId="7FDDE48F" w14:textId="476DE809">
      <w:pPr>
        <w:rPr>
          <w:rFonts w:ascii="Times New Roman" w:hAnsi="Times New Roman" w:cs="Times New Roman"/>
          <w:b/>
          <w:bCs/>
        </w:rPr>
      </w:pPr>
      <w:r w:rsidRPr="0099148A">
        <w:rPr>
          <w:rFonts w:ascii="Times New Roman" w:hAnsi="Times New Roman" w:cs="Times New Roman"/>
          <w:b/>
          <w:bCs/>
        </w:rPr>
        <w:t>Histogram Equalization (Ekualisasi Histogram)</w:t>
      </w:r>
    </w:p>
    <w:p w:rsidR="0099148A" w:rsidP="008550F6" w:rsidRDefault="005E0F71" w14:paraId="21B9A5E1" w14:textId="46B5D57E">
      <w:pPr>
        <w:rPr>
          <w:rFonts w:ascii="Times New Roman" w:hAnsi="Times New Roman" w:cs="Times New Roman"/>
        </w:rPr>
      </w:pPr>
      <w:r>
        <w:rPr>
          <w:rFonts w:ascii="Times New Roman" w:hAnsi="Times New Roman" w:cs="Times New Roman"/>
        </w:rPr>
        <w:t xml:space="preserve">Histogram Equalization ini </w:t>
      </w:r>
      <w:r w:rsidR="00B67E23">
        <w:rPr>
          <w:rFonts w:ascii="Times New Roman" w:hAnsi="Times New Roman" w:cs="Times New Roman"/>
        </w:rPr>
        <w:t>m</w:t>
      </w:r>
      <w:r w:rsidRPr="005E0F71">
        <w:rPr>
          <w:rFonts w:ascii="Times New Roman" w:hAnsi="Times New Roman" w:cs="Times New Roman"/>
        </w:rPr>
        <w:t>enggunakan pemetaan non-linier dan monotonik untuk menetapkan ulang nilai intensitas piksel se</w:t>
      </w:r>
      <w:r w:rsidRPr="00557D51">
        <w:rPr>
          <w:rFonts w:ascii="Times New Roman" w:hAnsi="Times New Roman" w:cs="Times New Roman"/>
        </w:rPr>
        <w:t>hingga gambar output memiliki distribusi intensitas yang seragam (histogram yang datar). Ini secara efektif meningkatkan kontras gambar.</w:t>
      </w:r>
      <w:r w:rsidR="00AC2A52">
        <w:rPr>
          <w:rFonts w:ascii="Times New Roman" w:hAnsi="Times New Roman" w:cs="Times New Roman"/>
        </w:rPr>
        <w:t xml:space="preserve"> Jenis jenis dari Histogram Equalization:</w:t>
      </w:r>
    </w:p>
    <w:p w:rsidR="00AC2A52" w:rsidP="00210EC7" w:rsidRDefault="00827C3F" w14:paraId="5AD9D48A" w14:textId="49273ABC">
      <w:pPr>
        <w:pStyle w:val="ListParagraph"/>
        <w:numPr>
          <w:ilvl w:val="3"/>
          <w:numId w:val="101"/>
        </w:numPr>
        <w:ind w:left="567"/>
        <w:rPr>
          <w:rFonts w:ascii="Times New Roman" w:hAnsi="Times New Roman" w:cs="Times New Roman"/>
        </w:rPr>
      </w:pPr>
      <w:r w:rsidRPr="00827C3F">
        <w:rPr>
          <w:rFonts w:ascii="Times New Roman" w:hAnsi="Times New Roman" w:cs="Times New Roman"/>
          <w:b/>
          <w:bCs/>
        </w:rPr>
        <w:t>Global</w:t>
      </w:r>
      <w:r w:rsidRPr="00827C3F">
        <w:rPr>
          <w:rFonts w:ascii="Times New Roman" w:hAnsi="Times New Roman" w:cs="Times New Roman"/>
        </w:rPr>
        <w:t xml:space="preserve"> (equalize_hist): Menerapkan transformasi tunggal ke seluruh gambar.</w:t>
      </w:r>
    </w:p>
    <w:p w:rsidR="00692AB7" w:rsidP="00210EC7" w:rsidRDefault="00595881" w14:paraId="74036B99" w14:textId="3B177256">
      <w:pPr>
        <w:pStyle w:val="ListParagraph"/>
        <w:numPr>
          <w:ilvl w:val="3"/>
          <w:numId w:val="101"/>
        </w:numPr>
        <w:ind w:left="567"/>
        <w:rPr>
          <w:rFonts w:ascii="Times New Roman" w:hAnsi="Times New Roman" w:cs="Times New Roman"/>
        </w:rPr>
      </w:pPr>
      <w:r w:rsidRPr="00595881">
        <w:rPr>
          <w:rFonts w:ascii="Times New Roman" w:hAnsi="Times New Roman" w:cs="Times New Roman"/>
          <w:b/>
          <w:bCs/>
        </w:rPr>
        <w:t>Adaptif/Lokal</w:t>
      </w:r>
      <w:r w:rsidRPr="00595881">
        <w:rPr>
          <w:rFonts w:ascii="Times New Roman" w:hAnsi="Times New Roman" w:cs="Times New Roman"/>
        </w:rPr>
        <w:t xml:space="preserve"> (equalize_adapthist): Membagi gambar menjadi beberapa blok dan menerapkan ekualisasi pada setiap blok secara terpisah. Ini seringkali lebih baik dalam mengungkap detail.</w:t>
      </w:r>
    </w:p>
    <w:p w:rsidRPr="0038447A" w:rsidR="002C490B" w:rsidP="002C490B" w:rsidRDefault="0038447A" w14:paraId="78345519" w14:textId="0207E853">
      <w:pPr>
        <w:rPr>
          <w:rFonts w:ascii="Times New Roman" w:hAnsi="Times New Roman" w:cs="Times New Roman"/>
          <w:b/>
          <w:bCs/>
        </w:rPr>
      </w:pPr>
      <w:r w:rsidRPr="0038447A">
        <w:rPr>
          <w:rFonts w:ascii="Times New Roman" w:hAnsi="Times New Roman" w:cs="Times New Roman"/>
          <w:b/>
          <w:bCs/>
        </w:rPr>
        <w:t>Histogram Matching (Pencocokan Histogram)</w:t>
      </w:r>
    </w:p>
    <w:p w:rsidR="001F6F25" w:rsidP="001F6F25" w:rsidRDefault="00B02D92" w14:paraId="2643C160" w14:textId="48F83623">
      <w:pPr>
        <w:jc w:val="both"/>
        <w:rPr>
          <w:rFonts w:ascii="Times New Roman" w:hAnsi="Times New Roman" w:cs="Times New Roman"/>
          <w:lang w:val="en-ID"/>
        </w:rPr>
      </w:pPr>
      <w:r>
        <w:rPr>
          <w:rFonts w:ascii="Times New Roman" w:hAnsi="Times New Roman" w:cs="Times New Roman"/>
        </w:rPr>
        <w:t xml:space="preserve">Histogram Matching adalah </w:t>
      </w:r>
      <w:r w:rsidR="00DE6348">
        <w:rPr>
          <w:rFonts w:ascii="Times New Roman" w:hAnsi="Times New Roman" w:cs="Times New Roman"/>
        </w:rPr>
        <w:t>s</w:t>
      </w:r>
      <w:r w:rsidRPr="00B02D92">
        <w:rPr>
          <w:rFonts w:ascii="Times New Roman" w:hAnsi="Times New Roman" w:cs="Times New Roman"/>
        </w:rPr>
        <w:t xml:space="preserve">ebuah proses di mana gambar diubah sedemikian rupa sehingga </w:t>
      </w:r>
      <w:r w:rsidRPr="00DE6348">
        <w:rPr>
          <w:rFonts w:ascii="Times New Roman" w:hAnsi="Times New Roman" w:cs="Times New Roman"/>
        </w:rPr>
        <w:t>histogramnya cocok dengan histogram gambar referensi (template) lain.</w:t>
      </w:r>
      <w:r w:rsidR="001F6F25">
        <w:rPr>
          <w:rFonts w:ascii="Times New Roman" w:hAnsi="Times New Roman" w:cs="Times New Roman"/>
          <w:lang w:val="en-ID"/>
        </w:rPr>
        <w:t xml:space="preserve"> </w:t>
      </w:r>
      <w:r w:rsidRPr="001F6F25" w:rsidR="001F6F25">
        <w:rPr>
          <w:rFonts w:ascii="Times New Roman" w:hAnsi="Times New Roman" w:cs="Times New Roman"/>
          <w:lang w:val="en-ID"/>
        </w:rPr>
        <w:t>Ini dicapai dengan mencocokkan Cumulative Distribution Function (CDF) dari gambar input dengan CDF gambar template.</w:t>
      </w:r>
    </w:p>
    <w:p w:rsidR="002538D0" w:rsidP="00F61769" w:rsidRDefault="00F61769" w14:paraId="4FA6FB29" w14:textId="2404CE92">
      <w:pPr>
        <w:pStyle w:val="Heading3"/>
      </w:pPr>
      <w:bookmarkStart w:name="_Toc213102658" w:id="48"/>
      <w:r>
        <w:rPr>
          <w:lang w:val="en-ID"/>
        </w:rPr>
        <w:t>4</w:t>
      </w:r>
      <w:r w:rsidRPr="00D04391" w:rsidR="00D04391">
        <w:rPr>
          <w:lang w:val="en-ID"/>
        </w:rPr>
        <w:t xml:space="preserve">.3 </w:t>
      </w:r>
      <w:r w:rsidRPr="00D04391" w:rsidR="00D04391">
        <w:t>Penghalusan Noise (Noise Smoothing)</w:t>
      </w:r>
      <w:bookmarkEnd w:id="48"/>
    </w:p>
    <w:p w:rsidR="00D04391" w:rsidP="001F6F25" w:rsidRDefault="003B268B" w14:paraId="18C3CB86" w14:textId="4D21C530">
      <w:pPr>
        <w:jc w:val="both"/>
        <w:rPr>
          <w:rFonts w:ascii="Times New Roman" w:hAnsi="Times New Roman" w:cs="Times New Roman"/>
        </w:rPr>
      </w:pPr>
      <w:r w:rsidRPr="003B268B">
        <w:rPr>
          <w:rFonts w:ascii="Times New Roman" w:hAnsi="Times New Roman" w:cs="Times New Roman"/>
        </w:rPr>
        <w:t>Metode ini digunakan untuk mengurangi noise pada gambar, seringkali sebagai langkah pra-pemrosesan</w:t>
      </w:r>
      <w:r>
        <w:rPr>
          <w:rFonts w:ascii="Times New Roman" w:hAnsi="Times New Roman" w:cs="Times New Roman"/>
        </w:rPr>
        <w:t>.</w:t>
      </w:r>
    </w:p>
    <w:p w:rsidR="003B268B" w:rsidP="001F6F25" w:rsidRDefault="00EF64B8" w14:paraId="3E8186A2" w14:textId="0B9ED3CC">
      <w:pPr>
        <w:jc w:val="both"/>
        <w:rPr>
          <w:rFonts w:ascii="Times New Roman" w:hAnsi="Times New Roman" w:cs="Times New Roman"/>
          <w:b/>
          <w:bCs/>
        </w:rPr>
      </w:pPr>
      <w:r w:rsidRPr="00EF64B8">
        <w:rPr>
          <w:rFonts w:ascii="Times New Roman" w:hAnsi="Times New Roman" w:cs="Times New Roman"/>
          <w:b/>
          <w:bCs/>
        </w:rPr>
        <w:t>Filter Linear (Linear Filters)</w:t>
      </w:r>
    </w:p>
    <w:p w:rsidR="00EF64B8" w:rsidP="001F6F25" w:rsidRDefault="00702CE5" w14:paraId="4375C810" w14:textId="23EA5FC0">
      <w:pPr>
        <w:jc w:val="both"/>
        <w:rPr>
          <w:rFonts w:ascii="Times New Roman" w:hAnsi="Times New Roman" w:cs="Times New Roman"/>
        </w:rPr>
      </w:pPr>
      <w:r>
        <w:rPr>
          <w:rFonts w:ascii="Times New Roman" w:hAnsi="Times New Roman" w:cs="Times New Roman"/>
        </w:rPr>
        <w:t xml:space="preserve">Filter Linear </w:t>
      </w:r>
      <w:r w:rsidRPr="00702CE5">
        <w:rPr>
          <w:rFonts w:ascii="Times New Roman" w:hAnsi="Times New Roman" w:cs="Times New Roman"/>
        </w:rPr>
        <w:t>Bekerja dengan menghitung jumlah tertimbang (weighted sum) dari nilai piksel dalam suatu lingkungan (neighborhood).</w:t>
      </w:r>
      <w:r w:rsidR="00B54F6E">
        <w:rPr>
          <w:rFonts w:ascii="Times New Roman" w:hAnsi="Times New Roman" w:cs="Times New Roman"/>
        </w:rPr>
        <w:t xml:space="preserve"> Contoh dari Filter Linear sebagai berikut:</w:t>
      </w:r>
    </w:p>
    <w:p w:rsidRPr="00255425" w:rsidR="00B54F6E" w:rsidP="00210EC7" w:rsidRDefault="003D4F53" w14:paraId="7F34D682" w14:textId="5DD396CA">
      <w:pPr>
        <w:pStyle w:val="ListParagraph"/>
        <w:numPr>
          <w:ilvl w:val="0"/>
          <w:numId w:val="156"/>
        </w:numPr>
        <w:jc w:val="both"/>
        <w:rPr>
          <w:rFonts w:ascii="Times New Roman" w:hAnsi="Times New Roman" w:cs="Times New Roman"/>
          <w:lang w:val="en-ID"/>
        </w:rPr>
      </w:pPr>
      <w:r w:rsidRPr="00255425">
        <w:rPr>
          <w:rFonts w:ascii="Times New Roman" w:hAnsi="Times New Roman" w:cs="Times New Roman"/>
        </w:rPr>
        <w:t>Box Filter (Mean/Average Filter): Mengganti setiap piksel dengan rata-rata dari piksel tetangganya. Ini menghaluskan gambar tetapi juga mengaburkan tepi.</w:t>
      </w:r>
    </w:p>
    <w:p w:rsidRPr="00DB5082" w:rsidR="00255425" w:rsidP="00210EC7" w:rsidRDefault="00DB5082" w14:paraId="00C5CA60" w14:textId="487933E9">
      <w:pPr>
        <w:pStyle w:val="ListParagraph"/>
        <w:numPr>
          <w:ilvl w:val="0"/>
          <w:numId w:val="156"/>
        </w:numPr>
        <w:jc w:val="both"/>
        <w:rPr>
          <w:rFonts w:ascii="Times New Roman" w:hAnsi="Times New Roman" w:cs="Times New Roman"/>
          <w:lang w:val="en-ID"/>
        </w:rPr>
      </w:pPr>
      <w:r w:rsidRPr="00DB5082">
        <w:rPr>
          <w:rFonts w:ascii="Times New Roman" w:hAnsi="Times New Roman" w:cs="Times New Roman"/>
        </w:rPr>
        <w:t>Gaussian Filter: Filter linear yang juga mengambil rata-rata tertimbang, tetapi bobotnya menurun secara eksponensial seiring jarak dari piksel pusat.</w:t>
      </w:r>
    </w:p>
    <w:p w:rsidR="00DB5082" w:rsidP="00DB5082" w:rsidRDefault="00270A5B" w14:paraId="5AE80E59" w14:textId="75065FE1">
      <w:pPr>
        <w:jc w:val="both"/>
        <w:rPr>
          <w:rFonts w:ascii="Times New Roman" w:hAnsi="Times New Roman" w:cs="Times New Roman"/>
          <w:b/>
          <w:bCs/>
        </w:rPr>
      </w:pPr>
      <w:r w:rsidRPr="00270A5B">
        <w:rPr>
          <w:rFonts w:ascii="Times New Roman" w:hAnsi="Times New Roman" w:cs="Times New Roman"/>
          <w:b/>
          <w:bCs/>
        </w:rPr>
        <w:t>Filter Non-Linear (Non-linear Filters)</w:t>
      </w:r>
    </w:p>
    <w:p w:rsidR="00270A5B" w:rsidP="00DB5082" w:rsidRDefault="007C35B3" w14:paraId="310D6807" w14:textId="5B962C2D">
      <w:pPr>
        <w:jc w:val="both"/>
        <w:rPr>
          <w:rFonts w:ascii="Times New Roman" w:hAnsi="Times New Roman" w:cs="Times New Roman"/>
        </w:rPr>
      </w:pPr>
      <w:r>
        <w:rPr>
          <w:rFonts w:ascii="Times New Roman" w:hAnsi="Times New Roman" w:cs="Times New Roman"/>
          <w:lang w:val="en-ID"/>
        </w:rPr>
        <w:t xml:space="preserve">Filter Non-Linear </w:t>
      </w:r>
      <w:r w:rsidR="009436A8">
        <w:rPr>
          <w:rFonts w:ascii="Times New Roman" w:hAnsi="Times New Roman" w:cs="Times New Roman"/>
        </w:rPr>
        <w:t>j</w:t>
      </w:r>
      <w:r w:rsidRPr="007C35B3">
        <w:rPr>
          <w:rFonts w:ascii="Times New Roman" w:hAnsi="Times New Roman" w:cs="Times New Roman"/>
        </w:rPr>
        <w:t>uga beroperasi pada lingkungan piksel, tetapi operasinya tidak didasarkan pada perkalian dan penjumlahan. Filter ini seringkali lebih baik dalam mengurangi noise tertentu (seperti noise impuls) dan mempertahankan tepi (edge-preserving)</w:t>
      </w:r>
      <w:r w:rsidR="009436A8">
        <w:rPr>
          <w:rFonts w:ascii="Times New Roman" w:hAnsi="Times New Roman" w:cs="Times New Roman"/>
        </w:rPr>
        <w:t>. Contoh dari Filter Non-Linear sebagai berikut:</w:t>
      </w:r>
    </w:p>
    <w:p w:rsidRPr="00EE7759" w:rsidR="00EE7759" w:rsidP="00210EC7" w:rsidRDefault="00EE7759" w14:paraId="601C77EB" w14:textId="5A60C047">
      <w:pPr>
        <w:pStyle w:val="ListParagraph"/>
        <w:numPr>
          <w:ilvl w:val="0"/>
          <w:numId w:val="157"/>
        </w:numPr>
        <w:jc w:val="both"/>
        <w:rPr>
          <w:rFonts w:ascii="Times New Roman" w:hAnsi="Times New Roman" w:cs="Times New Roman"/>
          <w:lang w:val="en-ID"/>
        </w:rPr>
      </w:pPr>
      <w:r w:rsidRPr="00EE7759">
        <w:rPr>
          <w:rFonts w:ascii="Times New Roman" w:hAnsi="Times New Roman" w:cs="Times New Roman"/>
          <w:lang w:val="en-ID"/>
        </w:rPr>
        <w:t xml:space="preserve">Median Filter: Mengganti setiap piksel dengan nilai median dari piksel tetangganya. Sangat efektif untuk menghilangkan </w:t>
      </w:r>
      <w:r w:rsidRPr="00EE7759">
        <w:rPr>
          <w:rFonts w:ascii="Times New Roman" w:hAnsi="Times New Roman" w:cs="Times New Roman"/>
          <w:i/>
          <w:iCs/>
          <w:lang w:val="en-ID"/>
        </w:rPr>
        <w:t>salt-and-pepper noise</w:t>
      </w:r>
      <w:r w:rsidRPr="00EE7759">
        <w:rPr>
          <w:rFonts w:ascii="Times New Roman" w:hAnsi="Times New Roman" w:cs="Times New Roman"/>
          <w:lang w:val="en-ID"/>
        </w:rPr>
        <w:t xml:space="preserve"> dengan efek blur yang lebih sedikit daripada filter linear.</w:t>
      </w:r>
    </w:p>
    <w:p w:rsidRPr="00EE7759" w:rsidR="009436A8" w:rsidP="00210EC7" w:rsidRDefault="000239C3" w14:paraId="6DE1371F" w14:textId="39A3D466">
      <w:pPr>
        <w:pStyle w:val="ListParagraph"/>
        <w:numPr>
          <w:ilvl w:val="0"/>
          <w:numId w:val="157"/>
        </w:numPr>
        <w:jc w:val="both"/>
        <w:rPr>
          <w:rFonts w:ascii="Times New Roman" w:hAnsi="Times New Roman" w:cs="Times New Roman"/>
          <w:lang w:val="en-ID"/>
        </w:rPr>
      </w:pPr>
      <w:r w:rsidRPr="00B301A6">
        <w:rPr>
          <w:rFonts w:ascii="Times New Roman" w:hAnsi="Times New Roman" w:cs="Times New Roman"/>
        </w:rPr>
        <w:t>Bilateral Filter:</w:t>
      </w:r>
      <w:r w:rsidRPr="000239C3">
        <w:rPr>
          <w:rFonts w:ascii="Times New Roman" w:hAnsi="Times New Roman" w:cs="Times New Roman"/>
        </w:rPr>
        <w:t xml:space="preserve"> Filter penghalus yang dapat </w:t>
      </w:r>
      <w:r w:rsidRPr="00B301A6">
        <w:rPr>
          <w:rFonts w:ascii="Times New Roman" w:hAnsi="Times New Roman" w:cs="Times New Roman"/>
        </w:rPr>
        <w:t>mempertahankan tepi</w:t>
      </w:r>
      <w:r w:rsidRPr="000239C3">
        <w:rPr>
          <w:rFonts w:ascii="Times New Roman" w:hAnsi="Times New Roman" w:cs="Times New Roman"/>
        </w:rPr>
        <w:t xml:space="preserve"> (edge-preserving). Ini menghitung rata-rata tertimbang dari piksel tetangga, tetapi hanya menyertakan tetangga yang memiliki </w:t>
      </w:r>
      <w:r w:rsidRPr="000239C3">
        <w:rPr>
          <w:rFonts w:ascii="Times New Roman" w:hAnsi="Times New Roman" w:cs="Times New Roman"/>
          <w:i/>
          <w:iCs/>
        </w:rPr>
        <w:t>kecerahan serupa</w:t>
      </w:r>
      <w:r w:rsidRPr="000239C3">
        <w:rPr>
          <w:rFonts w:ascii="Times New Roman" w:hAnsi="Times New Roman" w:cs="Times New Roman"/>
        </w:rPr>
        <w:t xml:space="preserve"> dengan piksel pusat.</w:t>
      </w:r>
    </w:p>
    <w:p w:rsidRPr="00EE7759" w:rsidR="000239C3" w:rsidP="00210EC7" w:rsidRDefault="00B301A6" w14:paraId="2631E1D9" w14:textId="0C64CBA7">
      <w:pPr>
        <w:pStyle w:val="ListParagraph"/>
        <w:numPr>
          <w:ilvl w:val="0"/>
          <w:numId w:val="157"/>
        </w:numPr>
        <w:jc w:val="both"/>
        <w:rPr>
          <w:rFonts w:ascii="Times New Roman" w:hAnsi="Times New Roman" w:cs="Times New Roman"/>
          <w:lang w:val="en-ID"/>
        </w:rPr>
      </w:pPr>
      <w:r w:rsidRPr="00B301A6">
        <w:rPr>
          <w:rFonts w:ascii="Times New Roman" w:hAnsi="Times New Roman" w:cs="Times New Roman"/>
        </w:rPr>
        <w:t xml:space="preserve">Non-Local Means (NL-Means): Algoritma non-linier yang dapat mempertahankan tekstur. Ini mengambil rata-rata tertimbang dari piksel-piksel yang memiliki </w:t>
      </w:r>
      <w:r w:rsidRPr="00B301A6">
        <w:rPr>
          <w:rFonts w:ascii="Times New Roman" w:hAnsi="Times New Roman" w:cs="Times New Roman"/>
          <w:i/>
          <w:iCs/>
        </w:rPr>
        <w:t>lingkungan (patch) lokal yang mirip</w:t>
      </w:r>
      <w:r w:rsidRPr="00B301A6">
        <w:rPr>
          <w:rFonts w:ascii="Times New Roman" w:hAnsi="Times New Roman" w:cs="Times New Roman"/>
        </w:rPr>
        <w:t xml:space="preserve"> dengan piksel yang sedang diproses, tidak peduli seberapa jauh jaraknya.</w:t>
      </w:r>
    </w:p>
    <w:p w:rsidRPr="002C490B" w:rsidR="002C490B" w:rsidP="002C490B" w:rsidRDefault="002C490B" w14:paraId="570455D4" w14:textId="105E3467">
      <w:pPr>
        <w:rPr>
          <w:rFonts w:ascii="Times New Roman" w:hAnsi="Times New Roman" w:cs="Times New Roman"/>
        </w:rPr>
      </w:pPr>
    </w:p>
    <w:p w:rsidR="7D3A20AE" w:rsidRDefault="7D3A20AE" w14:paraId="61CDD40E" w14:textId="094C8E75">
      <w:r>
        <w:br w:type="page"/>
      </w:r>
    </w:p>
    <w:p w:rsidR="7D3A20AE" w:rsidP="00210EC7" w:rsidRDefault="6F784F7B" w14:paraId="1685522F" w14:textId="6322BB99">
      <w:pPr>
        <w:pStyle w:val="Heading1"/>
      </w:pPr>
      <w:bookmarkStart w:name="_Toc213102659" w:id="49"/>
      <w:r w:rsidRPr="00210EC7">
        <w:t>BAB 5</w:t>
      </w:r>
      <w:bookmarkEnd w:id="49"/>
    </w:p>
    <w:p w:rsidR="6F784F7B" w:rsidP="6F784F7B" w:rsidRDefault="635A44DD" w14:paraId="1346B1C1" w14:textId="676F3F05">
      <w:pPr>
        <w:jc w:val="center"/>
        <w:rPr>
          <w:rFonts w:ascii="Times New Roman" w:hAnsi="Times New Roman" w:eastAsia="Times New Roman" w:cs="Times New Roman"/>
          <w:b/>
          <w:bCs/>
          <w:sz w:val="28"/>
          <w:szCs w:val="28"/>
        </w:rPr>
      </w:pPr>
      <w:r w:rsidRPr="635A44DD">
        <w:rPr>
          <w:rFonts w:ascii="Times New Roman" w:hAnsi="Times New Roman" w:eastAsia="Times New Roman" w:cs="Times New Roman"/>
          <w:b/>
          <w:bCs/>
          <w:sz w:val="28"/>
          <w:szCs w:val="28"/>
        </w:rPr>
        <w:t>IMAGE ENHANCEMENT USING DERIVATIVES</w:t>
      </w:r>
    </w:p>
    <w:p w:rsidR="635A44DD" w:rsidP="635A44DD" w:rsidRDefault="635A44DD" w14:paraId="6D78494B" w14:textId="3F72226E">
      <w:pPr>
        <w:spacing w:before="240" w:after="240"/>
        <w:rPr>
          <w:rFonts w:ascii="Times New Roman" w:hAnsi="Times New Roman" w:eastAsia="Times New Roman" w:cs="Times New Roman"/>
        </w:rPr>
      </w:pPr>
      <w:r w:rsidRPr="635A44DD">
        <w:rPr>
          <w:rFonts w:ascii="Times New Roman" w:hAnsi="Times New Roman" w:eastAsia="Times New Roman" w:cs="Times New Roman"/>
        </w:rPr>
        <w:t>Pada bab ini dibahas tentang peningkatan citra (image enhancement), yaitu proses untuk memperbaiki tampilan atau kegunaan suatu gambar. Fokus utamanya adalah pada teknik penyaringan spasial (spatial filtering) yang digunakan untuk menghitung gradien atau turunan (derivatives) citra, serta bagaimana teknik-teknik tersebut diterapkan untuk mendeteksi tepi (edge detection).</w:t>
      </w:r>
    </w:p>
    <w:p w:rsidR="635A44DD" w:rsidP="635A44DD" w:rsidRDefault="635A44DD" w14:paraId="263DE6ED" w14:textId="41CC1C34">
      <w:pPr>
        <w:spacing w:before="240" w:after="240"/>
        <w:rPr>
          <w:rFonts w:ascii="Times New Roman" w:hAnsi="Times New Roman" w:eastAsia="Times New Roman" w:cs="Times New Roman"/>
        </w:rPr>
      </w:pPr>
      <w:r w:rsidRPr="635A44DD">
        <w:rPr>
          <w:rFonts w:ascii="Times New Roman" w:hAnsi="Times New Roman" w:eastAsia="Times New Roman" w:cs="Times New Roman"/>
        </w:rPr>
        <w:t>Pokok-pokok pembahasan dalam bab ini meliputi:</w:t>
      </w:r>
    </w:p>
    <w:p w:rsidR="635A44DD" w:rsidP="00210EC7" w:rsidRDefault="635A44DD" w14:paraId="7CA4E250" w14:textId="01E2BBFF">
      <w:pPr>
        <w:pStyle w:val="ListParagraph"/>
        <w:numPr>
          <w:ilvl w:val="0"/>
          <w:numId w:val="33"/>
        </w:numPr>
        <w:spacing w:before="240" w:after="240"/>
        <w:rPr>
          <w:rFonts w:ascii="Times New Roman" w:hAnsi="Times New Roman" w:eastAsia="Times New Roman" w:cs="Times New Roman"/>
        </w:rPr>
      </w:pPr>
      <w:r w:rsidRPr="635A44DD">
        <w:rPr>
          <w:rFonts w:ascii="Times New Roman" w:hAnsi="Times New Roman" w:eastAsia="Times New Roman" w:cs="Times New Roman"/>
        </w:rPr>
        <w:t>Turunan Citra (Image Derivatives) — Mempelajari konsep dasar gradien citra dengan turunan orde pertama (partial derivatives), cara menghitung turunan diskrit, dan turunan orde kedua (Laplacian). Bab ini juga menjelaskan bagaimana kedua jenis turunan tersebut dapat digunakan untuk menemukan tepi pada gambar.</w:t>
      </w:r>
    </w:p>
    <w:p w:rsidR="635A44DD" w:rsidP="00210EC7" w:rsidRDefault="635A44DD" w14:paraId="6DC5E8E8" w14:textId="0C00F199">
      <w:pPr>
        <w:pStyle w:val="ListParagraph"/>
        <w:numPr>
          <w:ilvl w:val="0"/>
          <w:numId w:val="33"/>
        </w:numPr>
        <w:spacing w:before="240" w:after="240"/>
        <w:rPr>
          <w:rFonts w:ascii="Times New Roman" w:hAnsi="Times New Roman" w:eastAsia="Times New Roman" w:cs="Times New Roman"/>
        </w:rPr>
      </w:pPr>
      <w:r w:rsidRPr="635A44DD">
        <w:rPr>
          <w:rFonts w:ascii="Times New Roman" w:hAnsi="Times New Roman" w:eastAsia="Times New Roman" w:cs="Times New Roman"/>
        </w:rPr>
        <w:t>Penajaman Citra (Sharpening &amp; Unsharp Masking) — Menggunakan pustaka PIL, scikit-image, dan SciPy ndimage untuk memperjelas detail gambar atau meningkatkan ketajaman.</w:t>
      </w:r>
    </w:p>
    <w:p w:rsidR="635A44DD" w:rsidP="00210EC7" w:rsidRDefault="635A44DD" w14:paraId="688C0DE3" w14:textId="10B9BB3B">
      <w:pPr>
        <w:pStyle w:val="ListParagraph"/>
        <w:numPr>
          <w:ilvl w:val="0"/>
          <w:numId w:val="33"/>
        </w:numPr>
        <w:spacing w:before="240" w:after="240"/>
        <w:rPr>
          <w:rFonts w:ascii="Times New Roman" w:hAnsi="Times New Roman" w:eastAsia="Times New Roman" w:cs="Times New Roman"/>
        </w:rPr>
      </w:pPr>
      <w:r w:rsidRPr="635A44DD">
        <w:rPr>
          <w:rFonts w:ascii="Times New Roman" w:hAnsi="Times New Roman" w:eastAsia="Times New Roman" w:cs="Times New Roman"/>
        </w:rPr>
        <w:t>Deteksi Tepi (Edge Detection) — Menggunakan berbagai filter seperti Sobel, Canny, LoG (Laplacian of Gaussian), dan DoG (Difference of Gaussian) untuk mengidentifikasi batas-batas objek dalam gambar melalui proses konvolusi.</w:t>
      </w:r>
    </w:p>
    <w:p w:rsidR="635A44DD" w:rsidP="00210EC7" w:rsidRDefault="635A44DD" w14:paraId="7AB61A6E" w14:textId="55E30A99">
      <w:pPr>
        <w:pStyle w:val="ListParagraph"/>
        <w:numPr>
          <w:ilvl w:val="0"/>
          <w:numId w:val="33"/>
        </w:numPr>
        <w:spacing w:before="240" w:after="240"/>
        <w:rPr>
          <w:rFonts w:ascii="Times New Roman" w:hAnsi="Times New Roman" w:eastAsia="Times New Roman" w:cs="Times New Roman"/>
        </w:rPr>
      </w:pPr>
      <w:r w:rsidRPr="635A44DD">
        <w:rPr>
          <w:rFonts w:ascii="Times New Roman" w:hAnsi="Times New Roman" w:eastAsia="Times New Roman" w:cs="Times New Roman"/>
        </w:rPr>
        <w:t>Piramida Citra (Image Pyramids) — Mempelajari piramida Gaussian dan Laplacian serta penerapannya untuk mencampur (blend) dua gambar secara halus menggunakan pustaka scikit-image.</w:t>
      </w:r>
    </w:p>
    <w:p w:rsidR="635A44DD" w:rsidP="635A44DD" w:rsidRDefault="635A44DD" w14:paraId="24EB32C6" w14:textId="7B7BEA69">
      <w:pPr>
        <w:pStyle w:val="Heading3"/>
      </w:pPr>
      <w:bookmarkStart w:name="_Toc213102660" w:id="50"/>
      <w:r>
        <w:t>5. 1. Gradient and Laplacian</w:t>
      </w:r>
      <w:bookmarkEnd w:id="50"/>
    </w:p>
    <w:p w:rsidR="635A44DD" w:rsidP="635A44DD" w:rsidRDefault="635A44DD" w14:paraId="2758CF25" w14:textId="70D771B1">
      <w:pPr>
        <w:rPr>
          <w:rFonts w:ascii="Times New Roman" w:hAnsi="Times New Roman" w:eastAsia="Times New Roman" w:cs="Times New Roman"/>
          <w:b/>
          <w:bCs/>
        </w:rPr>
      </w:pPr>
      <w:r w:rsidRPr="635A44DD">
        <w:rPr>
          <w:rFonts w:ascii="Times New Roman" w:hAnsi="Times New Roman" w:eastAsia="Times New Roman" w:cs="Times New Roman"/>
        </w:rPr>
        <w:t>Bagian ini menjelaskan cara menghitung turunan parsial (partial derivatives) pada citra digital menggunakan metode finite differences.</w:t>
      </w:r>
      <w:r>
        <w:br/>
      </w:r>
      <w:r w:rsidRPr="635A44DD">
        <w:rPr>
          <w:rFonts w:ascii="Times New Roman" w:hAnsi="Times New Roman" w:eastAsia="Times New Roman" w:cs="Times New Roman"/>
        </w:rPr>
        <w:t>Tujuannya adalah untuk mendapatkan derivative, gradient, dan Laplacian dari citra, yang berguna untuk mendeteksi tepi, perubahan intensitas, serta fitur struktural dalam gambar.</w:t>
      </w:r>
      <w:r>
        <w:br/>
      </w:r>
      <w:r w:rsidRPr="635A44DD">
        <w:rPr>
          <w:rFonts w:ascii="Times New Roman" w:hAnsi="Times New Roman" w:eastAsia="Times New Roman" w:cs="Times New Roman"/>
        </w:rPr>
        <w:t>Langkah pertama adalah mengimpor pustaka-pustaka penting seperti NumPy, SciPy, scikit-image, dan PIL untuk melakukan komputasi, pemrosesan citra, serta visualisasi hasil.</w:t>
      </w:r>
    </w:p>
    <w:p w:rsidR="635A44DD" w:rsidP="635A44DD" w:rsidRDefault="635A44DD" w14:paraId="2987F607" w14:textId="2E97CF1F">
      <w:pPr>
        <w:rPr>
          <w:rFonts w:ascii="Times New Roman" w:hAnsi="Times New Roman" w:eastAsia="Times New Roman" w:cs="Times New Roman"/>
        </w:rPr>
      </w:pPr>
      <w:r w:rsidRPr="635A44DD">
        <w:rPr>
          <w:rFonts w:ascii="Times New Roman" w:hAnsi="Times New Roman" w:eastAsia="Times New Roman" w:cs="Times New Roman"/>
        </w:rPr>
        <w:t>Kode Lengkap</w:t>
      </w:r>
    </w:p>
    <w:p w:rsidR="635A44DD" w:rsidP="635A44DD" w:rsidRDefault="635A44DD" w14:paraId="2C4D6ACD" w14:textId="3569F6D5">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numpy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np</w:t>
      </w:r>
    </w:p>
    <w:p w:rsidR="635A44DD" w:rsidP="635A44DD" w:rsidRDefault="635A44DD" w14:paraId="37A37B2E" w14:textId="2490663F">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scipy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signal</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misc</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ndimage</w:t>
      </w:r>
    </w:p>
    <w:p w:rsidR="635A44DD" w:rsidP="635A44DD" w:rsidRDefault="635A44DD" w14:paraId="20D09DF5" w14:textId="0288A9FE">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filters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feature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img_as_float</w:t>
      </w:r>
    </w:p>
    <w:p w:rsidR="635A44DD" w:rsidP="635A44DD" w:rsidRDefault="635A44DD" w14:paraId="45E82FAD" w14:textId="0C11C66E">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io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imread</w:t>
      </w:r>
    </w:p>
    <w:p w:rsidR="635A44DD" w:rsidP="635A44DD" w:rsidRDefault="635A44DD" w14:paraId="7333B2CE" w14:textId="6F0E9310">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color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rgb2gray</w:t>
      </w:r>
    </w:p>
    <w:p w:rsidR="635A44DD" w:rsidP="635A44DD" w:rsidRDefault="635A44DD" w14:paraId="1D1532A3" w14:textId="62A36649">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PIL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ImageFilter</w:t>
      </w:r>
    </w:p>
    <w:p w:rsidR="635A44DD" w:rsidP="635A44DD" w:rsidRDefault="635A44DD" w14:paraId="08DC8788" w14:textId="529FB5A0">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matplotlib</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pylab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pylab</w:t>
      </w:r>
    </w:p>
    <w:p w:rsidR="635A44DD" w:rsidP="635A44DD" w:rsidRDefault="635A44DD" w14:paraId="6EC0D578" w14:textId="64120185">
      <w:pPr>
        <w:pStyle w:val="Heading3"/>
      </w:pPr>
      <w:bookmarkStart w:name="_Toc213102661" w:id="51"/>
      <w:r>
        <w:t>5. 1. 1. Derivatives and gradients</w:t>
      </w:r>
      <w:bookmarkEnd w:id="51"/>
    </w:p>
    <w:p w:rsidR="635A44DD" w:rsidP="635A44DD" w:rsidRDefault="635A44DD" w14:paraId="18EBDF53" w14:textId="46DA9FF3">
      <w:pPr>
        <w:spacing w:before="240" w:after="240"/>
        <w:rPr>
          <w:rFonts w:ascii="Times New Roman" w:hAnsi="Times New Roman" w:eastAsia="Times New Roman" w:cs="Times New Roman"/>
        </w:rPr>
      </w:pPr>
      <w:r w:rsidRPr="635A44DD">
        <w:rPr>
          <w:rFonts w:ascii="Times New Roman" w:hAnsi="Times New Roman" w:eastAsia="Times New Roman" w:cs="Times New Roman"/>
        </w:rPr>
        <w:t>Bagian ini menjelaskan cara menghitung turunan parsial (partial derivatives) dari suatu citra digital menggunakan finite differences — baik dengan metode forward difference maupun central difference (yang lebih akurat). Proses ini dapat diimplementasikan melalui konvolusi dengan kernel tertentu.</w:t>
      </w:r>
    </w:p>
    <w:p w:rsidR="635A44DD" w:rsidP="635A44DD" w:rsidRDefault="635A44DD" w14:paraId="5F69EB97" w14:textId="4D0EEAF6">
      <w:pPr>
        <w:spacing w:before="240" w:after="240"/>
        <w:rPr>
          <w:rFonts w:ascii="Times New Roman" w:hAnsi="Times New Roman" w:eastAsia="Times New Roman" w:cs="Times New Roman"/>
        </w:rPr>
      </w:pPr>
      <w:r w:rsidRPr="635A44DD">
        <w:rPr>
          <w:rFonts w:ascii="Times New Roman" w:hAnsi="Times New Roman" w:eastAsia="Times New Roman" w:cs="Times New Roman"/>
        </w:rPr>
        <w:t>Turunan parsial ini digunakan untuk menghitung vektor gradien, yang memiliki dua komponen: arah (direction) dan magnitudo (magnitude).</w:t>
      </w:r>
    </w:p>
    <w:p w:rsidR="635A44DD" w:rsidP="00210EC7" w:rsidRDefault="635A44DD" w14:paraId="7D400C5F" w14:textId="2491A40A">
      <w:pPr>
        <w:pStyle w:val="ListParagraph"/>
        <w:numPr>
          <w:ilvl w:val="0"/>
          <w:numId w:val="32"/>
        </w:numPr>
        <w:spacing w:before="240" w:after="240"/>
        <w:rPr>
          <w:rFonts w:ascii="Times New Roman" w:hAnsi="Times New Roman" w:eastAsia="Times New Roman" w:cs="Times New Roman"/>
        </w:rPr>
      </w:pPr>
      <w:r w:rsidRPr="635A44DD">
        <w:rPr>
          <w:rFonts w:ascii="Times New Roman" w:hAnsi="Times New Roman" w:eastAsia="Times New Roman" w:cs="Times New Roman"/>
        </w:rPr>
        <w:t>Magnitudo gradien menunjukkan kekuatan tepi (edge strength).</w:t>
      </w:r>
    </w:p>
    <w:p w:rsidR="635A44DD" w:rsidP="00210EC7" w:rsidRDefault="635A44DD" w14:paraId="618C0C05" w14:textId="40464842">
      <w:pPr>
        <w:pStyle w:val="ListParagraph"/>
        <w:numPr>
          <w:ilvl w:val="0"/>
          <w:numId w:val="32"/>
        </w:numPr>
        <w:spacing w:before="240" w:after="240"/>
        <w:rPr>
          <w:rFonts w:ascii="Times New Roman" w:hAnsi="Times New Roman" w:eastAsia="Times New Roman" w:cs="Times New Roman"/>
        </w:rPr>
      </w:pPr>
      <w:r w:rsidRPr="635A44DD">
        <w:rPr>
          <w:rFonts w:ascii="Times New Roman" w:hAnsi="Times New Roman" w:eastAsia="Times New Roman" w:cs="Times New Roman"/>
        </w:rPr>
        <w:t>Arah gradien tegak lurus terhadap arah tepi.</w:t>
      </w:r>
    </w:p>
    <w:p w:rsidR="635A44DD" w:rsidP="635A44DD" w:rsidRDefault="635A44DD" w14:paraId="6B1C85ED" w14:textId="73294DF3">
      <w:pPr>
        <w:spacing w:before="240" w:after="240"/>
        <w:rPr>
          <w:rFonts w:ascii="Times New Roman" w:hAnsi="Times New Roman" w:eastAsia="Times New Roman" w:cs="Times New Roman"/>
        </w:rPr>
      </w:pPr>
      <w:r w:rsidRPr="635A44DD">
        <w:rPr>
          <w:rFonts w:ascii="Times New Roman" w:hAnsi="Times New Roman" w:eastAsia="Times New Roman" w:cs="Times New Roman"/>
        </w:rPr>
        <w:t>Perubahan tajam pada tingkat intensitas piksel menandakan adanya tepi pada gambar. Dengan kata lain, lokasi di mana magnitudo gradien mencapai puncak (spike) menandai posisi tepi (edges). Untuk mendeteksi tepi, kita dapat melakukan thresholding pada nilai magnitudo gradien.</w:t>
      </w:r>
    </w:p>
    <w:p w:rsidR="635A44DD" w:rsidP="635A44DD" w:rsidRDefault="635A44DD" w14:paraId="52725967" w14:textId="365E4E14">
      <w:pPr>
        <w:spacing w:before="240" w:after="240"/>
        <w:rPr>
          <w:rFonts w:ascii="Times New Roman" w:hAnsi="Times New Roman" w:eastAsia="Times New Roman" w:cs="Times New Roman"/>
        </w:rPr>
      </w:pPr>
      <w:r w:rsidRPr="635A44DD">
        <w:rPr>
          <w:rFonts w:ascii="Times New Roman" w:hAnsi="Times New Roman" w:eastAsia="Times New Roman" w:cs="Times New Roman"/>
        </w:rPr>
        <w:t>Kode Lengkap</w:t>
      </w:r>
    </w:p>
    <w:p w:rsidR="635A44DD" w:rsidP="635A44DD" w:rsidRDefault="635A44DD" w14:paraId="700A32F1" w14:textId="107CA403">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numpy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np</w:t>
      </w:r>
    </w:p>
    <w:p w:rsidR="635A44DD" w:rsidP="635A44DD" w:rsidRDefault="635A44DD" w14:paraId="4DE8A5B6" w14:textId="799FAC0F">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scipy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signal</w:t>
      </w:r>
    </w:p>
    <w:p w:rsidR="635A44DD" w:rsidP="635A44DD" w:rsidRDefault="635A44DD" w14:paraId="456EB908" w14:textId="164BB025">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io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imread</w:t>
      </w:r>
    </w:p>
    <w:p w:rsidR="635A44DD" w:rsidP="635A44DD" w:rsidRDefault="635A44DD" w14:paraId="31814E72" w14:textId="51EE4078">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color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rgb2gray</w:t>
      </w:r>
    </w:p>
    <w:p w:rsidR="635A44DD" w:rsidP="635A44DD" w:rsidRDefault="635A44DD" w14:paraId="7FE1F4B5" w14:textId="0F6A3085">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matplotlib</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pylab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pylab</w:t>
      </w:r>
    </w:p>
    <w:p w:rsidR="635A44DD" w:rsidP="635A44DD" w:rsidRDefault="635A44DD" w14:paraId="573D8631" w14:textId="4AAA0F26">
      <w:pPr>
        <w:shd w:val="clear" w:color="auto" w:fill="141D2B"/>
        <w:spacing w:after="0" w:line="285" w:lineRule="auto"/>
      </w:pPr>
    </w:p>
    <w:p w:rsidR="635A44DD" w:rsidP="635A44DD" w:rsidRDefault="635A44DD" w14:paraId="53C2A6FB" w14:textId="3A060322">
      <w:pPr>
        <w:shd w:val="clear" w:color="auto" w:fill="141D2B"/>
        <w:spacing w:after="0" w:line="285" w:lineRule="auto"/>
      </w:pPr>
      <w:r w:rsidRPr="635A44DD">
        <w:rPr>
          <w:rFonts w:ascii="Consolas" w:hAnsi="Consolas" w:eastAsia="Consolas" w:cs="Consolas"/>
          <w:color w:val="FF8484"/>
          <w:sz w:val="21"/>
          <w:szCs w:val="21"/>
        </w:rPr>
        <w:t>def</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title</w:t>
      </w:r>
      <w:r w:rsidRPr="635A44DD">
        <w:rPr>
          <w:rFonts w:ascii="Consolas" w:hAnsi="Consolas" w:eastAsia="Consolas" w:cs="Consolas"/>
          <w:color w:val="5CECC6"/>
          <w:sz w:val="21"/>
          <w:szCs w:val="21"/>
        </w:rPr>
        <w:t>):</w:t>
      </w:r>
    </w:p>
    <w:p w:rsidR="635A44DD" w:rsidP="635A44DD" w:rsidRDefault="635A44DD" w14:paraId="5286CBE5" w14:textId="09B50328">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image</w:t>
      </w:r>
      <w:r w:rsidRPr="635A44DD">
        <w:rPr>
          <w:rFonts w:ascii="Consolas" w:hAnsi="Consolas" w:eastAsia="Consolas" w:cs="Consolas"/>
          <w:color w:val="5CECC6"/>
          <w:sz w:val="21"/>
          <w:szCs w:val="21"/>
        </w:rPr>
        <w:t>)</w:t>
      </w:r>
    </w:p>
    <w:p w:rsidR="635A44DD" w:rsidP="635A44DD" w:rsidRDefault="635A44DD" w14:paraId="532644C6" w14:textId="3C5B5B55">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2BD68E3B" w14:textId="68F168E2">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1CADC734" w14:textId="405EDA68">
      <w:pPr>
        <w:shd w:val="clear" w:color="auto" w:fill="141D2B"/>
        <w:spacing w:after="0" w:line="285" w:lineRule="auto"/>
      </w:pPr>
    </w:p>
    <w:p w:rsidR="635A44DD" w:rsidP="635A44DD" w:rsidRDefault="635A44DD" w14:paraId="54E29FFE" w14:textId="34C55012">
      <w:pPr>
        <w:shd w:val="clear" w:color="auto" w:fill="141D2B"/>
        <w:spacing w:after="0" w:line="285" w:lineRule="auto"/>
      </w:pPr>
      <w:r w:rsidRPr="635A44DD">
        <w:rPr>
          <w:rFonts w:ascii="Consolas" w:hAnsi="Consolas" w:eastAsia="Consolas" w:cs="Consolas"/>
          <w:color w:val="A4B1CD"/>
          <w:sz w:val="21"/>
          <w:szCs w:val="21"/>
        </w:rPr>
        <w:t xml:space="preserve">ker_x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0E873201" w14:textId="417BB677">
      <w:pPr>
        <w:shd w:val="clear" w:color="auto" w:fill="141D2B"/>
        <w:spacing w:after="0" w:line="285" w:lineRule="auto"/>
      </w:pPr>
      <w:r w:rsidRPr="635A44DD">
        <w:rPr>
          <w:rFonts w:ascii="Consolas" w:hAnsi="Consolas" w:eastAsia="Consolas" w:cs="Consolas"/>
          <w:color w:val="A4B1CD"/>
          <w:sz w:val="21"/>
          <w:szCs w:val="21"/>
        </w:rPr>
        <w:t xml:space="preserve">ker_y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61EC3163" w14:textId="3CDC3E39">
      <w:pPr>
        <w:shd w:val="clear" w:color="auto" w:fill="141D2B"/>
        <w:spacing w:after="0" w:line="285" w:lineRule="auto"/>
      </w:pPr>
    </w:p>
    <w:p w:rsidR="635A44DD" w:rsidP="635A44DD" w:rsidRDefault="635A44DD" w14:paraId="33C3C7CC" w14:textId="789DBFED">
      <w:pPr>
        <w:shd w:val="clear" w:color="auto" w:fill="141D2B"/>
        <w:spacing w:after="0" w:line="285" w:lineRule="auto"/>
      </w:pPr>
      <w:r w:rsidRPr="635A44DD">
        <w:rPr>
          <w:rFonts w:ascii="Consolas" w:hAnsi="Consolas" w:eastAsia="Consolas" w:cs="Consolas"/>
          <w:color w:val="A4B1CD"/>
          <w:sz w:val="21"/>
          <w:szCs w:val="21"/>
        </w:rPr>
        <w:t xml:space="preserve">im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rgb2gray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../images/chess.png</w:t>
      </w:r>
      <w:r w:rsidRPr="635A44DD">
        <w:rPr>
          <w:rFonts w:ascii="Consolas" w:hAnsi="Consolas" w:eastAsia="Consolas" w:cs="Consolas"/>
          <w:color w:val="5CECC6"/>
          <w:sz w:val="21"/>
          <w:szCs w:val="21"/>
        </w:rPr>
        <w:t>'))</w:t>
      </w:r>
    </w:p>
    <w:p w:rsidR="635A44DD" w:rsidP="635A44DD" w:rsidRDefault="635A44DD" w14:paraId="2F21A2EC" w14:textId="5CC30CC3">
      <w:pPr>
        <w:shd w:val="clear" w:color="auto" w:fill="141D2B"/>
        <w:spacing w:after="0" w:line="285" w:lineRule="auto"/>
      </w:pPr>
      <w:r w:rsidRPr="635A44DD">
        <w:rPr>
          <w:rFonts w:ascii="Consolas" w:hAnsi="Consolas" w:eastAsia="Consolas" w:cs="Consolas"/>
          <w:color w:val="A4B1CD"/>
          <w:sz w:val="21"/>
          <w:szCs w:val="21"/>
        </w:rPr>
        <w:t xml:space="preserve">im_x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signal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convolve2d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ker_x</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mode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same</w:t>
      </w:r>
      <w:r w:rsidRPr="635A44DD">
        <w:rPr>
          <w:rFonts w:ascii="Consolas" w:hAnsi="Consolas" w:eastAsia="Consolas" w:cs="Consolas"/>
          <w:color w:val="5CECC6"/>
          <w:sz w:val="21"/>
          <w:szCs w:val="21"/>
        </w:rPr>
        <w:t>')</w:t>
      </w:r>
    </w:p>
    <w:p w:rsidR="635A44DD" w:rsidP="635A44DD" w:rsidRDefault="635A44DD" w14:paraId="666B6E8C" w14:textId="632AD5AA">
      <w:pPr>
        <w:shd w:val="clear" w:color="auto" w:fill="141D2B"/>
        <w:spacing w:after="0" w:line="285" w:lineRule="auto"/>
      </w:pPr>
      <w:r w:rsidRPr="635A44DD">
        <w:rPr>
          <w:rFonts w:ascii="Consolas" w:hAnsi="Consolas" w:eastAsia="Consolas" w:cs="Consolas"/>
          <w:color w:val="A4B1CD"/>
          <w:sz w:val="21"/>
          <w:szCs w:val="21"/>
        </w:rPr>
        <w:t xml:space="preserve">im_y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signal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convolve2d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ker_y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mode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same</w:t>
      </w:r>
      <w:r w:rsidRPr="635A44DD">
        <w:rPr>
          <w:rFonts w:ascii="Consolas" w:hAnsi="Consolas" w:eastAsia="Consolas" w:cs="Consolas"/>
          <w:color w:val="5CECC6"/>
          <w:sz w:val="21"/>
          <w:szCs w:val="21"/>
        </w:rPr>
        <w:t>')</w:t>
      </w:r>
    </w:p>
    <w:p w:rsidR="635A44DD" w:rsidP="635A44DD" w:rsidRDefault="635A44DD" w14:paraId="510434B5" w14:textId="2D085F57">
      <w:pPr>
        <w:shd w:val="clear" w:color="auto" w:fill="141D2B"/>
        <w:spacing w:after="0" w:line="285" w:lineRule="auto"/>
      </w:pPr>
      <w:r w:rsidRPr="635A44DD">
        <w:rPr>
          <w:rFonts w:ascii="Consolas" w:hAnsi="Consolas" w:eastAsia="Consolas" w:cs="Consolas"/>
          <w:color w:val="A4B1CD"/>
          <w:sz w:val="21"/>
          <w:szCs w:val="21"/>
        </w:rPr>
        <w:t xml:space="preserve">im_mag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sqrt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im_x</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im_y</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7B982FDB" w14:textId="0C661791">
      <w:pPr>
        <w:shd w:val="clear" w:color="auto" w:fill="141D2B"/>
        <w:spacing w:after="0" w:line="285" w:lineRule="auto"/>
      </w:pPr>
      <w:r w:rsidRPr="635A44DD">
        <w:rPr>
          <w:rFonts w:ascii="Consolas" w:hAnsi="Consolas" w:eastAsia="Consolas" w:cs="Consolas"/>
          <w:color w:val="A4B1CD"/>
          <w:sz w:val="21"/>
          <w:szCs w:val="21"/>
        </w:rPr>
        <w:t xml:space="preserve">im_dir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arctan</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im_y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im_x</w:t>
      </w:r>
      <w:r w:rsidRPr="635A44DD">
        <w:rPr>
          <w:rFonts w:ascii="Consolas" w:hAnsi="Consolas" w:eastAsia="Consolas" w:cs="Consolas"/>
          <w:color w:val="5CECC6"/>
          <w:sz w:val="21"/>
          <w:szCs w:val="21"/>
        </w:rPr>
        <w:t>)</w:t>
      </w:r>
    </w:p>
    <w:p w:rsidR="635A44DD" w:rsidP="635A44DD" w:rsidRDefault="635A44DD" w14:paraId="7B514A82" w14:textId="011AB4ED">
      <w:pPr>
        <w:shd w:val="clear" w:color="auto" w:fill="141D2B"/>
        <w:spacing w:after="0" w:line="285" w:lineRule="auto"/>
      </w:pPr>
    </w:p>
    <w:p w:rsidR="635A44DD" w:rsidP="635A44DD" w:rsidRDefault="635A44DD" w14:paraId="68B09A73" w14:textId="66423D41">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gray</w:t>
      </w:r>
      <w:r w:rsidRPr="635A44DD">
        <w:rPr>
          <w:rFonts w:ascii="Consolas" w:hAnsi="Consolas" w:eastAsia="Consolas" w:cs="Consolas"/>
          <w:color w:val="5CECC6"/>
          <w:sz w:val="21"/>
          <w:szCs w:val="21"/>
        </w:rPr>
        <w:t>()</w:t>
      </w:r>
    </w:p>
    <w:p w:rsidR="635A44DD" w:rsidP="635A44DD" w:rsidRDefault="635A44DD" w14:paraId="49D7E501" w14:textId="34D3A636">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figure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0487F632" w14:textId="109240E3">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231</w:t>
      </w:r>
      <w:r w:rsidRPr="635A44DD">
        <w:rPr>
          <w:rFonts w:ascii="Consolas" w:hAnsi="Consolas" w:eastAsia="Consolas" w:cs="Consolas"/>
          <w:color w:val="5CECC6"/>
          <w:sz w:val="21"/>
          <w:szCs w:val="21"/>
        </w:rPr>
        <w:t>)</w:t>
      </w:r>
    </w:p>
    <w:p w:rsidR="635A44DD" w:rsidP="635A44DD" w:rsidRDefault="635A44DD" w14:paraId="6DDE0E51" w14:textId="7454C4B8">
      <w:pPr>
        <w:shd w:val="clear" w:color="auto" w:fill="141D2B"/>
        <w:spacing w:after="0" w:line="285" w:lineRule="auto"/>
      </w:pP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original</w:t>
      </w:r>
      <w:r w:rsidRPr="635A44DD">
        <w:rPr>
          <w:rFonts w:ascii="Consolas" w:hAnsi="Consolas" w:eastAsia="Consolas" w:cs="Consolas"/>
          <w:color w:val="5CECC6"/>
          <w:sz w:val="21"/>
          <w:szCs w:val="21"/>
        </w:rPr>
        <w:t>')</w:t>
      </w:r>
    </w:p>
    <w:p w:rsidR="635A44DD" w:rsidP="635A44DD" w:rsidRDefault="635A44DD" w14:paraId="7471A9F7" w14:textId="10AD137D">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232</w:t>
      </w:r>
      <w:r w:rsidRPr="635A44DD">
        <w:rPr>
          <w:rFonts w:ascii="Consolas" w:hAnsi="Consolas" w:eastAsia="Consolas" w:cs="Consolas"/>
          <w:color w:val="5CECC6"/>
          <w:sz w:val="21"/>
          <w:szCs w:val="21"/>
        </w:rPr>
        <w:t>)</w:t>
      </w:r>
    </w:p>
    <w:p w:rsidR="635A44DD" w:rsidP="635A44DD" w:rsidRDefault="635A44DD" w14:paraId="66DBAC9F" w14:textId="4C0E4A5E">
      <w:pPr>
        <w:shd w:val="clear" w:color="auto" w:fill="141D2B"/>
        <w:spacing w:after="0" w:line="285" w:lineRule="auto"/>
      </w:pP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im_x</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grad_x</w:t>
      </w:r>
      <w:r w:rsidRPr="635A44DD">
        <w:rPr>
          <w:rFonts w:ascii="Consolas" w:hAnsi="Consolas" w:eastAsia="Consolas" w:cs="Consolas"/>
          <w:color w:val="5CECC6"/>
          <w:sz w:val="21"/>
          <w:szCs w:val="21"/>
        </w:rPr>
        <w:t>')</w:t>
      </w:r>
    </w:p>
    <w:p w:rsidR="635A44DD" w:rsidP="635A44DD" w:rsidRDefault="635A44DD" w14:paraId="606BA360" w14:textId="451125F4">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233</w:t>
      </w:r>
      <w:r w:rsidRPr="635A44DD">
        <w:rPr>
          <w:rFonts w:ascii="Consolas" w:hAnsi="Consolas" w:eastAsia="Consolas" w:cs="Consolas"/>
          <w:color w:val="5CECC6"/>
          <w:sz w:val="21"/>
          <w:szCs w:val="21"/>
        </w:rPr>
        <w:t>)</w:t>
      </w:r>
    </w:p>
    <w:p w:rsidR="635A44DD" w:rsidP="635A44DD" w:rsidRDefault="635A44DD" w14:paraId="5129BAD6" w14:textId="37CB039B">
      <w:pPr>
        <w:shd w:val="clear" w:color="auto" w:fill="141D2B"/>
        <w:spacing w:after="0" w:line="285" w:lineRule="auto"/>
      </w:pP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im_y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grad_y</w:t>
      </w:r>
      <w:r w:rsidRPr="635A44DD">
        <w:rPr>
          <w:rFonts w:ascii="Consolas" w:hAnsi="Consolas" w:eastAsia="Consolas" w:cs="Consolas"/>
          <w:color w:val="5CECC6"/>
          <w:sz w:val="21"/>
          <w:szCs w:val="21"/>
        </w:rPr>
        <w:t>')</w:t>
      </w:r>
    </w:p>
    <w:p w:rsidR="635A44DD" w:rsidP="635A44DD" w:rsidRDefault="635A44DD" w14:paraId="57D0FBAF" w14:textId="29F0B57A">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234</w:t>
      </w:r>
      <w:r w:rsidRPr="635A44DD">
        <w:rPr>
          <w:rFonts w:ascii="Consolas" w:hAnsi="Consolas" w:eastAsia="Consolas" w:cs="Consolas"/>
          <w:color w:val="5CECC6"/>
          <w:sz w:val="21"/>
          <w:szCs w:val="21"/>
        </w:rPr>
        <w:t>)</w:t>
      </w:r>
    </w:p>
    <w:p w:rsidR="635A44DD" w:rsidP="635A44DD" w:rsidRDefault="635A44DD" w14:paraId="71920272" w14:textId="54694E5D">
      <w:pPr>
        <w:shd w:val="clear" w:color="auto" w:fill="141D2B"/>
        <w:spacing w:after="0" w:line="285" w:lineRule="auto"/>
      </w:pP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im_mag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||grad||</w:t>
      </w:r>
      <w:r w:rsidRPr="635A44DD">
        <w:rPr>
          <w:rFonts w:ascii="Consolas" w:hAnsi="Consolas" w:eastAsia="Consolas" w:cs="Consolas"/>
          <w:color w:val="5CECC6"/>
          <w:sz w:val="21"/>
          <w:szCs w:val="21"/>
        </w:rPr>
        <w:t>')</w:t>
      </w:r>
    </w:p>
    <w:p w:rsidR="635A44DD" w:rsidP="635A44DD" w:rsidRDefault="635A44DD" w14:paraId="70CB1E55" w14:textId="762FDB04">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235</w:t>
      </w:r>
      <w:r w:rsidRPr="635A44DD">
        <w:rPr>
          <w:rFonts w:ascii="Consolas" w:hAnsi="Consolas" w:eastAsia="Consolas" w:cs="Consolas"/>
          <w:color w:val="5CECC6"/>
          <w:sz w:val="21"/>
          <w:szCs w:val="21"/>
        </w:rPr>
        <w:t>)</w:t>
      </w:r>
    </w:p>
    <w:p w:rsidR="635A44DD" w:rsidP="635A44DD" w:rsidRDefault="635A44DD" w14:paraId="731EA75F" w14:textId="2B36C165">
      <w:pPr>
        <w:shd w:val="clear" w:color="auto" w:fill="141D2B"/>
        <w:spacing w:after="0" w:line="285" w:lineRule="auto"/>
      </w:pP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im_dir</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r</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$\theta$</w:t>
      </w:r>
      <w:r w:rsidRPr="635A44DD">
        <w:rPr>
          <w:rFonts w:ascii="Consolas" w:hAnsi="Consolas" w:eastAsia="Consolas" w:cs="Consolas"/>
          <w:color w:val="5CECC6"/>
          <w:sz w:val="21"/>
          <w:szCs w:val="21"/>
        </w:rPr>
        <w:t>')</w:t>
      </w:r>
    </w:p>
    <w:p w:rsidR="635A44DD" w:rsidP="635A44DD" w:rsidRDefault="635A44DD" w14:paraId="2960EB48" w14:textId="4ADF8C94">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236</w:t>
      </w:r>
      <w:r w:rsidRPr="635A44DD">
        <w:rPr>
          <w:rFonts w:ascii="Consolas" w:hAnsi="Consolas" w:eastAsia="Consolas" w:cs="Consolas"/>
          <w:color w:val="5CECC6"/>
          <w:sz w:val="21"/>
          <w:szCs w:val="21"/>
        </w:rPr>
        <w:t>)</w:t>
      </w:r>
    </w:p>
    <w:p w:rsidR="635A44DD" w:rsidP="635A44DD" w:rsidRDefault="635A44DD" w14:paraId="771293DF" w14:textId="3F118CD4">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plot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range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im</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label</w:t>
      </w:r>
      <w:r w:rsidRPr="635A44DD">
        <w:rPr>
          <w:rFonts w:ascii="Consolas" w:hAnsi="Consolas" w:eastAsia="Consolas" w:cs="Consolas"/>
          <w:color w:val="FF8484"/>
          <w:sz w:val="21"/>
          <w:szCs w:val="21"/>
        </w:rPr>
        <w:t>=r</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x,y</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_{x=0}$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linewidth</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5</w:t>
      </w:r>
      <w:r w:rsidRPr="635A44DD">
        <w:rPr>
          <w:rFonts w:ascii="Consolas" w:hAnsi="Consolas" w:eastAsia="Consolas" w:cs="Consolas"/>
          <w:color w:val="5CECC6"/>
          <w:sz w:val="21"/>
          <w:szCs w:val="21"/>
        </w:rPr>
        <w:t>)</w:t>
      </w:r>
    </w:p>
    <w:p w:rsidR="635A44DD" w:rsidP="635A44DD" w:rsidRDefault="635A44DD" w14:paraId="782788F3" w14:textId="6BDEE875">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plot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range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im_x</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r-</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label</w:t>
      </w:r>
      <w:r w:rsidRPr="635A44DD">
        <w:rPr>
          <w:rFonts w:ascii="Consolas" w:hAnsi="Consolas" w:eastAsia="Consolas" w:cs="Consolas"/>
          <w:color w:val="FF8484"/>
          <w:sz w:val="21"/>
          <w:szCs w:val="21"/>
        </w:rPr>
        <w:t>=r</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 xml:space="preserve">$grad_x </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x,y</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_{x=0}$</w:t>
      </w:r>
      <w:r w:rsidRPr="635A44DD">
        <w:rPr>
          <w:rFonts w:ascii="Consolas" w:hAnsi="Consolas" w:eastAsia="Consolas" w:cs="Consolas"/>
          <w:color w:val="5CECC6"/>
          <w:sz w:val="21"/>
          <w:szCs w:val="21"/>
        </w:rPr>
        <w:t>')</w:t>
      </w:r>
    </w:p>
    <w:p w:rsidR="635A44DD" w:rsidP="635A44DD" w:rsidRDefault="635A44DD" w14:paraId="320C342A" w14:textId="5D17727D">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r</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 xml:space="preserve">$grad_x </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x,y</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_{x=0}$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30</w:t>
      </w:r>
      <w:r w:rsidRPr="635A44DD">
        <w:rPr>
          <w:rFonts w:ascii="Consolas" w:hAnsi="Consolas" w:eastAsia="Consolas" w:cs="Consolas"/>
          <w:color w:val="5CECC6"/>
          <w:sz w:val="21"/>
          <w:szCs w:val="21"/>
        </w:rPr>
        <w:t>)</w:t>
      </w:r>
    </w:p>
    <w:p w:rsidR="635A44DD" w:rsidP="635A44DD" w:rsidRDefault="635A44DD" w14:paraId="04923409" w14:textId="1DCA2C7C">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legend</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prop</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size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70C3CB0B" w14:textId="37E871F2">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58773C66" w14:textId="0F6E28C2">
      <w:pPr>
        <w:shd w:val="clear" w:color="auto" w:fill="141D2B"/>
        <w:spacing w:after="0" w:line="285" w:lineRule="auto"/>
      </w:pPr>
    </w:p>
    <w:p w:rsidR="635A44DD" w:rsidP="635A44DD" w:rsidRDefault="635A44DD" w14:paraId="55C3E258" w14:textId="527F7890">
      <w:pPr>
        <w:pStyle w:val="Heading3"/>
      </w:pPr>
      <w:bookmarkStart w:name="_Toc213102662" w:id="52"/>
      <w:r>
        <w:t>5. 1. 2. Laplacian</w:t>
      </w:r>
      <w:bookmarkEnd w:id="52"/>
    </w:p>
    <w:p w:rsidR="635A44DD" w:rsidP="635A44DD" w:rsidRDefault="635A44DD" w14:paraId="09059B77" w14:textId="507129ED">
      <w:pPr>
        <w:spacing w:before="240" w:after="240"/>
        <w:rPr>
          <w:rFonts w:ascii="Times New Roman" w:hAnsi="Times New Roman" w:eastAsia="Times New Roman" w:cs="Times New Roman"/>
        </w:rPr>
      </w:pPr>
      <w:r w:rsidRPr="635A44DD">
        <w:rPr>
          <w:rFonts w:ascii="Times New Roman" w:hAnsi="Times New Roman" w:eastAsia="Times New Roman" w:cs="Times New Roman"/>
        </w:rPr>
        <w:t>Laplacian adalah operator turunan isotropik (rotationally invariant) yang digunakan untuk mendeteksi tepi pada citra. Operator ini menghitung turunan kedua dari intensitas citra dan menghasilkan tepi pada lokasi zero-crossing. Tidak seperti gradien yang berupa vektor dan memiliki arah, Laplacian adalah skalar dan tidak memiliki informasi orientasi. Namun, karena sensitif terhadap noise, biasanya Laplacian diterapkan setelah citra dihaluskan menggunakan filter Gaussian.</w:t>
      </w:r>
    </w:p>
    <w:p w:rsidR="635A44DD" w:rsidP="635A44DD" w:rsidRDefault="635A44DD" w14:paraId="6AC36E5A" w14:textId="01FC873E">
      <w:pPr>
        <w:spacing w:before="240" w:after="240"/>
        <w:rPr>
          <w:rFonts w:ascii="Times New Roman" w:hAnsi="Times New Roman" w:eastAsia="Times New Roman" w:cs="Times New Roman"/>
        </w:rPr>
      </w:pPr>
      <w:r w:rsidRPr="635A44DD">
        <w:rPr>
          <w:rFonts w:ascii="Times New Roman" w:hAnsi="Times New Roman" w:eastAsia="Times New Roman" w:cs="Times New Roman"/>
        </w:rPr>
        <w:t>Kode Lengkap</w:t>
      </w:r>
    </w:p>
    <w:p w:rsidR="635A44DD" w:rsidP="635A44DD" w:rsidRDefault="635A44DD" w14:paraId="5F49700C" w14:textId="562C4129">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numpy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np</w:t>
      </w:r>
    </w:p>
    <w:p w:rsidR="635A44DD" w:rsidP="635A44DD" w:rsidRDefault="635A44DD" w14:paraId="7CE19962" w14:textId="452705A7">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scipy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signal</w:t>
      </w:r>
    </w:p>
    <w:p w:rsidR="635A44DD" w:rsidP="635A44DD" w:rsidRDefault="635A44DD" w14:paraId="5FE8C77E" w14:textId="1DFE7534">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imageio</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v2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imread</w:t>
      </w:r>
    </w:p>
    <w:p w:rsidR="635A44DD" w:rsidP="635A44DD" w:rsidRDefault="635A44DD" w14:paraId="56D95D24" w14:textId="51E322DC">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color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rgb2gray</w:t>
      </w:r>
    </w:p>
    <w:p w:rsidR="635A44DD" w:rsidP="635A44DD" w:rsidRDefault="635A44DD" w14:paraId="7D162755" w14:textId="6C5523E4">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pylab</w:t>
      </w:r>
    </w:p>
    <w:p w:rsidR="635A44DD" w:rsidP="635A44DD" w:rsidRDefault="635A44DD" w14:paraId="4F52CC45" w14:textId="0A7F5553">
      <w:pPr>
        <w:shd w:val="clear" w:color="auto" w:fill="141D2B"/>
        <w:spacing w:after="0" w:line="285" w:lineRule="auto"/>
      </w:pPr>
    </w:p>
    <w:p w:rsidR="635A44DD" w:rsidP="635A44DD" w:rsidRDefault="635A44DD" w14:paraId="4716DE20" w14:textId="6C45A8B4">
      <w:pPr>
        <w:shd w:val="clear" w:color="auto" w:fill="141D2B"/>
        <w:spacing w:after="0" w:line="285" w:lineRule="auto"/>
      </w:pPr>
      <w:r w:rsidRPr="635A44DD">
        <w:rPr>
          <w:rFonts w:ascii="Consolas" w:hAnsi="Consolas" w:eastAsia="Consolas" w:cs="Consolas"/>
          <w:color w:val="FF8484"/>
          <w:sz w:val="21"/>
          <w:szCs w:val="21"/>
        </w:rPr>
        <w:t>def</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title</w:t>
      </w:r>
      <w:r w:rsidRPr="635A44DD">
        <w:rPr>
          <w:rFonts w:ascii="Consolas" w:hAnsi="Consolas" w:eastAsia="Consolas" w:cs="Consolas"/>
          <w:color w:val="5CECC6"/>
          <w:sz w:val="21"/>
          <w:szCs w:val="21"/>
        </w:rPr>
        <w:t>):</w:t>
      </w:r>
    </w:p>
    <w:p w:rsidR="635A44DD" w:rsidP="635A44DD" w:rsidRDefault="635A44DD" w14:paraId="4545D026" w14:textId="68CBA540">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image</w:t>
      </w:r>
      <w:r w:rsidRPr="635A44DD">
        <w:rPr>
          <w:rFonts w:ascii="Consolas" w:hAnsi="Consolas" w:eastAsia="Consolas" w:cs="Consolas"/>
          <w:color w:val="5CECC6"/>
          <w:sz w:val="21"/>
          <w:szCs w:val="21"/>
        </w:rPr>
        <w:t>)</w:t>
      </w:r>
    </w:p>
    <w:p w:rsidR="635A44DD" w:rsidP="635A44DD" w:rsidRDefault="635A44DD" w14:paraId="197D1C81" w14:textId="6C9EFE4B">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2C82D2A9" w14:textId="295552F8">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29447A37" w14:textId="1C377839">
      <w:pPr>
        <w:shd w:val="clear" w:color="auto" w:fill="141D2B"/>
        <w:spacing w:after="0" w:line="285" w:lineRule="auto"/>
      </w:pPr>
    </w:p>
    <w:p w:rsidR="635A44DD" w:rsidP="635A44DD" w:rsidRDefault="635A44DD" w14:paraId="679FCC87" w14:textId="0D02521E">
      <w:pPr>
        <w:shd w:val="clear" w:color="auto" w:fill="141D2B"/>
        <w:spacing w:after="0" w:line="285" w:lineRule="auto"/>
      </w:pPr>
      <w:r w:rsidRPr="635A44DD">
        <w:rPr>
          <w:rFonts w:ascii="Consolas" w:hAnsi="Consolas" w:eastAsia="Consolas" w:cs="Consolas"/>
          <w:i/>
          <w:iCs/>
          <w:color w:val="D7E4FF"/>
          <w:sz w:val="21"/>
          <w:szCs w:val="21"/>
        </w:rPr>
        <w:t># Kernel Laplacian</w:t>
      </w:r>
    </w:p>
    <w:p w:rsidR="635A44DD" w:rsidP="635A44DD" w:rsidRDefault="635A44DD" w14:paraId="33AA2300" w14:textId="4EC96BA2">
      <w:pPr>
        <w:shd w:val="clear" w:color="auto" w:fill="141D2B"/>
        <w:spacing w:after="0" w:line="285" w:lineRule="auto"/>
      </w:pPr>
      <w:r w:rsidRPr="635A44DD">
        <w:rPr>
          <w:rFonts w:ascii="Consolas" w:hAnsi="Consolas" w:eastAsia="Consolas" w:cs="Consolas"/>
          <w:color w:val="A4B1CD"/>
          <w:sz w:val="21"/>
          <w:szCs w:val="21"/>
        </w:rPr>
        <w:t xml:space="preserve">ker_laplacian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p>
    <w:p w:rsidR="635A44DD" w:rsidP="635A44DD" w:rsidRDefault="635A44DD" w14:paraId="18A5764A" w14:textId="6D6C6B80">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4</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241A83C9" w14:textId="3861D8E9">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p>
    <w:p w:rsidR="635A44DD" w:rsidP="635A44DD" w:rsidRDefault="635A44DD" w14:paraId="101FB1DB" w14:textId="10C70E72">
      <w:pPr>
        <w:shd w:val="clear" w:color="auto" w:fill="141D2B"/>
        <w:spacing w:after="0" w:line="285" w:lineRule="auto"/>
      </w:pPr>
    </w:p>
    <w:p w:rsidR="635A44DD" w:rsidP="635A44DD" w:rsidRDefault="635A44DD" w14:paraId="659ABE4A" w14:textId="600AB97D">
      <w:pPr>
        <w:shd w:val="clear" w:color="auto" w:fill="141D2B"/>
        <w:spacing w:after="0" w:line="285" w:lineRule="auto"/>
      </w:pPr>
      <w:r w:rsidRPr="635A44DD">
        <w:rPr>
          <w:rFonts w:ascii="Consolas" w:hAnsi="Consolas" w:eastAsia="Consolas" w:cs="Consolas"/>
          <w:i/>
          <w:iCs/>
          <w:color w:val="D7E4FF"/>
          <w:sz w:val="21"/>
          <w:szCs w:val="21"/>
        </w:rPr>
        <w:t># Baca dan ubah gambar menjadi grayscale</w:t>
      </w:r>
    </w:p>
    <w:p w:rsidR="635A44DD" w:rsidP="635A44DD" w:rsidRDefault="635A44DD" w14:paraId="7E620CCA" w14:textId="6A1C8D5A">
      <w:pPr>
        <w:shd w:val="clear" w:color="auto" w:fill="141D2B"/>
        <w:spacing w:after="0" w:line="285" w:lineRule="auto"/>
      </w:pPr>
      <w:r w:rsidRPr="635A44DD">
        <w:rPr>
          <w:rFonts w:ascii="Consolas" w:hAnsi="Consolas" w:eastAsia="Consolas" w:cs="Consolas"/>
          <w:color w:val="A4B1CD"/>
          <w:sz w:val="21"/>
          <w:szCs w:val="21"/>
        </w:rPr>
        <w:t xml:space="preserve">im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rgb2gray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../images/chess.png</w:t>
      </w:r>
      <w:r w:rsidRPr="635A44DD">
        <w:rPr>
          <w:rFonts w:ascii="Consolas" w:hAnsi="Consolas" w:eastAsia="Consolas" w:cs="Consolas"/>
          <w:color w:val="5CECC6"/>
          <w:sz w:val="21"/>
          <w:szCs w:val="21"/>
        </w:rPr>
        <w:t>'))</w:t>
      </w:r>
    </w:p>
    <w:p w:rsidR="635A44DD" w:rsidP="635A44DD" w:rsidRDefault="635A44DD" w14:paraId="50073072" w14:textId="059FD87F">
      <w:pPr>
        <w:shd w:val="clear" w:color="auto" w:fill="141D2B"/>
        <w:spacing w:after="0" w:line="285" w:lineRule="auto"/>
      </w:pPr>
    </w:p>
    <w:p w:rsidR="635A44DD" w:rsidP="635A44DD" w:rsidRDefault="635A44DD" w14:paraId="2122F9F7" w14:textId="29748522">
      <w:pPr>
        <w:shd w:val="clear" w:color="auto" w:fill="141D2B"/>
        <w:spacing w:after="0" w:line="285" w:lineRule="auto"/>
      </w:pPr>
      <w:r w:rsidRPr="635A44DD">
        <w:rPr>
          <w:rFonts w:ascii="Consolas" w:hAnsi="Consolas" w:eastAsia="Consolas" w:cs="Consolas"/>
          <w:i/>
          <w:iCs/>
          <w:color w:val="D7E4FF"/>
          <w:sz w:val="21"/>
          <w:szCs w:val="21"/>
        </w:rPr>
        <w:t># Konvolusi dengan kernel Laplacian</w:t>
      </w:r>
    </w:p>
    <w:p w:rsidR="635A44DD" w:rsidP="635A44DD" w:rsidRDefault="635A44DD" w14:paraId="54F83A85" w14:textId="082F919C">
      <w:pPr>
        <w:shd w:val="clear" w:color="auto" w:fill="141D2B"/>
        <w:spacing w:after="0" w:line="285" w:lineRule="auto"/>
      </w:pPr>
      <w:r w:rsidRPr="635A44DD">
        <w:rPr>
          <w:rFonts w:ascii="Consolas" w:hAnsi="Consolas" w:eastAsia="Consolas" w:cs="Consolas"/>
          <w:color w:val="A4B1CD"/>
          <w:sz w:val="21"/>
          <w:szCs w:val="21"/>
        </w:rPr>
        <w:t xml:space="preserve">im1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clip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signal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convolve2d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ker_laplacian</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mode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same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59D6CB34" w14:textId="1DF1AF98">
      <w:pPr>
        <w:shd w:val="clear" w:color="auto" w:fill="141D2B"/>
        <w:spacing w:after="0" w:line="285" w:lineRule="auto"/>
      </w:pPr>
    </w:p>
    <w:p w:rsidR="635A44DD" w:rsidP="635A44DD" w:rsidRDefault="635A44DD" w14:paraId="3CDE40BD" w14:textId="409E39B5">
      <w:pPr>
        <w:shd w:val="clear" w:color="auto" w:fill="141D2B"/>
        <w:spacing w:after="0" w:line="285" w:lineRule="auto"/>
      </w:pPr>
      <w:r w:rsidRPr="635A44DD">
        <w:rPr>
          <w:rFonts w:ascii="Consolas" w:hAnsi="Consolas" w:eastAsia="Consolas" w:cs="Consolas"/>
          <w:i/>
          <w:iCs/>
          <w:color w:val="D7E4FF"/>
          <w:sz w:val="21"/>
          <w:szCs w:val="21"/>
        </w:rPr>
        <w:t># Tampilkan hasil</w:t>
      </w:r>
    </w:p>
    <w:p w:rsidR="635A44DD" w:rsidP="635A44DD" w:rsidRDefault="635A44DD" w14:paraId="2561A330" w14:textId="118CD0D8">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gray</w:t>
      </w:r>
      <w:r w:rsidRPr="635A44DD">
        <w:rPr>
          <w:rFonts w:ascii="Consolas" w:hAnsi="Consolas" w:eastAsia="Consolas" w:cs="Consolas"/>
          <w:color w:val="5CECC6"/>
          <w:sz w:val="21"/>
          <w:szCs w:val="21"/>
        </w:rPr>
        <w:t>()</w:t>
      </w:r>
    </w:p>
    <w:p w:rsidR="635A44DD" w:rsidP="635A44DD" w:rsidRDefault="635A44DD" w14:paraId="1263A2C8" w14:textId="10167FF0">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figure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10</w:t>
      </w:r>
      <w:r w:rsidRPr="635A44DD">
        <w:rPr>
          <w:rFonts w:ascii="Consolas" w:hAnsi="Consolas" w:eastAsia="Consolas" w:cs="Consolas"/>
          <w:color w:val="5CECC6"/>
          <w:sz w:val="21"/>
          <w:szCs w:val="21"/>
        </w:rPr>
        <w:t>))</w:t>
      </w:r>
    </w:p>
    <w:p w:rsidR="635A44DD" w:rsidP="635A44DD" w:rsidRDefault="635A44DD" w14:paraId="16412FF4" w14:textId="2D67A2D3">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121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original</w:t>
      </w:r>
      <w:r w:rsidRPr="635A44DD">
        <w:rPr>
          <w:rFonts w:ascii="Consolas" w:hAnsi="Consolas" w:eastAsia="Consolas" w:cs="Consolas"/>
          <w:color w:val="5CECC6"/>
          <w:sz w:val="21"/>
          <w:szCs w:val="21"/>
        </w:rPr>
        <w:t>')</w:t>
      </w:r>
    </w:p>
    <w:p w:rsidR="635A44DD" w:rsidP="635A44DD" w:rsidRDefault="635A44DD" w14:paraId="6A6AD26F" w14:textId="439A76E7">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122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laplacian convolved</w:t>
      </w:r>
      <w:r w:rsidRPr="635A44DD">
        <w:rPr>
          <w:rFonts w:ascii="Consolas" w:hAnsi="Consolas" w:eastAsia="Consolas" w:cs="Consolas"/>
          <w:color w:val="5CECC6"/>
          <w:sz w:val="21"/>
          <w:szCs w:val="21"/>
        </w:rPr>
        <w:t>')</w:t>
      </w:r>
    </w:p>
    <w:p w:rsidR="635A44DD" w:rsidP="635A44DD" w:rsidRDefault="635A44DD" w14:paraId="550EA63F" w14:textId="27FB8409">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285A37FB" w14:textId="56468EB4">
      <w:pPr>
        <w:shd w:val="clear" w:color="auto" w:fill="141D2B"/>
        <w:spacing w:after="0" w:line="285" w:lineRule="auto"/>
      </w:pPr>
    </w:p>
    <w:p w:rsidR="635A44DD" w:rsidP="635A44DD" w:rsidRDefault="635A44DD" w14:paraId="654B3C59" w14:textId="4863E8E5">
      <w:pPr>
        <w:pStyle w:val="Heading3"/>
      </w:pPr>
      <w:bookmarkStart w:name="_Toc213102663" w:id="53"/>
      <w:r>
        <w:t>5. 1. 3. Effects of noise on gradient computation</w:t>
      </w:r>
      <w:bookmarkEnd w:id="53"/>
    </w:p>
    <w:p w:rsidR="635A44DD" w:rsidP="635A44DD" w:rsidRDefault="635A44DD" w14:paraId="3BD1EA29" w14:textId="11640D7C">
      <w:p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Filter turunan seperti gradien sangat sensitif terhadap noise. Ketika citra mengandung noise, perbedaan intensitas antar piksel menjadi besar dan menghasilkan respons yang kuat pada filter turunan, sehingga tepi sulit dibedakan dari noise. Untuk mengatasinya, citra perlu dihaluskan terlebih dahulu menggunakan filter Low-Pass (misalnya Gaussian filter) sebelum diterapkan filter turunan. Pendekatan ini menjadi dasar dari metode </w:t>
      </w:r>
      <w:r w:rsidRPr="635A44DD">
        <w:rPr>
          <w:rFonts w:ascii="Times New Roman" w:hAnsi="Times New Roman" w:eastAsia="Times New Roman" w:cs="Times New Roman"/>
          <w:i/>
          <w:iCs/>
        </w:rPr>
        <w:t>Laplacian of Gaussian (LoG)</w:t>
      </w:r>
      <w:r w:rsidRPr="635A44DD">
        <w:rPr>
          <w:rFonts w:ascii="Times New Roman" w:hAnsi="Times New Roman" w:eastAsia="Times New Roman" w:cs="Times New Roman"/>
        </w:rPr>
        <w:t>.</w:t>
      </w:r>
    </w:p>
    <w:p w:rsidR="635A44DD" w:rsidP="635A44DD" w:rsidRDefault="635A44DD" w14:paraId="3288C4FD" w14:textId="77E48B0E">
      <w:pPr>
        <w:spacing w:before="240" w:after="240"/>
        <w:rPr>
          <w:rFonts w:ascii="Times New Roman" w:hAnsi="Times New Roman" w:eastAsia="Times New Roman" w:cs="Times New Roman"/>
        </w:rPr>
      </w:pPr>
      <w:r w:rsidRPr="635A44DD">
        <w:rPr>
          <w:rFonts w:ascii="Times New Roman" w:hAnsi="Times New Roman" w:eastAsia="Times New Roman" w:cs="Times New Roman"/>
        </w:rPr>
        <w:t>Kode Lengkap</w:t>
      </w:r>
    </w:p>
    <w:p w:rsidR="635A44DD" w:rsidP="635A44DD" w:rsidRDefault="635A44DD" w14:paraId="19020163" w14:textId="2F262607">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numpy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np</w:t>
      </w:r>
    </w:p>
    <w:p w:rsidR="635A44DD" w:rsidP="635A44DD" w:rsidRDefault="635A44DD" w14:paraId="36C834D6" w14:textId="2E0E8A09">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scipy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signal</w:t>
      </w:r>
    </w:p>
    <w:p w:rsidR="635A44DD" w:rsidP="635A44DD" w:rsidRDefault="635A44DD" w14:paraId="5EAC5427" w14:textId="77CB54A0">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imageio</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v2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imread</w:t>
      </w:r>
    </w:p>
    <w:p w:rsidR="635A44DD" w:rsidP="635A44DD" w:rsidRDefault="635A44DD" w14:paraId="222DBACC" w14:textId="7A5CB83F">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color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rgb2gray</w:t>
      </w:r>
    </w:p>
    <w:p w:rsidR="635A44DD" w:rsidP="635A44DD" w:rsidRDefault="635A44DD" w14:paraId="76CE98C3" w14:textId="598B3DFA">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util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random_noise</w:t>
      </w:r>
    </w:p>
    <w:p w:rsidR="635A44DD" w:rsidP="635A44DD" w:rsidRDefault="635A44DD" w14:paraId="25151085" w14:textId="5EA15714">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pylab</w:t>
      </w:r>
    </w:p>
    <w:p w:rsidR="635A44DD" w:rsidP="635A44DD" w:rsidRDefault="635A44DD" w14:paraId="60B4F361" w14:textId="093BF26F">
      <w:pPr>
        <w:shd w:val="clear" w:color="auto" w:fill="141D2B"/>
        <w:spacing w:after="0" w:line="285" w:lineRule="auto"/>
      </w:pPr>
    </w:p>
    <w:p w:rsidR="635A44DD" w:rsidP="635A44DD" w:rsidRDefault="635A44DD" w14:paraId="535BF1C5" w14:textId="1CC1A5E0">
      <w:pPr>
        <w:shd w:val="clear" w:color="auto" w:fill="141D2B"/>
        <w:spacing w:after="0" w:line="285" w:lineRule="auto"/>
      </w:pPr>
      <w:r w:rsidRPr="635A44DD">
        <w:rPr>
          <w:rFonts w:ascii="Consolas" w:hAnsi="Consolas" w:eastAsia="Consolas" w:cs="Consolas"/>
          <w:color w:val="FF8484"/>
          <w:sz w:val="21"/>
          <w:szCs w:val="21"/>
        </w:rPr>
        <w:t>def</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title</w:t>
      </w:r>
      <w:r w:rsidRPr="635A44DD">
        <w:rPr>
          <w:rFonts w:ascii="Consolas" w:hAnsi="Consolas" w:eastAsia="Consolas" w:cs="Consolas"/>
          <w:color w:val="5CECC6"/>
          <w:sz w:val="21"/>
          <w:szCs w:val="21"/>
        </w:rPr>
        <w:t>):</w:t>
      </w:r>
    </w:p>
    <w:p w:rsidR="635A44DD" w:rsidP="635A44DD" w:rsidRDefault="635A44DD" w14:paraId="4BC2A6B4" w14:textId="5C01B31B">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image</w:t>
      </w:r>
      <w:r w:rsidRPr="635A44DD">
        <w:rPr>
          <w:rFonts w:ascii="Consolas" w:hAnsi="Consolas" w:eastAsia="Consolas" w:cs="Consolas"/>
          <w:color w:val="5CECC6"/>
          <w:sz w:val="21"/>
          <w:szCs w:val="21"/>
        </w:rPr>
        <w:t>)</w:t>
      </w:r>
    </w:p>
    <w:p w:rsidR="635A44DD" w:rsidP="635A44DD" w:rsidRDefault="635A44DD" w14:paraId="4CB5161D" w14:textId="79174986">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083A6F97" w14:textId="17D44EEB">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318889EE" w14:textId="565F39E0">
      <w:pPr>
        <w:shd w:val="clear" w:color="auto" w:fill="141D2B"/>
        <w:spacing w:after="0" w:line="285" w:lineRule="auto"/>
      </w:pPr>
    </w:p>
    <w:p w:rsidR="635A44DD" w:rsidP="635A44DD" w:rsidRDefault="635A44DD" w14:paraId="75D33D9E" w14:textId="2BFD48DB">
      <w:pPr>
        <w:shd w:val="clear" w:color="auto" w:fill="141D2B"/>
        <w:spacing w:after="0" w:line="285" w:lineRule="auto"/>
      </w:pPr>
      <w:r w:rsidRPr="635A44DD">
        <w:rPr>
          <w:rFonts w:ascii="Consolas" w:hAnsi="Consolas" w:eastAsia="Consolas" w:cs="Consolas"/>
          <w:i/>
          <w:iCs/>
          <w:color w:val="D7E4FF"/>
          <w:sz w:val="21"/>
          <w:szCs w:val="21"/>
        </w:rPr>
        <w:t># Kernel untuk gradien</w:t>
      </w:r>
    </w:p>
    <w:p w:rsidR="635A44DD" w:rsidP="635A44DD" w:rsidRDefault="635A44DD" w14:paraId="7870B4C6" w14:textId="62D1DC1D">
      <w:pPr>
        <w:shd w:val="clear" w:color="auto" w:fill="141D2B"/>
        <w:spacing w:after="0" w:line="285" w:lineRule="auto"/>
      </w:pPr>
      <w:r w:rsidRPr="635A44DD">
        <w:rPr>
          <w:rFonts w:ascii="Consolas" w:hAnsi="Consolas" w:eastAsia="Consolas" w:cs="Consolas"/>
          <w:color w:val="A4B1CD"/>
          <w:sz w:val="21"/>
          <w:szCs w:val="21"/>
        </w:rPr>
        <w:t xml:space="preserve">ker_x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4E05D556" w14:textId="15027D5F">
      <w:pPr>
        <w:shd w:val="clear" w:color="auto" w:fill="141D2B"/>
        <w:spacing w:after="0" w:line="285" w:lineRule="auto"/>
      </w:pPr>
      <w:r w:rsidRPr="635A44DD">
        <w:rPr>
          <w:rFonts w:ascii="Consolas" w:hAnsi="Consolas" w:eastAsia="Consolas" w:cs="Consolas"/>
          <w:color w:val="A4B1CD"/>
          <w:sz w:val="21"/>
          <w:szCs w:val="21"/>
        </w:rPr>
        <w:t xml:space="preserve">ker_y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7A012DFF" w14:textId="2381E099">
      <w:pPr>
        <w:shd w:val="clear" w:color="auto" w:fill="141D2B"/>
        <w:spacing w:after="0" w:line="285" w:lineRule="auto"/>
      </w:pPr>
    </w:p>
    <w:p w:rsidR="635A44DD" w:rsidP="635A44DD" w:rsidRDefault="635A44DD" w14:paraId="202023D3" w14:textId="33BAEC56">
      <w:pPr>
        <w:shd w:val="clear" w:color="auto" w:fill="141D2B"/>
        <w:spacing w:after="0" w:line="285" w:lineRule="auto"/>
      </w:pPr>
      <w:r w:rsidRPr="635A44DD">
        <w:rPr>
          <w:rFonts w:ascii="Consolas" w:hAnsi="Consolas" w:eastAsia="Consolas" w:cs="Consolas"/>
          <w:i/>
          <w:iCs/>
          <w:color w:val="D7E4FF"/>
          <w:sz w:val="21"/>
          <w:szCs w:val="21"/>
        </w:rPr>
        <w:t># Baca gambar dan ubah menjadi grayscale</w:t>
      </w:r>
    </w:p>
    <w:p w:rsidR="635A44DD" w:rsidP="635A44DD" w:rsidRDefault="635A44DD" w14:paraId="6ED5D289" w14:textId="66444A1B">
      <w:pPr>
        <w:shd w:val="clear" w:color="auto" w:fill="141D2B"/>
        <w:spacing w:after="0" w:line="285" w:lineRule="auto"/>
      </w:pPr>
      <w:r w:rsidRPr="635A44DD">
        <w:rPr>
          <w:rFonts w:ascii="Consolas" w:hAnsi="Consolas" w:eastAsia="Consolas" w:cs="Consolas"/>
          <w:color w:val="A4B1CD"/>
          <w:sz w:val="21"/>
          <w:szCs w:val="21"/>
        </w:rPr>
        <w:t xml:space="preserve">im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rgb2gray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../images/chess.png</w:t>
      </w:r>
      <w:r w:rsidRPr="635A44DD">
        <w:rPr>
          <w:rFonts w:ascii="Consolas" w:hAnsi="Consolas" w:eastAsia="Consolas" w:cs="Consolas"/>
          <w:color w:val="5CECC6"/>
          <w:sz w:val="21"/>
          <w:szCs w:val="21"/>
        </w:rPr>
        <w:t>'))</w:t>
      </w:r>
    </w:p>
    <w:p w:rsidR="635A44DD" w:rsidP="635A44DD" w:rsidRDefault="635A44DD" w14:paraId="41CAE7B2" w14:textId="03C42049">
      <w:pPr>
        <w:shd w:val="clear" w:color="auto" w:fill="141D2B"/>
        <w:spacing w:after="0" w:line="285" w:lineRule="auto"/>
      </w:pPr>
    </w:p>
    <w:p w:rsidR="635A44DD" w:rsidP="635A44DD" w:rsidRDefault="635A44DD" w14:paraId="24B727CA" w14:textId="4D9498F3">
      <w:pPr>
        <w:shd w:val="clear" w:color="auto" w:fill="141D2B"/>
        <w:spacing w:after="0" w:line="285" w:lineRule="auto"/>
      </w:pPr>
      <w:r w:rsidRPr="635A44DD">
        <w:rPr>
          <w:rFonts w:ascii="Consolas" w:hAnsi="Consolas" w:eastAsia="Consolas" w:cs="Consolas"/>
          <w:i/>
          <w:iCs/>
          <w:color w:val="D7E4FF"/>
          <w:sz w:val="21"/>
          <w:szCs w:val="21"/>
        </w:rPr>
        <w:t># Tambahkan noise Gaussian</w:t>
      </w:r>
    </w:p>
    <w:p w:rsidR="635A44DD" w:rsidP="635A44DD" w:rsidRDefault="635A44DD" w14:paraId="510A63C6" w14:textId="668DCD0C">
      <w:pPr>
        <w:shd w:val="clear" w:color="auto" w:fill="141D2B"/>
        <w:spacing w:after="0" w:line="285" w:lineRule="auto"/>
      </w:pPr>
      <w:r w:rsidRPr="635A44DD">
        <w:rPr>
          <w:rFonts w:ascii="Consolas" w:hAnsi="Consolas" w:eastAsia="Consolas" w:cs="Consolas"/>
          <w:color w:val="A4B1CD"/>
          <w:sz w:val="21"/>
          <w:szCs w:val="21"/>
        </w:rPr>
        <w:t xml:space="preserve">sigma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A4B1CD"/>
          <w:sz w:val="21"/>
          <w:szCs w:val="21"/>
        </w:rPr>
        <w:t xml:space="preserve">  </w:t>
      </w:r>
      <w:r w:rsidRPr="635A44DD">
        <w:rPr>
          <w:rFonts w:ascii="Consolas" w:hAnsi="Consolas" w:eastAsia="Consolas" w:cs="Consolas"/>
          <w:i/>
          <w:iCs/>
          <w:color w:val="D7E4FF"/>
          <w:sz w:val="21"/>
          <w:szCs w:val="21"/>
        </w:rPr>
        <w:t># standar deviasi noise</w:t>
      </w:r>
    </w:p>
    <w:p w:rsidR="635A44DD" w:rsidP="635A44DD" w:rsidRDefault="635A44DD" w14:paraId="6F9F2783" w14:textId="42EBF6BF">
      <w:pPr>
        <w:shd w:val="clear" w:color="auto" w:fill="141D2B"/>
        <w:spacing w:after="0" w:line="285" w:lineRule="auto"/>
      </w:pPr>
      <w:r w:rsidRPr="635A44DD">
        <w:rPr>
          <w:rFonts w:ascii="Consolas" w:hAnsi="Consolas" w:eastAsia="Consolas" w:cs="Consolas"/>
          <w:color w:val="A4B1CD"/>
          <w:sz w:val="21"/>
          <w:szCs w:val="21"/>
        </w:rPr>
        <w:t xml:space="preserve">im_noisy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im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random_noise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var</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sigma</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6936819D" w14:textId="747C65BF">
      <w:pPr>
        <w:shd w:val="clear" w:color="auto" w:fill="141D2B"/>
        <w:spacing w:after="0" w:line="285" w:lineRule="auto"/>
      </w:pPr>
    </w:p>
    <w:p w:rsidR="635A44DD" w:rsidP="635A44DD" w:rsidRDefault="635A44DD" w14:paraId="62A97AB3" w14:textId="7E4A28D9">
      <w:pPr>
        <w:shd w:val="clear" w:color="auto" w:fill="141D2B"/>
        <w:spacing w:after="0" w:line="285" w:lineRule="auto"/>
      </w:pPr>
      <w:r w:rsidRPr="635A44DD">
        <w:rPr>
          <w:rFonts w:ascii="Consolas" w:hAnsi="Consolas" w:eastAsia="Consolas" w:cs="Consolas"/>
          <w:i/>
          <w:iCs/>
          <w:color w:val="D7E4FF"/>
          <w:sz w:val="21"/>
          <w:szCs w:val="21"/>
        </w:rPr>
        <w:t># Hitung gradien</w:t>
      </w:r>
    </w:p>
    <w:p w:rsidR="635A44DD" w:rsidP="635A44DD" w:rsidRDefault="635A44DD" w14:paraId="6049E215" w14:textId="41D47053">
      <w:pPr>
        <w:shd w:val="clear" w:color="auto" w:fill="141D2B"/>
        <w:spacing w:after="0" w:line="285" w:lineRule="auto"/>
      </w:pPr>
      <w:r w:rsidRPr="635A44DD">
        <w:rPr>
          <w:rFonts w:ascii="Consolas" w:hAnsi="Consolas" w:eastAsia="Consolas" w:cs="Consolas"/>
          <w:color w:val="A4B1CD"/>
          <w:sz w:val="21"/>
          <w:szCs w:val="21"/>
        </w:rPr>
        <w:t xml:space="preserve">im_x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signal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convolve2d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im_noisy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ker_x</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mode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same</w:t>
      </w:r>
      <w:r w:rsidRPr="635A44DD">
        <w:rPr>
          <w:rFonts w:ascii="Consolas" w:hAnsi="Consolas" w:eastAsia="Consolas" w:cs="Consolas"/>
          <w:color w:val="5CECC6"/>
          <w:sz w:val="21"/>
          <w:szCs w:val="21"/>
        </w:rPr>
        <w:t>')</w:t>
      </w:r>
    </w:p>
    <w:p w:rsidR="635A44DD" w:rsidP="635A44DD" w:rsidRDefault="635A44DD" w14:paraId="2EB91B1E" w14:textId="5CB0EB02">
      <w:pPr>
        <w:shd w:val="clear" w:color="auto" w:fill="141D2B"/>
        <w:spacing w:after="0" w:line="285" w:lineRule="auto"/>
      </w:pPr>
      <w:r w:rsidRPr="635A44DD">
        <w:rPr>
          <w:rFonts w:ascii="Consolas" w:hAnsi="Consolas" w:eastAsia="Consolas" w:cs="Consolas"/>
          <w:color w:val="A4B1CD"/>
          <w:sz w:val="21"/>
          <w:szCs w:val="21"/>
        </w:rPr>
        <w:t xml:space="preserve">im_y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signal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convolve2d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im_noisy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ker_y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mode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same</w:t>
      </w:r>
      <w:r w:rsidRPr="635A44DD">
        <w:rPr>
          <w:rFonts w:ascii="Consolas" w:hAnsi="Consolas" w:eastAsia="Consolas" w:cs="Consolas"/>
          <w:color w:val="5CECC6"/>
          <w:sz w:val="21"/>
          <w:szCs w:val="21"/>
        </w:rPr>
        <w:t>')</w:t>
      </w:r>
    </w:p>
    <w:p w:rsidR="635A44DD" w:rsidP="635A44DD" w:rsidRDefault="635A44DD" w14:paraId="385E6D62" w14:textId="287415C0">
      <w:pPr>
        <w:shd w:val="clear" w:color="auto" w:fill="141D2B"/>
        <w:spacing w:after="0" w:line="285" w:lineRule="auto"/>
      </w:pPr>
      <w:r w:rsidRPr="635A44DD">
        <w:rPr>
          <w:rFonts w:ascii="Consolas" w:hAnsi="Consolas" w:eastAsia="Consolas" w:cs="Consolas"/>
          <w:color w:val="A4B1CD"/>
          <w:sz w:val="21"/>
          <w:szCs w:val="21"/>
        </w:rPr>
        <w:t xml:space="preserve">im_mag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sqrt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im_x</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im_y</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76DB3F71" w14:textId="0C93F4A5">
      <w:pPr>
        <w:shd w:val="clear" w:color="auto" w:fill="141D2B"/>
        <w:spacing w:after="0" w:line="285" w:lineRule="auto"/>
      </w:pPr>
    </w:p>
    <w:p w:rsidR="635A44DD" w:rsidP="635A44DD" w:rsidRDefault="635A44DD" w14:paraId="30338804" w14:textId="04919554">
      <w:pPr>
        <w:shd w:val="clear" w:color="auto" w:fill="141D2B"/>
        <w:spacing w:after="0" w:line="285" w:lineRule="auto"/>
      </w:pPr>
      <w:r w:rsidRPr="635A44DD">
        <w:rPr>
          <w:rFonts w:ascii="Consolas" w:hAnsi="Consolas" w:eastAsia="Consolas" w:cs="Consolas"/>
          <w:i/>
          <w:iCs/>
          <w:color w:val="D7E4FF"/>
          <w:sz w:val="21"/>
          <w:szCs w:val="21"/>
        </w:rPr>
        <w:t># Tampilkan hasil</w:t>
      </w:r>
    </w:p>
    <w:p w:rsidR="635A44DD" w:rsidP="635A44DD" w:rsidRDefault="635A44DD" w14:paraId="7705077B" w14:textId="541935BD">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gray</w:t>
      </w:r>
      <w:r w:rsidRPr="635A44DD">
        <w:rPr>
          <w:rFonts w:ascii="Consolas" w:hAnsi="Consolas" w:eastAsia="Consolas" w:cs="Consolas"/>
          <w:color w:val="5CECC6"/>
          <w:sz w:val="21"/>
          <w:szCs w:val="21"/>
        </w:rPr>
        <w:t>()</w:t>
      </w:r>
    </w:p>
    <w:p w:rsidR="635A44DD" w:rsidP="635A44DD" w:rsidRDefault="635A44DD" w14:paraId="7D0B9802" w14:textId="2AA6F8F7">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figure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10</w:t>
      </w:r>
      <w:r w:rsidRPr="635A44DD">
        <w:rPr>
          <w:rFonts w:ascii="Consolas" w:hAnsi="Consolas" w:eastAsia="Consolas" w:cs="Consolas"/>
          <w:color w:val="5CECC6"/>
          <w:sz w:val="21"/>
          <w:szCs w:val="21"/>
        </w:rPr>
        <w:t>))</w:t>
      </w:r>
    </w:p>
    <w:p w:rsidR="635A44DD" w:rsidP="635A44DD" w:rsidRDefault="635A44DD" w14:paraId="4205E58D" w14:textId="15C9FA49">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131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Original</w:t>
      </w:r>
      <w:r w:rsidRPr="635A44DD">
        <w:rPr>
          <w:rFonts w:ascii="Consolas" w:hAnsi="Consolas" w:eastAsia="Consolas" w:cs="Consolas"/>
          <w:color w:val="5CECC6"/>
          <w:sz w:val="21"/>
          <w:szCs w:val="21"/>
        </w:rPr>
        <w:t>')</w:t>
      </w:r>
    </w:p>
    <w:p w:rsidR="635A44DD" w:rsidP="635A44DD" w:rsidRDefault="635A44DD" w14:paraId="1DEAF1E8" w14:textId="3FF84CFA">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132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im_noisy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Noisy Image</w:t>
      </w:r>
      <w:r w:rsidRPr="635A44DD">
        <w:rPr>
          <w:rFonts w:ascii="Consolas" w:hAnsi="Consolas" w:eastAsia="Consolas" w:cs="Consolas"/>
          <w:color w:val="5CECC6"/>
          <w:sz w:val="21"/>
          <w:szCs w:val="21"/>
        </w:rPr>
        <w:t>')</w:t>
      </w:r>
    </w:p>
    <w:p w:rsidR="635A44DD" w:rsidP="635A44DD" w:rsidRDefault="635A44DD" w14:paraId="0D0E8BDF" w14:textId="70F1168A">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133</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im_mag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Gradient Magnitude (Noisy)</w:t>
      </w:r>
      <w:r w:rsidRPr="635A44DD">
        <w:rPr>
          <w:rFonts w:ascii="Consolas" w:hAnsi="Consolas" w:eastAsia="Consolas" w:cs="Consolas"/>
          <w:color w:val="5CECC6"/>
          <w:sz w:val="21"/>
          <w:szCs w:val="21"/>
        </w:rPr>
        <w:t>')</w:t>
      </w:r>
    </w:p>
    <w:p w:rsidR="635A44DD" w:rsidP="635A44DD" w:rsidRDefault="635A44DD" w14:paraId="3F0396E9" w14:textId="270A6E4D">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2D8C9D26" w14:textId="2389C052">
      <w:pPr>
        <w:shd w:val="clear" w:color="auto" w:fill="141D2B"/>
        <w:spacing w:after="0" w:line="285" w:lineRule="auto"/>
      </w:pPr>
    </w:p>
    <w:p w:rsidR="635A44DD" w:rsidP="635A44DD" w:rsidRDefault="635A44DD" w14:paraId="4656A2EB" w14:textId="32EBC2F5">
      <w:pPr>
        <w:pStyle w:val="Heading2"/>
        <w:rPr>
          <w:rFonts w:ascii="Times New Roman" w:hAnsi="Times New Roman" w:eastAsia="Times New Roman" w:cs="Times New Roman"/>
          <w:b/>
          <w:bCs/>
          <w:color w:val="auto"/>
          <w:sz w:val="24"/>
          <w:szCs w:val="24"/>
        </w:rPr>
      </w:pPr>
      <w:bookmarkStart w:name="_Toc213102664" w:id="54"/>
      <w:r w:rsidRPr="635A44DD">
        <w:rPr>
          <w:rFonts w:ascii="Times New Roman" w:hAnsi="Times New Roman" w:eastAsia="Times New Roman" w:cs="Times New Roman"/>
          <w:b/>
          <w:bCs/>
          <w:color w:val="auto"/>
          <w:sz w:val="24"/>
          <w:szCs w:val="24"/>
        </w:rPr>
        <w:t>5. 2. Sharpening and unsharp masking</w:t>
      </w:r>
      <w:bookmarkEnd w:id="54"/>
    </w:p>
    <w:p w:rsidR="635A44DD" w:rsidP="635A44DD" w:rsidRDefault="635A44DD" w14:paraId="004A3A28" w14:textId="6B41E765">
      <w:pPr>
        <w:spacing w:before="240" w:after="240"/>
      </w:pPr>
      <w:r w:rsidRPr="635A44DD">
        <w:rPr>
          <w:rFonts w:ascii="Times New Roman" w:hAnsi="Times New Roman" w:eastAsia="Times New Roman" w:cs="Times New Roman"/>
        </w:rPr>
        <w:t xml:space="preserve">Tujuan dari </w:t>
      </w:r>
      <w:r w:rsidRPr="635A44DD">
        <w:rPr>
          <w:rFonts w:ascii="Times New Roman" w:hAnsi="Times New Roman" w:eastAsia="Times New Roman" w:cs="Times New Roman"/>
          <w:b/>
          <w:bCs/>
        </w:rPr>
        <w:t>penajaman (sharpening)</w:t>
      </w:r>
      <w:r w:rsidRPr="635A44DD">
        <w:rPr>
          <w:rFonts w:ascii="Times New Roman" w:hAnsi="Times New Roman" w:eastAsia="Times New Roman" w:cs="Times New Roman"/>
        </w:rPr>
        <w:t xml:space="preserve"> adalah untuk menonjolkan detail pada citra atau memperjelas detail yang tampak buram. Pada bagian ini, dibahas beberapa teknik serta contoh penerapannya untuk menunjukkan berbagai cara dalam memperjelas dan mempertajam tampilan citra agar detailnya lebih jelas dan menonjol.</w:t>
      </w:r>
    </w:p>
    <w:p w:rsidR="635A44DD" w:rsidP="635A44DD" w:rsidRDefault="635A44DD" w14:paraId="2F816F9D" w14:textId="3F9E3201">
      <w:pPr>
        <w:pStyle w:val="Heading3"/>
      </w:pPr>
      <w:bookmarkStart w:name="_Toc213102665" w:id="55"/>
      <w:r>
        <w:t>5. 2. 1. Sharpening with Laplacian</w:t>
      </w:r>
      <w:bookmarkEnd w:id="55"/>
    </w:p>
    <w:p w:rsidR="635A44DD" w:rsidP="635A44DD" w:rsidRDefault="635A44DD" w14:paraId="4779AC35" w14:textId="7D82CE65">
      <w:pPr>
        <w:spacing w:before="240" w:after="240"/>
      </w:pPr>
      <w:r w:rsidRPr="635A44DD">
        <w:rPr>
          <w:rFonts w:ascii="Times New Roman" w:hAnsi="Times New Roman" w:eastAsia="Times New Roman" w:cs="Times New Roman"/>
        </w:rPr>
        <w:t xml:space="preserve">Sebuah citra dapat dipertajam menggunakan </w:t>
      </w:r>
      <w:r w:rsidRPr="635A44DD">
        <w:rPr>
          <w:rFonts w:ascii="Times New Roman" w:hAnsi="Times New Roman" w:eastAsia="Times New Roman" w:cs="Times New Roman"/>
          <w:b/>
          <w:bCs/>
        </w:rPr>
        <w:t>filter Laplacian</w:t>
      </w:r>
      <w:r w:rsidRPr="635A44DD">
        <w:rPr>
          <w:rFonts w:ascii="Times New Roman" w:hAnsi="Times New Roman" w:eastAsia="Times New Roman" w:cs="Times New Roman"/>
        </w:rPr>
        <w:t xml:space="preserve"> dengan dua langkah utama:</w:t>
      </w:r>
    </w:p>
    <w:p w:rsidR="635A44DD" w:rsidP="00210EC7" w:rsidRDefault="635A44DD" w14:paraId="1B832D19" w14:textId="48D48829">
      <w:pPr>
        <w:pStyle w:val="ListParagraph"/>
        <w:numPr>
          <w:ilvl w:val="0"/>
          <w:numId w:val="31"/>
        </w:numPr>
        <w:spacing w:before="240" w:after="240"/>
        <w:rPr>
          <w:rFonts w:ascii="Times New Roman" w:hAnsi="Times New Roman" w:eastAsia="Times New Roman" w:cs="Times New Roman"/>
        </w:rPr>
      </w:pPr>
      <w:r w:rsidRPr="635A44DD">
        <w:rPr>
          <w:rFonts w:ascii="Times New Roman" w:hAnsi="Times New Roman" w:eastAsia="Times New Roman" w:cs="Times New Roman"/>
        </w:rPr>
        <w:t>Terapkan filter Laplacian pada citra asli.</w:t>
      </w:r>
    </w:p>
    <w:p w:rsidR="635A44DD" w:rsidP="00210EC7" w:rsidRDefault="635A44DD" w14:paraId="54FC1F19" w14:textId="79A068F4">
      <w:pPr>
        <w:pStyle w:val="ListParagraph"/>
        <w:numPr>
          <w:ilvl w:val="0"/>
          <w:numId w:val="31"/>
        </w:numPr>
        <w:spacing w:before="240" w:after="240"/>
        <w:rPr>
          <w:rFonts w:ascii="Times New Roman" w:hAnsi="Times New Roman" w:eastAsia="Times New Roman" w:cs="Times New Roman"/>
        </w:rPr>
      </w:pPr>
      <w:r w:rsidRPr="635A44DD">
        <w:rPr>
          <w:rFonts w:ascii="Times New Roman" w:hAnsi="Times New Roman" w:eastAsia="Times New Roman" w:cs="Times New Roman"/>
        </w:rPr>
        <w:t>Tambahkan hasil dari langkah pertama ke citra asli untuk menghasilkan citra yang telah dipertajam.</w:t>
      </w:r>
    </w:p>
    <w:p w:rsidR="635A44DD" w:rsidP="635A44DD" w:rsidRDefault="635A44DD" w14:paraId="7462F578" w14:textId="6BF85884">
      <w:pPr>
        <w:rPr>
          <w:rFonts w:ascii="Times New Roman" w:hAnsi="Times New Roman" w:eastAsia="Times New Roman" w:cs="Times New Roman"/>
        </w:rPr>
      </w:pPr>
      <w:r w:rsidRPr="635A44DD">
        <w:rPr>
          <w:rFonts w:ascii="Times New Roman" w:hAnsi="Times New Roman" w:eastAsia="Times New Roman" w:cs="Times New Roman"/>
        </w:rPr>
        <w:t>Kode Lengkap</w:t>
      </w:r>
    </w:p>
    <w:p w:rsidR="635A44DD" w:rsidP="635A44DD" w:rsidRDefault="635A44DD" w14:paraId="0AEDE547" w14:textId="39EFBA1A">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filters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laplace</w:t>
      </w:r>
    </w:p>
    <w:p w:rsidR="635A44DD" w:rsidP="635A44DD" w:rsidRDefault="635A44DD" w14:paraId="73642546" w14:textId="6961049B">
      <w:pPr>
        <w:shd w:val="clear" w:color="auto" w:fill="141D2B"/>
        <w:spacing w:after="0" w:line="285" w:lineRule="auto"/>
      </w:pPr>
      <w:r w:rsidRPr="635A44DD">
        <w:rPr>
          <w:rFonts w:ascii="Consolas" w:hAnsi="Consolas" w:eastAsia="Consolas" w:cs="Consolas"/>
          <w:color w:val="A4B1CD"/>
          <w:sz w:val="21"/>
          <w:szCs w:val="21"/>
        </w:rPr>
        <w:t xml:space="preserve">im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rgb2gray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../images/me8.jpg</w:t>
      </w:r>
      <w:r w:rsidRPr="635A44DD">
        <w:rPr>
          <w:rFonts w:ascii="Consolas" w:hAnsi="Consolas" w:eastAsia="Consolas" w:cs="Consolas"/>
          <w:color w:val="5CECC6"/>
          <w:sz w:val="21"/>
          <w:szCs w:val="21"/>
        </w:rPr>
        <w:t>'))</w:t>
      </w:r>
    </w:p>
    <w:p w:rsidR="635A44DD" w:rsidP="635A44DD" w:rsidRDefault="635A44DD" w14:paraId="3ECA3032" w14:textId="6E0495BF">
      <w:pPr>
        <w:shd w:val="clear" w:color="auto" w:fill="141D2B"/>
        <w:spacing w:after="0" w:line="285" w:lineRule="auto"/>
      </w:pPr>
      <w:r w:rsidRPr="635A44DD">
        <w:rPr>
          <w:rFonts w:ascii="Consolas" w:hAnsi="Consolas" w:eastAsia="Consolas" w:cs="Consolas"/>
          <w:color w:val="A4B1CD"/>
          <w:sz w:val="21"/>
          <w:szCs w:val="21"/>
        </w:rPr>
        <w:t xml:space="preserve">im1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clip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laplace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6095914A" w14:textId="69C47E2F">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figure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30</w:t>
      </w:r>
      <w:r w:rsidRPr="635A44DD">
        <w:rPr>
          <w:rFonts w:ascii="Consolas" w:hAnsi="Consolas" w:eastAsia="Consolas" w:cs="Consolas"/>
          <w:color w:val="5CECC6"/>
          <w:sz w:val="21"/>
          <w:szCs w:val="21"/>
        </w:rPr>
        <w:t>))</w:t>
      </w:r>
    </w:p>
    <w:p w:rsidR="635A44DD" w:rsidP="635A44DD" w:rsidRDefault="635A44DD" w14:paraId="22A35E31" w14:textId="7ECF6FC3">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211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original image</w:t>
      </w:r>
      <w:r w:rsidRPr="635A44DD">
        <w:rPr>
          <w:rFonts w:ascii="Consolas" w:hAnsi="Consolas" w:eastAsia="Consolas" w:cs="Consolas"/>
          <w:color w:val="5CECC6"/>
          <w:sz w:val="21"/>
          <w:szCs w:val="21"/>
        </w:rPr>
        <w:t>')</w:t>
      </w:r>
    </w:p>
    <w:p w:rsidR="635A44DD" w:rsidP="635A44DD" w:rsidRDefault="635A44DD" w14:paraId="6118F0C5" w14:textId="44A74A97">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212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sharpened image</w:t>
      </w:r>
      <w:r w:rsidRPr="635A44DD">
        <w:rPr>
          <w:rFonts w:ascii="Consolas" w:hAnsi="Consolas" w:eastAsia="Consolas" w:cs="Consolas"/>
          <w:color w:val="5CECC6"/>
          <w:sz w:val="21"/>
          <w:szCs w:val="21"/>
        </w:rPr>
        <w:t>')</w:t>
      </w:r>
    </w:p>
    <w:p w:rsidR="635A44DD" w:rsidP="635A44DD" w:rsidRDefault="635A44DD" w14:paraId="05F28070" w14:textId="3A6B5AA8">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tight_layout</w:t>
      </w:r>
      <w:r w:rsidRPr="635A44DD">
        <w:rPr>
          <w:rFonts w:ascii="Consolas" w:hAnsi="Consolas" w:eastAsia="Consolas" w:cs="Consolas"/>
          <w:color w:val="5CECC6"/>
          <w:sz w:val="21"/>
          <w:szCs w:val="21"/>
        </w:rPr>
        <w:t>()</w:t>
      </w:r>
    </w:p>
    <w:p w:rsidR="635A44DD" w:rsidP="635A44DD" w:rsidRDefault="635A44DD" w14:paraId="4DC5CEC0" w14:textId="402034C8">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4E087DCA" w14:textId="5CB18FA5">
      <w:pPr>
        <w:shd w:val="clear" w:color="auto" w:fill="141D2B"/>
        <w:spacing w:after="0" w:line="285" w:lineRule="auto"/>
      </w:pPr>
    </w:p>
    <w:p w:rsidR="635A44DD" w:rsidP="635A44DD" w:rsidRDefault="635A44DD" w14:paraId="1775BC12" w14:textId="4E292209">
      <w:pPr>
        <w:pStyle w:val="Heading3"/>
      </w:pPr>
      <w:bookmarkStart w:name="_Toc213102666" w:id="56"/>
      <w:r>
        <w:t>5. 2. 2. Unsharp masking</w:t>
      </w:r>
      <w:bookmarkEnd w:id="56"/>
    </w:p>
    <w:p w:rsidR="635A44DD" w:rsidP="635A44DD" w:rsidRDefault="635A44DD" w14:paraId="3847CB1D" w14:textId="65455147">
      <w:pPr>
        <w:spacing w:before="240" w:after="240"/>
        <w:rPr>
          <w:rFonts w:ascii="Times New Roman" w:hAnsi="Times New Roman" w:eastAsia="Times New Roman" w:cs="Times New Roman"/>
        </w:rPr>
      </w:pPr>
      <w:r w:rsidRPr="635A44DD">
        <w:rPr>
          <w:rFonts w:ascii="Times New Roman" w:hAnsi="Times New Roman" w:eastAsia="Times New Roman" w:cs="Times New Roman"/>
        </w:rPr>
        <w:t>Unsharp masking adalah teknik penajaman gambar di mana versi gambar yang telah di-blur dikurangi dari gambar aslinya. Rumus yang digunakan adalah:</w:t>
      </w:r>
      <w:r>
        <w:br/>
      </w:r>
      <w:r w:rsidRPr="635A44DD">
        <w:rPr>
          <w:rFonts w:ascii="Times New Roman" w:hAnsi="Times New Roman" w:eastAsia="Times New Roman" w:cs="Times New Roman"/>
        </w:rPr>
        <w:t>sharpened = original + (original − blurred) × amount,</w:t>
      </w:r>
      <w:r>
        <w:br/>
      </w:r>
      <w:r w:rsidRPr="635A44DD">
        <w:rPr>
          <w:rFonts w:ascii="Times New Roman" w:hAnsi="Times New Roman" w:eastAsia="Times New Roman" w:cs="Times New Roman"/>
        </w:rPr>
        <w:t xml:space="preserve">di mana </w:t>
      </w:r>
      <w:r w:rsidRPr="635A44DD">
        <w:rPr>
          <w:rFonts w:ascii="Times New Roman" w:hAnsi="Times New Roman" w:eastAsia="Times New Roman" w:cs="Times New Roman"/>
          <w:i/>
          <w:iCs/>
        </w:rPr>
        <w:t>amount</w:t>
      </w:r>
      <w:r w:rsidRPr="635A44DD">
        <w:rPr>
          <w:rFonts w:ascii="Times New Roman" w:hAnsi="Times New Roman" w:eastAsia="Times New Roman" w:cs="Times New Roman"/>
        </w:rPr>
        <w:t xml:space="preserve"> (α) menentukan seberapa kuat penajaman dilakukan.</w:t>
      </w:r>
      <w:r>
        <w:br/>
      </w:r>
      <w:r w:rsidRPr="635A44DD">
        <w:rPr>
          <w:rFonts w:ascii="Times New Roman" w:hAnsi="Times New Roman" w:eastAsia="Times New Roman" w:cs="Times New Roman"/>
        </w:rPr>
        <w:t>Berikut kode lengkap implementasinya menggunakan SciPy ndimage:</w:t>
      </w:r>
    </w:p>
    <w:p w:rsidR="635A44DD" w:rsidP="635A44DD" w:rsidRDefault="635A44DD" w14:paraId="01E04AD3" w14:textId="38AB82CF">
      <w:pPr>
        <w:spacing w:before="240" w:after="240"/>
        <w:rPr>
          <w:rFonts w:ascii="Times New Roman" w:hAnsi="Times New Roman" w:eastAsia="Times New Roman" w:cs="Times New Roman"/>
        </w:rPr>
      </w:pPr>
      <w:r w:rsidRPr="635A44DD">
        <w:rPr>
          <w:rFonts w:ascii="Times New Roman" w:hAnsi="Times New Roman" w:eastAsia="Times New Roman" w:cs="Times New Roman"/>
        </w:rPr>
        <w:t>Kode Lengkap</w:t>
      </w:r>
    </w:p>
    <w:p w:rsidR="635A44DD" w:rsidP="635A44DD" w:rsidRDefault="635A44DD" w14:paraId="14A7DEEF" w14:textId="6FBDB723">
      <w:pPr>
        <w:shd w:val="clear" w:color="auto" w:fill="141D2B"/>
        <w:spacing w:after="0" w:line="285" w:lineRule="auto"/>
      </w:pPr>
      <w:r w:rsidRPr="635A44DD">
        <w:rPr>
          <w:rFonts w:ascii="Consolas" w:hAnsi="Consolas" w:eastAsia="Consolas" w:cs="Consolas"/>
          <w:color w:val="FF8484"/>
          <w:sz w:val="21"/>
          <w:szCs w:val="21"/>
        </w:rPr>
        <w:t>def</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rgb2gray</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im</w:t>
      </w:r>
      <w:r w:rsidRPr="635A44DD">
        <w:rPr>
          <w:rFonts w:ascii="Consolas" w:hAnsi="Consolas" w:eastAsia="Consolas" w:cs="Consolas"/>
          <w:color w:val="5CECC6"/>
          <w:sz w:val="21"/>
          <w:szCs w:val="21"/>
        </w:rPr>
        <w:t>):</w:t>
      </w:r>
    </w:p>
    <w:p w:rsidR="635A44DD" w:rsidP="635A44DD" w:rsidRDefault="635A44DD" w14:paraId="721AC702" w14:textId="17A88054">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p>
    <w:p w:rsidR="635A44DD" w:rsidP="635A44DD" w:rsidRDefault="635A44DD" w14:paraId="61649014" w14:textId="3E7B1292">
      <w:pPr>
        <w:shd w:val="clear" w:color="auto" w:fill="141D2B"/>
        <w:spacing w:after="0" w:line="285" w:lineRule="auto"/>
      </w:pPr>
      <w:r w:rsidRPr="635A44DD">
        <w:rPr>
          <w:rFonts w:ascii="Consolas" w:hAnsi="Consolas" w:eastAsia="Consolas" w:cs="Consolas"/>
          <w:color w:val="C5F467"/>
          <w:sz w:val="21"/>
          <w:szCs w:val="21"/>
        </w:rPr>
        <w:t xml:space="preserve">    the input image is an RGB image</w:t>
      </w:r>
    </w:p>
    <w:p w:rsidR="635A44DD" w:rsidP="635A44DD" w:rsidRDefault="635A44DD" w14:paraId="1AAFA7A6" w14:textId="4B270C5C">
      <w:pPr>
        <w:shd w:val="clear" w:color="auto" w:fill="141D2B"/>
        <w:spacing w:after="0" w:line="285" w:lineRule="auto"/>
      </w:pPr>
      <w:r w:rsidRPr="635A44DD">
        <w:rPr>
          <w:rFonts w:ascii="Consolas" w:hAnsi="Consolas" w:eastAsia="Consolas" w:cs="Consolas"/>
          <w:color w:val="C5F467"/>
          <w:sz w:val="21"/>
          <w:szCs w:val="21"/>
        </w:rPr>
        <w:t xml:space="preserve">    with pixel values for each channel in [0,1]</w:t>
      </w:r>
    </w:p>
    <w:p w:rsidR="635A44DD" w:rsidP="635A44DD" w:rsidRDefault="635A44DD" w14:paraId="7D900449" w14:textId="63E4249F">
      <w:pPr>
        <w:shd w:val="clear" w:color="auto" w:fill="141D2B"/>
        <w:spacing w:after="0" w:line="285" w:lineRule="auto"/>
      </w:pPr>
      <w:r w:rsidRPr="635A44DD">
        <w:rPr>
          <w:rFonts w:ascii="Consolas" w:hAnsi="Consolas" w:eastAsia="Consolas" w:cs="Consolas"/>
          <w:color w:val="C5F467"/>
          <w:sz w:val="21"/>
          <w:szCs w:val="21"/>
        </w:rPr>
        <w:t xml:space="preserve">    </w:t>
      </w:r>
      <w:r w:rsidRPr="635A44DD">
        <w:rPr>
          <w:rFonts w:ascii="Consolas" w:hAnsi="Consolas" w:eastAsia="Consolas" w:cs="Consolas"/>
          <w:color w:val="5CECC6"/>
          <w:sz w:val="21"/>
          <w:szCs w:val="21"/>
        </w:rPr>
        <w:t>'''</w:t>
      </w:r>
    </w:p>
    <w:p w:rsidR="635A44DD" w:rsidP="635A44DD" w:rsidRDefault="635A44DD" w14:paraId="4F0E61E9" w14:textId="110377E9">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return</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clip</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0.2989</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0.5870</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0.1140</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5C269B44" w14:textId="759D2871">
      <w:pPr>
        <w:shd w:val="clear" w:color="auto" w:fill="141D2B"/>
        <w:spacing w:after="0" w:line="285" w:lineRule="auto"/>
      </w:pPr>
    </w:p>
    <w:p w:rsidR="635A44DD" w:rsidP="635A44DD" w:rsidRDefault="635A44DD" w14:paraId="2B80D1DB" w14:textId="5FD49930">
      <w:pPr>
        <w:shd w:val="clear" w:color="auto" w:fill="141D2B"/>
        <w:spacing w:after="0" w:line="285" w:lineRule="auto"/>
      </w:pPr>
      <w:r w:rsidRPr="635A44DD">
        <w:rPr>
          <w:rFonts w:ascii="Consolas" w:hAnsi="Consolas" w:eastAsia="Consolas" w:cs="Consolas"/>
          <w:color w:val="A4B1CD"/>
          <w:sz w:val="21"/>
          <w:szCs w:val="21"/>
        </w:rPr>
        <w:t xml:space="preserve">im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rgb2gray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img_as_float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misc</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../images/me4.jpg</w:t>
      </w:r>
      <w:r w:rsidRPr="635A44DD">
        <w:rPr>
          <w:rFonts w:ascii="Consolas" w:hAnsi="Consolas" w:eastAsia="Consolas" w:cs="Consolas"/>
          <w:color w:val="5CECC6"/>
          <w:sz w:val="21"/>
          <w:szCs w:val="21"/>
        </w:rPr>
        <w:t>')))</w:t>
      </w:r>
    </w:p>
    <w:p w:rsidR="635A44DD" w:rsidP="635A44DD" w:rsidRDefault="635A44DD" w14:paraId="605DD3C5" w14:textId="5D909F53">
      <w:pPr>
        <w:shd w:val="clear" w:color="auto" w:fill="141D2B"/>
        <w:spacing w:after="0" w:line="285" w:lineRule="auto"/>
      </w:pPr>
      <w:r w:rsidRPr="635A44DD">
        <w:rPr>
          <w:rFonts w:ascii="Consolas" w:hAnsi="Consolas" w:eastAsia="Consolas" w:cs="Consolas"/>
          <w:color w:val="A4B1CD"/>
          <w:sz w:val="21"/>
          <w:szCs w:val="21"/>
        </w:rPr>
        <w:t xml:space="preserve">im_blurred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ndimage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gaussian_filter</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5</w:t>
      </w:r>
      <w:r w:rsidRPr="635A44DD">
        <w:rPr>
          <w:rFonts w:ascii="Consolas" w:hAnsi="Consolas" w:eastAsia="Consolas" w:cs="Consolas"/>
          <w:color w:val="5CECC6"/>
          <w:sz w:val="21"/>
          <w:szCs w:val="21"/>
        </w:rPr>
        <w:t>)</w:t>
      </w:r>
    </w:p>
    <w:p w:rsidR="635A44DD" w:rsidP="635A44DD" w:rsidRDefault="635A44DD" w14:paraId="1C8C9266" w14:textId="1A642940">
      <w:pPr>
        <w:shd w:val="clear" w:color="auto" w:fill="141D2B"/>
        <w:spacing w:after="0" w:line="285" w:lineRule="auto"/>
      </w:pPr>
      <w:r w:rsidRPr="635A44DD">
        <w:rPr>
          <w:rFonts w:ascii="Consolas" w:hAnsi="Consolas" w:eastAsia="Consolas" w:cs="Consolas"/>
          <w:color w:val="A4B1CD"/>
          <w:sz w:val="21"/>
          <w:szCs w:val="21"/>
        </w:rPr>
        <w:t xml:space="preserve">im_detail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clip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im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im_blurred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76A32677" w14:textId="2911448C">
      <w:pPr>
        <w:shd w:val="clear" w:color="auto" w:fill="141D2B"/>
        <w:spacing w:after="0" w:line="285" w:lineRule="auto"/>
      </w:pPr>
    </w:p>
    <w:p w:rsidR="635A44DD" w:rsidP="635A44DD" w:rsidRDefault="635A44DD" w14:paraId="2B53DC84" w14:textId="645F5786">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gray</w:t>
      </w:r>
      <w:r w:rsidRPr="635A44DD">
        <w:rPr>
          <w:rFonts w:ascii="Consolas" w:hAnsi="Consolas" w:eastAsia="Consolas" w:cs="Consolas"/>
          <w:color w:val="5CECC6"/>
          <w:sz w:val="21"/>
          <w:szCs w:val="21"/>
        </w:rPr>
        <w:t>()</w:t>
      </w:r>
    </w:p>
    <w:p w:rsidR="635A44DD" w:rsidP="635A44DD" w:rsidRDefault="635A44DD" w14:paraId="6B11BB47" w14:textId="3300C1B7">
      <w:pPr>
        <w:shd w:val="clear" w:color="auto" w:fill="141D2B"/>
        <w:spacing w:after="0" w:line="285" w:lineRule="auto"/>
      </w:pPr>
      <w:r w:rsidRPr="635A44DD">
        <w:rPr>
          <w:rFonts w:ascii="Consolas" w:hAnsi="Consolas" w:eastAsia="Consolas" w:cs="Consolas"/>
          <w:color w:val="A4B1CD"/>
          <w:sz w:val="21"/>
          <w:szCs w:val="21"/>
        </w:rPr>
        <w:t>fig</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axes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subplots</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nrows</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ncols</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sharex</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True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sharey</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True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15</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15</w:t>
      </w:r>
      <w:r w:rsidRPr="635A44DD">
        <w:rPr>
          <w:rFonts w:ascii="Consolas" w:hAnsi="Consolas" w:eastAsia="Consolas" w:cs="Consolas"/>
          <w:color w:val="5CECC6"/>
          <w:sz w:val="21"/>
          <w:szCs w:val="21"/>
        </w:rPr>
        <w:t>))</w:t>
      </w:r>
    </w:p>
    <w:p w:rsidR="635A44DD" w:rsidP="635A44DD" w:rsidRDefault="635A44DD" w14:paraId="575351B1" w14:textId="2F389776">
      <w:pPr>
        <w:shd w:val="clear" w:color="auto" w:fill="141D2B"/>
        <w:spacing w:after="0" w:line="285" w:lineRule="auto"/>
      </w:pPr>
      <w:r w:rsidRPr="635A44DD">
        <w:rPr>
          <w:rFonts w:ascii="Consolas" w:hAnsi="Consolas" w:eastAsia="Consolas" w:cs="Consolas"/>
          <w:color w:val="A4B1CD"/>
          <w:sz w:val="21"/>
          <w:szCs w:val="21"/>
        </w:rPr>
        <w:t xml:space="preserve">axes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axes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ravel</w:t>
      </w:r>
      <w:r w:rsidRPr="635A44DD">
        <w:rPr>
          <w:rFonts w:ascii="Consolas" w:hAnsi="Consolas" w:eastAsia="Consolas" w:cs="Consolas"/>
          <w:color w:val="5CECC6"/>
          <w:sz w:val="21"/>
          <w:szCs w:val="21"/>
        </w:rPr>
        <w:t>()</w:t>
      </w:r>
    </w:p>
    <w:p w:rsidR="635A44DD" w:rsidP="635A44DD" w:rsidRDefault="635A44DD" w14:paraId="7681513D" w14:textId="55DDF8E4">
      <w:pPr>
        <w:shd w:val="clear" w:color="auto" w:fill="141D2B"/>
        <w:spacing w:after="0" w:line="285" w:lineRule="auto"/>
      </w:pPr>
    </w:p>
    <w:p w:rsidR="635A44DD" w:rsidP="635A44DD" w:rsidRDefault="635A44DD" w14:paraId="2B96D69E" w14:textId="3F34BC7E">
      <w:pPr>
        <w:shd w:val="clear" w:color="auto" w:fill="141D2B"/>
        <w:spacing w:after="0" w:line="285" w:lineRule="auto"/>
      </w:pPr>
      <w:r w:rsidRPr="635A44DD">
        <w:rPr>
          <w:rFonts w:ascii="Consolas" w:hAnsi="Consolas" w:eastAsia="Consolas" w:cs="Consolas"/>
          <w:color w:val="A4B1CD"/>
          <w:sz w:val="21"/>
          <w:szCs w:val="21"/>
        </w:rPr>
        <w:t>axes</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set_title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Original 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15</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axes</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p>
    <w:p w:rsidR="635A44DD" w:rsidP="635A44DD" w:rsidRDefault="635A44DD" w14:paraId="2C56B3B2" w14:textId="739524A3">
      <w:pPr>
        <w:shd w:val="clear" w:color="auto" w:fill="141D2B"/>
        <w:spacing w:after="0" w:line="285" w:lineRule="auto"/>
      </w:pPr>
      <w:r w:rsidRPr="635A44DD">
        <w:rPr>
          <w:rFonts w:ascii="Consolas" w:hAnsi="Consolas" w:eastAsia="Consolas" w:cs="Consolas"/>
          <w:color w:val="A4B1CD"/>
          <w:sz w:val="21"/>
          <w:szCs w:val="21"/>
        </w:rPr>
        <w:t>axes</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set_title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Blurred image, sigma=5</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15</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axes</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im_blurred</w:t>
      </w:r>
      <w:r w:rsidRPr="635A44DD">
        <w:rPr>
          <w:rFonts w:ascii="Consolas" w:hAnsi="Consolas" w:eastAsia="Consolas" w:cs="Consolas"/>
          <w:color w:val="5CECC6"/>
          <w:sz w:val="21"/>
          <w:szCs w:val="21"/>
        </w:rPr>
        <w:t>)</w:t>
      </w:r>
    </w:p>
    <w:p w:rsidR="635A44DD" w:rsidP="635A44DD" w:rsidRDefault="635A44DD" w14:paraId="7D1AA487" w14:textId="5940D58C">
      <w:pPr>
        <w:shd w:val="clear" w:color="auto" w:fill="141D2B"/>
        <w:spacing w:after="0" w:line="285" w:lineRule="auto"/>
      </w:pPr>
      <w:r w:rsidRPr="635A44DD">
        <w:rPr>
          <w:rFonts w:ascii="Consolas" w:hAnsi="Consolas" w:eastAsia="Consolas" w:cs="Consolas"/>
          <w:color w:val="A4B1CD"/>
          <w:sz w:val="21"/>
          <w:szCs w:val="21"/>
        </w:rPr>
        <w:t>axes</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set_title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Detail 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15</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axes</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im_detail</w:t>
      </w:r>
      <w:r w:rsidRPr="635A44DD">
        <w:rPr>
          <w:rFonts w:ascii="Consolas" w:hAnsi="Consolas" w:eastAsia="Consolas" w:cs="Consolas"/>
          <w:color w:val="5CECC6"/>
          <w:sz w:val="21"/>
          <w:szCs w:val="21"/>
        </w:rPr>
        <w:t>)</w:t>
      </w:r>
    </w:p>
    <w:p w:rsidR="635A44DD" w:rsidP="635A44DD" w:rsidRDefault="635A44DD" w14:paraId="44E5035E" w14:textId="57370C95">
      <w:pPr>
        <w:shd w:val="clear" w:color="auto" w:fill="141D2B"/>
        <w:spacing w:after="0" w:line="285" w:lineRule="auto"/>
      </w:pPr>
    </w:p>
    <w:p w:rsidR="635A44DD" w:rsidP="635A44DD" w:rsidRDefault="635A44DD" w14:paraId="6EDF3A66" w14:textId="1951C1C6">
      <w:pPr>
        <w:shd w:val="clear" w:color="auto" w:fill="141D2B"/>
        <w:spacing w:after="0" w:line="285" w:lineRule="auto"/>
      </w:pPr>
      <w:r w:rsidRPr="635A44DD">
        <w:rPr>
          <w:rFonts w:ascii="Consolas" w:hAnsi="Consolas" w:eastAsia="Consolas" w:cs="Consolas"/>
          <w:color w:val="A4B1CD"/>
          <w:sz w:val="21"/>
          <w:szCs w:val="21"/>
        </w:rPr>
        <w:t xml:space="preserve">alpha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5</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10</w:t>
      </w:r>
      <w:r w:rsidRPr="635A44DD">
        <w:rPr>
          <w:rFonts w:ascii="Consolas" w:hAnsi="Consolas" w:eastAsia="Consolas" w:cs="Consolas"/>
          <w:color w:val="5CECC6"/>
          <w:sz w:val="21"/>
          <w:szCs w:val="21"/>
        </w:rPr>
        <w:t>]</w:t>
      </w:r>
    </w:p>
    <w:p w:rsidR="635A44DD" w:rsidP="635A44DD" w:rsidRDefault="635A44DD" w14:paraId="00E644E4" w14:textId="4798B21D">
      <w:pPr>
        <w:shd w:val="clear" w:color="auto" w:fill="141D2B"/>
        <w:spacing w:after="0" w:line="285" w:lineRule="auto"/>
      </w:pP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i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range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p>
    <w:p w:rsidR="635A44DD" w:rsidP="635A44DD" w:rsidRDefault="635A44DD" w14:paraId="5A13E698" w14:textId="65E23108">
      <w:pPr>
        <w:shd w:val="clear" w:color="auto" w:fill="141D2B"/>
        <w:spacing w:after="0" w:line="285" w:lineRule="auto"/>
      </w:pPr>
      <w:r w:rsidRPr="635A44DD">
        <w:rPr>
          <w:rFonts w:ascii="Consolas" w:hAnsi="Consolas" w:eastAsia="Consolas" w:cs="Consolas"/>
          <w:color w:val="A4B1CD"/>
          <w:sz w:val="21"/>
          <w:szCs w:val="21"/>
        </w:rPr>
        <w:t xml:space="preserve">    im_sharp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clip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im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alpha</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im_detail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57F07AA3" w14:textId="4B84F57A">
      <w:pPr>
        <w:shd w:val="clear" w:color="auto" w:fill="141D2B"/>
        <w:spacing w:after="0" w:line="285" w:lineRule="auto"/>
      </w:pPr>
      <w:r w:rsidRPr="635A44DD">
        <w:rPr>
          <w:rFonts w:ascii="Consolas" w:hAnsi="Consolas" w:eastAsia="Consolas" w:cs="Consolas"/>
          <w:color w:val="A4B1CD"/>
          <w:sz w:val="21"/>
          <w:szCs w:val="21"/>
        </w:rPr>
        <w:t xml:space="preserve">    axes</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im_sharp</w:t>
      </w:r>
      <w:r w:rsidRPr="635A44DD">
        <w:rPr>
          <w:rFonts w:ascii="Consolas" w:hAnsi="Consolas" w:eastAsia="Consolas" w:cs="Consolas"/>
          <w:color w:val="5CECC6"/>
          <w:sz w:val="21"/>
          <w:szCs w:val="21"/>
        </w:rPr>
        <w:t>)</w:t>
      </w:r>
    </w:p>
    <w:p w:rsidR="635A44DD" w:rsidP="635A44DD" w:rsidRDefault="635A44DD" w14:paraId="68CAF0CC" w14:textId="1BF067AA">
      <w:pPr>
        <w:shd w:val="clear" w:color="auto" w:fill="141D2B"/>
        <w:spacing w:after="0" w:line="285" w:lineRule="auto"/>
      </w:pPr>
      <w:r w:rsidRPr="635A44DD">
        <w:rPr>
          <w:rFonts w:ascii="Consolas" w:hAnsi="Consolas" w:eastAsia="Consolas" w:cs="Consolas"/>
          <w:color w:val="A4B1CD"/>
          <w:sz w:val="21"/>
          <w:szCs w:val="21"/>
        </w:rPr>
        <w:t xml:space="preserve">    axes</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set_title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Sharpened image, alpha=</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A4B1CD"/>
          <w:sz w:val="21"/>
          <w:szCs w:val="21"/>
        </w:rPr>
        <w:t>str</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alpha</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15</w:t>
      </w:r>
      <w:r w:rsidRPr="635A44DD">
        <w:rPr>
          <w:rFonts w:ascii="Consolas" w:hAnsi="Consolas" w:eastAsia="Consolas" w:cs="Consolas"/>
          <w:color w:val="5CECC6"/>
          <w:sz w:val="21"/>
          <w:szCs w:val="21"/>
        </w:rPr>
        <w:t>)</w:t>
      </w:r>
    </w:p>
    <w:p w:rsidR="635A44DD" w:rsidP="635A44DD" w:rsidRDefault="635A44DD" w14:paraId="629FB4DA" w14:textId="5B7EF444">
      <w:pPr>
        <w:shd w:val="clear" w:color="auto" w:fill="141D2B"/>
        <w:spacing w:after="0" w:line="285" w:lineRule="auto"/>
      </w:pPr>
    </w:p>
    <w:p w:rsidR="635A44DD" w:rsidP="635A44DD" w:rsidRDefault="635A44DD" w14:paraId="16A9AD8B" w14:textId="0D1912EC">
      <w:pPr>
        <w:shd w:val="clear" w:color="auto" w:fill="141D2B"/>
        <w:spacing w:after="0" w:line="285" w:lineRule="auto"/>
      </w:pP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ax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axes</w:t>
      </w:r>
      <w:r w:rsidRPr="635A44DD">
        <w:rPr>
          <w:rFonts w:ascii="Consolas" w:hAnsi="Consolas" w:eastAsia="Consolas" w:cs="Consolas"/>
          <w:color w:val="5CECC6"/>
          <w:sz w:val="21"/>
          <w:szCs w:val="21"/>
        </w:rPr>
        <w:t>:</w:t>
      </w:r>
    </w:p>
    <w:p w:rsidR="635A44DD" w:rsidP="635A44DD" w:rsidRDefault="635A44DD" w14:paraId="18478E17" w14:textId="5812072E">
      <w:pPr>
        <w:shd w:val="clear" w:color="auto" w:fill="141D2B"/>
        <w:spacing w:after="0" w:line="285" w:lineRule="auto"/>
      </w:pPr>
      <w:r w:rsidRPr="635A44DD">
        <w:rPr>
          <w:rFonts w:ascii="Consolas" w:hAnsi="Consolas" w:eastAsia="Consolas" w:cs="Consolas"/>
          <w:color w:val="A4B1CD"/>
          <w:sz w:val="21"/>
          <w:szCs w:val="21"/>
        </w:rPr>
        <w:t xml:space="preserve">    ax</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37F44E42" w14:textId="69E2050C">
      <w:pPr>
        <w:shd w:val="clear" w:color="auto" w:fill="141D2B"/>
        <w:spacing w:after="0" w:line="285" w:lineRule="auto"/>
      </w:pPr>
    </w:p>
    <w:p w:rsidR="635A44DD" w:rsidP="635A44DD" w:rsidRDefault="635A44DD" w14:paraId="5AC6277A" w14:textId="6BDE768D">
      <w:pPr>
        <w:shd w:val="clear" w:color="auto" w:fill="141D2B"/>
        <w:spacing w:after="0" w:line="285" w:lineRule="auto"/>
      </w:pPr>
      <w:r w:rsidRPr="635A44DD">
        <w:rPr>
          <w:rFonts w:ascii="Consolas" w:hAnsi="Consolas" w:eastAsia="Consolas" w:cs="Consolas"/>
          <w:color w:val="A4B1CD"/>
          <w:sz w:val="21"/>
          <w:szCs w:val="21"/>
        </w:rPr>
        <w:t>fig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tight_layout</w:t>
      </w:r>
      <w:r w:rsidRPr="635A44DD">
        <w:rPr>
          <w:rFonts w:ascii="Consolas" w:hAnsi="Consolas" w:eastAsia="Consolas" w:cs="Consolas"/>
          <w:color w:val="5CECC6"/>
          <w:sz w:val="21"/>
          <w:szCs w:val="21"/>
        </w:rPr>
        <w:t>()</w:t>
      </w:r>
    </w:p>
    <w:p w:rsidR="635A44DD" w:rsidP="635A44DD" w:rsidRDefault="635A44DD" w14:paraId="773EF74D" w14:textId="34ECF8B1">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6FAE6E5D" w14:textId="27561BF8">
      <w:pPr>
        <w:shd w:val="clear" w:color="auto" w:fill="141D2B"/>
        <w:spacing w:after="0" w:line="285" w:lineRule="auto"/>
      </w:pPr>
    </w:p>
    <w:p w:rsidR="635A44DD" w:rsidP="635A44DD" w:rsidRDefault="635A44DD" w14:paraId="19CAAA3E" w14:textId="00D3B660">
      <w:pPr>
        <w:pStyle w:val="Heading2"/>
        <w:rPr>
          <w:rFonts w:ascii="Times New Roman" w:hAnsi="Times New Roman" w:eastAsia="Times New Roman" w:cs="Times New Roman"/>
          <w:b/>
          <w:bCs/>
          <w:color w:val="auto"/>
          <w:sz w:val="24"/>
          <w:szCs w:val="24"/>
        </w:rPr>
      </w:pPr>
      <w:bookmarkStart w:name="_Toc213102667" w:id="57"/>
      <w:r w:rsidRPr="635A44DD">
        <w:rPr>
          <w:rFonts w:ascii="Times New Roman" w:hAnsi="Times New Roman" w:eastAsia="Times New Roman" w:cs="Times New Roman"/>
          <w:b/>
          <w:bCs/>
          <w:color w:val="auto"/>
          <w:sz w:val="24"/>
          <w:szCs w:val="24"/>
        </w:rPr>
        <w:t>5. 3. Edge detection using derivatives and filters (Sobel, Canny, and soon)</w:t>
      </w:r>
      <w:bookmarkEnd w:id="57"/>
    </w:p>
    <w:p w:rsidR="635A44DD" w:rsidP="635A44DD" w:rsidRDefault="635A44DD" w14:paraId="0F891196" w14:textId="481F4E66">
      <w:p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Deteksi tepi (Edge Detection) menggunakan </w:t>
      </w:r>
      <w:r w:rsidRPr="635A44DD">
        <w:rPr>
          <w:rFonts w:ascii="Times New Roman" w:hAnsi="Times New Roman" w:eastAsia="Times New Roman" w:cs="Times New Roman"/>
          <w:i/>
          <w:iCs/>
        </w:rPr>
        <w:t>derivatives</w:t>
      </w:r>
      <w:r w:rsidRPr="635A44DD">
        <w:rPr>
          <w:rFonts w:ascii="Times New Roman" w:hAnsi="Times New Roman" w:eastAsia="Times New Roman" w:cs="Times New Roman"/>
        </w:rPr>
        <w:t xml:space="preserve"> dan </w:t>
      </w:r>
      <w:r w:rsidRPr="635A44DD">
        <w:rPr>
          <w:rFonts w:ascii="Times New Roman" w:hAnsi="Times New Roman" w:eastAsia="Times New Roman" w:cs="Times New Roman"/>
          <w:i/>
          <w:iCs/>
        </w:rPr>
        <w:t>filters</w:t>
      </w:r>
      <w:r w:rsidRPr="635A44DD">
        <w:rPr>
          <w:rFonts w:ascii="Times New Roman" w:hAnsi="Times New Roman" w:eastAsia="Times New Roman" w:cs="Times New Roman"/>
        </w:rPr>
        <w:t xml:space="preserve"> seperti Sobel atau Canny bertujuan untuk menemukan bagian gambar yang mengalami perubahan intensitas secara tiba-tiba — yaitu tepi (edges).</w:t>
      </w:r>
    </w:p>
    <w:p w:rsidR="635A44DD" w:rsidP="635A44DD" w:rsidRDefault="635A44DD" w14:paraId="49DD2A09" w14:textId="1C2A9222">
      <w:pPr>
        <w:spacing w:before="240" w:after="240"/>
        <w:rPr>
          <w:rFonts w:ascii="Times New Roman" w:hAnsi="Times New Roman" w:eastAsia="Times New Roman" w:cs="Times New Roman"/>
        </w:rPr>
      </w:pPr>
      <w:r w:rsidRPr="635A44DD">
        <w:rPr>
          <w:rFonts w:ascii="Times New Roman" w:hAnsi="Times New Roman" w:eastAsia="Times New Roman" w:cs="Times New Roman"/>
        </w:rPr>
        <w:t>Proses ini merupakan tahapan awal (pre-processing) dalam pengolahan citra, di mana:</w:t>
      </w:r>
    </w:p>
    <w:p w:rsidR="635A44DD" w:rsidP="00210EC7" w:rsidRDefault="635A44DD" w14:paraId="5EFBD4AB" w14:textId="73BBA945">
      <w:pPr>
        <w:pStyle w:val="ListParagraph"/>
        <w:numPr>
          <w:ilvl w:val="0"/>
          <w:numId w:val="30"/>
        </w:numPr>
        <w:spacing w:before="240" w:after="240"/>
        <w:rPr>
          <w:rFonts w:ascii="Times New Roman" w:hAnsi="Times New Roman" w:eastAsia="Times New Roman" w:cs="Times New Roman"/>
        </w:rPr>
      </w:pPr>
      <w:r w:rsidRPr="635A44DD">
        <w:rPr>
          <w:rFonts w:ascii="Times New Roman" w:hAnsi="Times New Roman" w:eastAsia="Times New Roman" w:cs="Times New Roman"/>
        </w:rPr>
        <w:t>Input: citra 2D (grayscale).</w:t>
      </w:r>
    </w:p>
    <w:p w:rsidR="635A44DD" w:rsidP="00210EC7" w:rsidRDefault="635A44DD" w14:paraId="0543F6E9" w14:textId="34737B4C">
      <w:pPr>
        <w:pStyle w:val="ListParagraph"/>
        <w:numPr>
          <w:ilvl w:val="0"/>
          <w:numId w:val="30"/>
        </w:numPr>
        <w:spacing w:before="240" w:after="240"/>
        <w:rPr>
          <w:rFonts w:ascii="Times New Roman" w:hAnsi="Times New Roman" w:eastAsia="Times New Roman" w:cs="Times New Roman"/>
        </w:rPr>
      </w:pPr>
      <w:r w:rsidRPr="635A44DD">
        <w:rPr>
          <w:rFonts w:ascii="Times New Roman" w:hAnsi="Times New Roman" w:eastAsia="Times New Roman" w:cs="Times New Roman"/>
        </w:rPr>
        <w:t>Output: sekumpulan garis lengkung (</w:t>
      </w:r>
      <w:r w:rsidRPr="635A44DD">
        <w:rPr>
          <w:rFonts w:ascii="Times New Roman" w:hAnsi="Times New Roman" w:eastAsia="Times New Roman" w:cs="Times New Roman"/>
          <w:i/>
          <w:iCs/>
        </w:rPr>
        <w:t>curves</w:t>
      </w:r>
      <w:r w:rsidRPr="635A44DD">
        <w:rPr>
          <w:rFonts w:ascii="Times New Roman" w:hAnsi="Times New Roman" w:eastAsia="Times New Roman" w:cs="Times New Roman"/>
        </w:rPr>
        <w:t>) yang mewakili tepi.</w:t>
      </w:r>
    </w:p>
    <w:p w:rsidR="635A44DD" w:rsidP="635A44DD" w:rsidRDefault="635A44DD" w14:paraId="6744C4A9" w14:textId="666820E8">
      <w:p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Deteksi tepi menghasilkan magnitude dari gradien (biasanya berupa citra grayscale). Untuk mendapatkan citra tepi dalam bentuk biner, dilakukan proses thresholding — misalnya dengan fungsi </w:t>
      </w:r>
      <w:r w:rsidRPr="635A44DD">
        <w:rPr>
          <w:rFonts w:ascii="Consolas" w:hAnsi="Consolas" w:eastAsia="Consolas" w:cs="Consolas"/>
        </w:rPr>
        <w:t>numpy.clip()</w:t>
      </w:r>
      <w:r w:rsidRPr="635A44DD">
        <w:rPr>
          <w:rFonts w:ascii="Times New Roman" w:hAnsi="Times New Roman" w:eastAsia="Times New Roman" w:cs="Times New Roman"/>
        </w:rPr>
        <w:t xml:space="preserve"> atau metode yang lebih kompleks seperti Otsu’s thresholding.</w:t>
      </w:r>
    </w:p>
    <w:p w:rsidR="635A44DD" w:rsidP="635A44DD" w:rsidRDefault="635A44DD" w14:paraId="61AFDA85" w14:textId="4E972B60">
      <w:pPr>
        <w:spacing w:before="240" w:after="240"/>
        <w:rPr>
          <w:rFonts w:ascii="Times New Roman" w:hAnsi="Times New Roman" w:eastAsia="Times New Roman" w:cs="Times New Roman"/>
        </w:rPr>
      </w:pPr>
      <w:r w:rsidRPr="635A44DD">
        <w:rPr>
          <w:rFonts w:ascii="Times New Roman" w:hAnsi="Times New Roman" w:eastAsia="Times New Roman" w:cs="Times New Roman"/>
        </w:rPr>
        <w:t>Metode ini mengandalkan perhitungan turunan parsial (partial derivatives) dari intensitas piksel, dan dapat diperoleh melalui pendekatan perbedaan hingga (finite-difference approximations). Selanjutnya, filter seperti Sobel digunakan untuk meningkatkan hasil deteksi tepi dengan memadukan perhitungan gradien dan perataan (smoothing) sederhana.</w:t>
      </w:r>
    </w:p>
    <w:p w:rsidR="635A44DD" w:rsidP="635A44DD" w:rsidRDefault="635A44DD" w14:paraId="4561B54E" w14:textId="4A97DA17">
      <w:pPr>
        <w:pStyle w:val="Heading3"/>
      </w:pPr>
      <w:bookmarkStart w:name="_Toc213102668" w:id="58"/>
      <w:r>
        <w:t>5. 3. 1. With gradient magnitude computed using the partial derivatives</w:t>
      </w:r>
      <w:bookmarkEnd w:id="58"/>
    </w:p>
    <w:p w:rsidR="635A44DD" w:rsidP="635A44DD" w:rsidRDefault="635A44DD" w14:paraId="43E7561B" w14:textId="0ECCBEF3">
      <w:pPr>
        <w:spacing w:before="240" w:after="240"/>
        <w:rPr>
          <w:rFonts w:ascii="Times New Roman" w:hAnsi="Times New Roman" w:eastAsia="Times New Roman" w:cs="Times New Roman"/>
        </w:rPr>
      </w:pPr>
      <w:r w:rsidRPr="635A44DD">
        <w:rPr>
          <w:rFonts w:ascii="Times New Roman" w:hAnsi="Times New Roman" w:eastAsia="Times New Roman" w:cs="Times New Roman"/>
        </w:rPr>
        <w:t>Magnitudo gradien (yang merepresentasikan kekuatan tepi) dapat dihitung menggunakan pendekatan beda hingga (finite-difference) dari turunan parsial. Hasilnya menunjukkan area tepi pada citra, namun tepi tersebut sering tampak tebal dan terdiri dari beberapa piksel.</w:t>
      </w:r>
    </w:p>
    <w:p w:rsidR="635A44DD" w:rsidP="635A44DD" w:rsidRDefault="635A44DD" w14:paraId="067F60CE" w14:textId="3C45B97E">
      <w:pPr>
        <w:spacing w:before="240" w:after="240"/>
        <w:rPr>
          <w:rFonts w:ascii="Times New Roman" w:hAnsi="Times New Roman" w:eastAsia="Times New Roman" w:cs="Times New Roman"/>
        </w:rPr>
      </w:pPr>
      <w:r w:rsidRPr="635A44DD">
        <w:rPr>
          <w:rFonts w:ascii="Times New Roman" w:hAnsi="Times New Roman" w:eastAsia="Times New Roman" w:cs="Times New Roman"/>
        </w:rPr>
        <w:t>Untuk mendapatkan tepi dengan ketebalan satu piksel, digunakan algoritma non-maximum suppression (penekanan non-maksimum). Algoritma ini bekerja dengan menghapus piksel yang bukan merupakan nilai maksimum lokal sepanjang arah gradien.</w:t>
      </w:r>
    </w:p>
    <w:p w:rsidR="635A44DD" w:rsidP="635A44DD" w:rsidRDefault="635A44DD" w14:paraId="082F09A3" w14:textId="58631463">
      <w:pPr>
        <w:spacing w:before="240" w:after="240"/>
        <w:rPr>
          <w:rFonts w:ascii="Times New Roman" w:hAnsi="Times New Roman" w:eastAsia="Times New Roman" w:cs="Times New Roman"/>
        </w:rPr>
      </w:pPr>
      <w:r w:rsidRPr="635A44DD">
        <w:rPr>
          <w:rFonts w:ascii="Times New Roman" w:hAnsi="Times New Roman" w:eastAsia="Times New Roman" w:cs="Times New Roman"/>
        </w:rPr>
        <w:t>Langkah utama algoritma:</w:t>
      </w:r>
    </w:p>
    <w:p w:rsidR="635A44DD" w:rsidP="00210EC7" w:rsidRDefault="635A44DD" w14:paraId="05E31D98" w14:textId="57734305">
      <w:pPr>
        <w:pStyle w:val="ListParagraph"/>
        <w:numPr>
          <w:ilvl w:val="0"/>
          <w:numId w:val="29"/>
        </w:numPr>
        <w:spacing w:before="240" w:after="240"/>
        <w:rPr>
          <w:rFonts w:ascii="Times New Roman" w:hAnsi="Times New Roman" w:eastAsia="Times New Roman" w:cs="Times New Roman"/>
        </w:rPr>
      </w:pPr>
      <w:r w:rsidRPr="635A44DD">
        <w:rPr>
          <w:rFonts w:ascii="Times New Roman" w:hAnsi="Times New Roman" w:eastAsia="Times New Roman" w:cs="Times New Roman"/>
        </w:rPr>
        <w:t>Periksa arah (sudut) gradien dari setiap piksel.</w:t>
      </w:r>
    </w:p>
    <w:p w:rsidR="635A44DD" w:rsidP="00210EC7" w:rsidRDefault="635A44DD" w14:paraId="745CCCC9" w14:textId="17DDF704">
      <w:pPr>
        <w:pStyle w:val="ListParagraph"/>
        <w:numPr>
          <w:ilvl w:val="0"/>
          <w:numId w:val="29"/>
        </w:numPr>
        <w:spacing w:before="240" w:after="240"/>
        <w:rPr>
          <w:rFonts w:ascii="Times New Roman" w:hAnsi="Times New Roman" w:eastAsia="Times New Roman" w:cs="Times New Roman"/>
        </w:rPr>
      </w:pPr>
      <w:r w:rsidRPr="635A44DD">
        <w:rPr>
          <w:rFonts w:ascii="Times New Roman" w:hAnsi="Times New Roman" w:eastAsia="Times New Roman" w:cs="Times New Roman"/>
        </w:rPr>
        <w:t>Jika suatu piksel bukan nilai maksimum lokal di sepanjang arah gradiennya, maka dihapus.</w:t>
      </w:r>
    </w:p>
    <w:p w:rsidR="635A44DD" w:rsidP="00210EC7" w:rsidRDefault="635A44DD" w14:paraId="53468B4B" w14:textId="5DC54FAA">
      <w:pPr>
        <w:pStyle w:val="ListParagraph"/>
        <w:numPr>
          <w:ilvl w:val="0"/>
          <w:numId w:val="29"/>
        </w:numPr>
        <w:spacing w:before="240" w:after="240"/>
        <w:rPr>
          <w:rFonts w:ascii="Times New Roman" w:hAnsi="Times New Roman" w:eastAsia="Times New Roman" w:cs="Times New Roman"/>
        </w:rPr>
      </w:pPr>
      <w:r w:rsidRPr="635A44DD">
        <w:rPr>
          <w:rFonts w:ascii="Times New Roman" w:hAnsi="Times New Roman" w:eastAsia="Times New Roman" w:cs="Times New Roman"/>
        </w:rPr>
        <w:t>Arah dibagi menjadi 8 interval masing-masing 22.5°, dan perbandingan dilakukan berdasarkan arah tersebut.</w:t>
      </w:r>
    </w:p>
    <w:p w:rsidR="635A44DD" w:rsidP="00210EC7" w:rsidRDefault="635A44DD" w14:paraId="7EEE8F64" w14:textId="28B8E431">
      <w:pPr>
        <w:pStyle w:val="ListParagraph"/>
        <w:numPr>
          <w:ilvl w:val="0"/>
          <w:numId w:val="29"/>
        </w:numPr>
        <w:spacing w:before="240" w:after="240"/>
        <w:rPr>
          <w:rFonts w:ascii="Times New Roman" w:hAnsi="Times New Roman" w:eastAsia="Times New Roman" w:cs="Times New Roman"/>
        </w:rPr>
      </w:pPr>
      <w:r w:rsidRPr="635A44DD">
        <w:rPr>
          <w:rFonts w:ascii="Times New Roman" w:hAnsi="Times New Roman" w:eastAsia="Times New Roman" w:cs="Times New Roman"/>
        </w:rPr>
        <w:t>Proses ini menghasilkan penipisan tepi (edge thinning) sehingga tepi menjadi lebih halus dan tajam.</w:t>
      </w:r>
    </w:p>
    <w:p w:rsidR="635A44DD" w:rsidP="635A44DD" w:rsidRDefault="635A44DD" w14:paraId="16722E00" w14:textId="63947E01">
      <w:pPr>
        <w:spacing w:before="240" w:after="240"/>
        <w:rPr>
          <w:rFonts w:ascii="Times New Roman" w:hAnsi="Times New Roman" w:eastAsia="Times New Roman" w:cs="Times New Roman"/>
        </w:rPr>
      </w:pPr>
      <w:r w:rsidRPr="635A44DD">
        <w:rPr>
          <w:rFonts w:ascii="Times New Roman" w:hAnsi="Times New Roman" w:eastAsia="Times New Roman" w:cs="Times New Roman"/>
        </w:rPr>
        <w:t>Kode Lengkap</w:t>
      </w:r>
    </w:p>
    <w:p w:rsidR="635A44DD" w:rsidP="635A44DD" w:rsidRDefault="635A44DD" w14:paraId="47749BC9" w14:textId="46C4E0B2">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numpy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np</w:t>
      </w:r>
    </w:p>
    <w:p w:rsidR="635A44DD" w:rsidP="635A44DD" w:rsidRDefault="635A44DD" w14:paraId="68951CEE" w14:textId="0B6FB540">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scipy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signal</w:t>
      </w:r>
    </w:p>
    <w:p w:rsidR="635A44DD" w:rsidP="635A44DD" w:rsidRDefault="635A44DD" w14:paraId="7941B2EB" w14:textId="35D1223F">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io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imread</w:t>
      </w:r>
    </w:p>
    <w:p w:rsidR="635A44DD" w:rsidP="635A44DD" w:rsidRDefault="635A44DD" w14:paraId="7E056774" w14:textId="2B5F7629">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color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rgb2gray</w:t>
      </w:r>
    </w:p>
    <w:p w:rsidR="635A44DD" w:rsidP="635A44DD" w:rsidRDefault="635A44DD" w14:paraId="0F3E4F2A" w14:textId="59B99A2F">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matplotlib</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pylab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pylab</w:t>
      </w:r>
    </w:p>
    <w:p w:rsidR="635A44DD" w:rsidP="635A44DD" w:rsidRDefault="635A44DD" w14:paraId="716B5195" w14:textId="71A97DB3">
      <w:pPr>
        <w:shd w:val="clear" w:color="auto" w:fill="141D2B"/>
        <w:spacing w:after="0" w:line="285" w:lineRule="auto"/>
      </w:pPr>
    </w:p>
    <w:p w:rsidR="635A44DD" w:rsidP="635A44DD" w:rsidRDefault="635A44DD" w14:paraId="6D02424E" w14:textId="27013D86">
      <w:pPr>
        <w:shd w:val="clear" w:color="auto" w:fill="141D2B"/>
        <w:spacing w:after="0" w:line="285" w:lineRule="auto"/>
      </w:pPr>
      <w:r w:rsidRPr="635A44DD">
        <w:rPr>
          <w:rFonts w:ascii="Consolas" w:hAnsi="Consolas" w:eastAsia="Consolas" w:cs="Consolas"/>
          <w:color w:val="FF8484"/>
          <w:sz w:val="21"/>
          <w:szCs w:val="21"/>
        </w:rPr>
        <w:t>def</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title</w:t>
      </w:r>
      <w:r w:rsidRPr="635A44DD">
        <w:rPr>
          <w:rFonts w:ascii="Consolas" w:hAnsi="Consolas" w:eastAsia="Consolas" w:cs="Consolas"/>
          <w:color w:val="5CECC6"/>
          <w:sz w:val="21"/>
          <w:szCs w:val="21"/>
        </w:rPr>
        <w:t>):</w:t>
      </w:r>
    </w:p>
    <w:p w:rsidR="635A44DD" w:rsidP="635A44DD" w:rsidRDefault="635A44DD" w14:paraId="29789283" w14:textId="18F0E826">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cmap</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gray</w:t>
      </w:r>
      <w:r w:rsidRPr="635A44DD">
        <w:rPr>
          <w:rFonts w:ascii="Consolas" w:hAnsi="Consolas" w:eastAsia="Consolas" w:cs="Consolas"/>
          <w:color w:val="5CECC6"/>
          <w:sz w:val="21"/>
          <w:szCs w:val="21"/>
        </w:rPr>
        <w:t>')</w:t>
      </w:r>
    </w:p>
    <w:p w:rsidR="635A44DD" w:rsidP="635A44DD" w:rsidRDefault="635A44DD" w14:paraId="42A4326A" w14:textId="69168D80">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2B8EE299" w14:textId="38DC975E">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3349F9BD" w14:textId="09726806">
      <w:pPr>
        <w:shd w:val="clear" w:color="auto" w:fill="141D2B"/>
        <w:spacing w:after="0" w:line="285" w:lineRule="auto"/>
      </w:pPr>
    </w:p>
    <w:p w:rsidR="635A44DD" w:rsidP="635A44DD" w:rsidRDefault="635A44DD" w14:paraId="0A653BD2" w14:textId="33583B04">
      <w:pPr>
        <w:shd w:val="clear" w:color="auto" w:fill="141D2B"/>
        <w:spacing w:after="0" w:line="285" w:lineRule="auto"/>
      </w:pPr>
      <w:r w:rsidRPr="635A44DD">
        <w:rPr>
          <w:rFonts w:ascii="Consolas" w:hAnsi="Consolas" w:eastAsia="Consolas" w:cs="Consolas"/>
          <w:i/>
          <w:iCs/>
          <w:color w:val="D7E4FF"/>
          <w:sz w:val="21"/>
          <w:szCs w:val="21"/>
        </w:rPr>
        <w:t># Kernel turunan</w:t>
      </w:r>
    </w:p>
    <w:p w:rsidR="635A44DD" w:rsidP="635A44DD" w:rsidRDefault="635A44DD" w14:paraId="23101AA2" w14:textId="6CDB3DD1">
      <w:pPr>
        <w:shd w:val="clear" w:color="auto" w:fill="141D2B"/>
        <w:spacing w:after="0" w:line="285" w:lineRule="auto"/>
      </w:pPr>
      <w:r w:rsidRPr="635A44DD">
        <w:rPr>
          <w:rFonts w:ascii="Consolas" w:hAnsi="Consolas" w:eastAsia="Consolas" w:cs="Consolas"/>
          <w:color w:val="A4B1CD"/>
          <w:sz w:val="21"/>
          <w:szCs w:val="21"/>
        </w:rPr>
        <w:t xml:space="preserve">ker_x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11F1E322" w14:textId="24F41706">
      <w:pPr>
        <w:shd w:val="clear" w:color="auto" w:fill="141D2B"/>
        <w:spacing w:after="0" w:line="285" w:lineRule="auto"/>
      </w:pPr>
      <w:r w:rsidRPr="635A44DD">
        <w:rPr>
          <w:rFonts w:ascii="Consolas" w:hAnsi="Consolas" w:eastAsia="Consolas" w:cs="Consolas"/>
          <w:color w:val="A4B1CD"/>
          <w:sz w:val="21"/>
          <w:szCs w:val="21"/>
        </w:rPr>
        <w:t xml:space="preserve">ker_y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4093E85D" w14:textId="23475C8E">
      <w:pPr>
        <w:shd w:val="clear" w:color="auto" w:fill="141D2B"/>
        <w:spacing w:after="0" w:line="285" w:lineRule="auto"/>
      </w:pPr>
    </w:p>
    <w:p w:rsidR="635A44DD" w:rsidP="635A44DD" w:rsidRDefault="635A44DD" w14:paraId="3A382097" w14:textId="54F1FA27">
      <w:pPr>
        <w:shd w:val="clear" w:color="auto" w:fill="141D2B"/>
        <w:spacing w:after="0" w:line="285" w:lineRule="auto"/>
      </w:pPr>
      <w:r w:rsidRPr="635A44DD">
        <w:rPr>
          <w:rFonts w:ascii="Consolas" w:hAnsi="Consolas" w:eastAsia="Consolas" w:cs="Consolas"/>
          <w:i/>
          <w:iCs/>
          <w:color w:val="D7E4FF"/>
          <w:sz w:val="21"/>
          <w:szCs w:val="21"/>
        </w:rPr>
        <w:t># Baca dan ubah menjadi grayscale</w:t>
      </w:r>
    </w:p>
    <w:p w:rsidR="635A44DD" w:rsidP="635A44DD" w:rsidRDefault="635A44DD" w14:paraId="6B0CEF00" w14:textId="35C660A4">
      <w:pPr>
        <w:shd w:val="clear" w:color="auto" w:fill="141D2B"/>
        <w:spacing w:after="0" w:line="285" w:lineRule="auto"/>
      </w:pPr>
      <w:r w:rsidRPr="635A44DD">
        <w:rPr>
          <w:rFonts w:ascii="Consolas" w:hAnsi="Consolas" w:eastAsia="Consolas" w:cs="Consolas"/>
          <w:color w:val="A4B1CD"/>
          <w:sz w:val="21"/>
          <w:szCs w:val="21"/>
        </w:rPr>
        <w:t xml:space="preserve">im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rgb2gray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../images/zebra.png</w:t>
      </w:r>
      <w:r w:rsidRPr="635A44DD">
        <w:rPr>
          <w:rFonts w:ascii="Consolas" w:hAnsi="Consolas" w:eastAsia="Consolas" w:cs="Consolas"/>
          <w:color w:val="5CECC6"/>
          <w:sz w:val="21"/>
          <w:szCs w:val="21"/>
        </w:rPr>
        <w:t>'))</w:t>
      </w:r>
    </w:p>
    <w:p w:rsidR="635A44DD" w:rsidP="635A44DD" w:rsidRDefault="635A44DD" w14:paraId="1F4400BC" w14:textId="6F65138B">
      <w:pPr>
        <w:shd w:val="clear" w:color="auto" w:fill="141D2B"/>
        <w:spacing w:after="0" w:line="285" w:lineRule="auto"/>
      </w:pPr>
    </w:p>
    <w:p w:rsidR="635A44DD" w:rsidP="635A44DD" w:rsidRDefault="635A44DD" w14:paraId="1E0219D9" w14:textId="24AE6758">
      <w:pPr>
        <w:shd w:val="clear" w:color="auto" w:fill="141D2B"/>
        <w:spacing w:after="0" w:line="285" w:lineRule="auto"/>
      </w:pPr>
      <w:r w:rsidRPr="635A44DD">
        <w:rPr>
          <w:rFonts w:ascii="Consolas" w:hAnsi="Consolas" w:eastAsia="Consolas" w:cs="Consolas"/>
          <w:i/>
          <w:iCs/>
          <w:color w:val="D7E4FF"/>
          <w:sz w:val="21"/>
          <w:szCs w:val="21"/>
        </w:rPr>
        <w:t># Hitung gradien</w:t>
      </w:r>
    </w:p>
    <w:p w:rsidR="635A44DD" w:rsidP="635A44DD" w:rsidRDefault="635A44DD" w14:paraId="32583F17" w14:textId="189EAA2D">
      <w:pPr>
        <w:shd w:val="clear" w:color="auto" w:fill="141D2B"/>
        <w:spacing w:after="0" w:line="285" w:lineRule="auto"/>
      </w:pPr>
      <w:r w:rsidRPr="635A44DD">
        <w:rPr>
          <w:rFonts w:ascii="Consolas" w:hAnsi="Consolas" w:eastAsia="Consolas" w:cs="Consolas"/>
          <w:color w:val="A4B1CD"/>
          <w:sz w:val="21"/>
          <w:szCs w:val="21"/>
        </w:rPr>
        <w:t xml:space="preserve">im_x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signal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convolve2d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ker_x</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mode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same</w:t>
      </w:r>
      <w:r w:rsidRPr="635A44DD">
        <w:rPr>
          <w:rFonts w:ascii="Consolas" w:hAnsi="Consolas" w:eastAsia="Consolas" w:cs="Consolas"/>
          <w:color w:val="5CECC6"/>
          <w:sz w:val="21"/>
          <w:szCs w:val="21"/>
        </w:rPr>
        <w:t>')</w:t>
      </w:r>
    </w:p>
    <w:p w:rsidR="635A44DD" w:rsidP="635A44DD" w:rsidRDefault="635A44DD" w14:paraId="7F06C7BF" w14:textId="0235B678">
      <w:pPr>
        <w:shd w:val="clear" w:color="auto" w:fill="141D2B"/>
        <w:spacing w:after="0" w:line="285" w:lineRule="auto"/>
      </w:pPr>
      <w:r w:rsidRPr="635A44DD">
        <w:rPr>
          <w:rFonts w:ascii="Consolas" w:hAnsi="Consolas" w:eastAsia="Consolas" w:cs="Consolas"/>
          <w:color w:val="A4B1CD"/>
          <w:sz w:val="21"/>
          <w:szCs w:val="21"/>
        </w:rPr>
        <w:t xml:space="preserve">im_y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signal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convolve2d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ker_y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mode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same</w:t>
      </w:r>
      <w:r w:rsidRPr="635A44DD">
        <w:rPr>
          <w:rFonts w:ascii="Consolas" w:hAnsi="Consolas" w:eastAsia="Consolas" w:cs="Consolas"/>
          <w:color w:val="5CECC6"/>
          <w:sz w:val="21"/>
          <w:szCs w:val="21"/>
        </w:rPr>
        <w:t>')</w:t>
      </w:r>
    </w:p>
    <w:p w:rsidR="635A44DD" w:rsidP="635A44DD" w:rsidRDefault="635A44DD" w14:paraId="296DE8D5" w14:textId="33AC1E54">
      <w:pPr>
        <w:shd w:val="clear" w:color="auto" w:fill="141D2B"/>
        <w:spacing w:after="0" w:line="285" w:lineRule="auto"/>
      </w:pPr>
      <w:r w:rsidRPr="635A44DD">
        <w:rPr>
          <w:rFonts w:ascii="Consolas" w:hAnsi="Consolas" w:eastAsia="Consolas" w:cs="Consolas"/>
          <w:color w:val="A4B1CD"/>
          <w:sz w:val="21"/>
          <w:szCs w:val="21"/>
        </w:rPr>
        <w:t xml:space="preserve">im_mag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sqrt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im_x</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im_y</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1EAC171A" w14:textId="3644DD4A">
      <w:pPr>
        <w:shd w:val="clear" w:color="auto" w:fill="141D2B"/>
        <w:spacing w:after="0" w:line="285" w:lineRule="auto"/>
      </w:pPr>
      <w:r w:rsidRPr="635A44DD">
        <w:rPr>
          <w:rFonts w:ascii="Consolas" w:hAnsi="Consolas" w:eastAsia="Consolas" w:cs="Consolas"/>
          <w:color w:val="A4B1CD"/>
          <w:sz w:val="21"/>
          <w:szCs w:val="21"/>
        </w:rPr>
        <w:t xml:space="preserve">im_mag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clip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im_mag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091C9B91" w14:textId="613F83BD">
      <w:pPr>
        <w:shd w:val="clear" w:color="auto" w:fill="141D2B"/>
        <w:spacing w:after="0" w:line="285" w:lineRule="auto"/>
      </w:pPr>
    </w:p>
    <w:p w:rsidR="635A44DD" w:rsidP="635A44DD" w:rsidRDefault="635A44DD" w14:paraId="205CAB73" w14:textId="11F829E9">
      <w:pPr>
        <w:shd w:val="clear" w:color="auto" w:fill="141D2B"/>
        <w:spacing w:after="0" w:line="285" w:lineRule="auto"/>
      </w:pPr>
      <w:r w:rsidRPr="635A44DD">
        <w:rPr>
          <w:rFonts w:ascii="Consolas" w:hAnsi="Consolas" w:eastAsia="Consolas" w:cs="Consolas"/>
          <w:i/>
          <w:iCs/>
          <w:color w:val="D7E4FF"/>
          <w:sz w:val="21"/>
          <w:szCs w:val="21"/>
        </w:rPr>
        <w:t># Tampilkan hasil</w:t>
      </w:r>
    </w:p>
    <w:p w:rsidR="635A44DD" w:rsidP="635A44DD" w:rsidRDefault="635A44DD" w14:paraId="4E4E8A36" w14:textId="243B6F88">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figure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10</w:t>
      </w:r>
      <w:r w:rsidRPr="635A44DD">
        <w:rPr>
          <w:rFonts w:ascii="Consolas" w:hAnsi="Consolas" w:eastAsia="Consolas" w:cs="Consolas"/>
          <w:color w:val="5CECC6"/>
          <w:sz w:val="21"/>
          <w:szCs w:val="21"/>
        </w:rPr>
        <w:t>))</w:t>
      </w:r>
    </w:p>
    <w:p w:rsidR="635A44DD" w:rsidP="635A44DD" w:rsidRDefault="635A44DD" w14:paraId="78459292" w14:textId="3C5C8157">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121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Original Image</w:t>
      </w:r>
      <w:r w:rsidRPr="635A44DD">
        <w:rPr>
          <w:rFonts w:ascii="Consolas" w:hAnsi="Consolas" w:eastAsia="Consolas" w:cs="Consolas"/>
          <w:color w:val="5CECC6"/>
          <w:sz w:val="21"/>
          <w:szCs w:val="21"/>
        </w:rPr>
        <w:t>')</w:t>
      </w:r>
    </w:p>
    <w:p w:rsidR="635A44DD" w:rsidP="635A44DD" w:rsidRDefault="635A44DD" w14:paraId="7DB1B6EC" w14:textId="57FCD74F">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122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im_mag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Gradient Magnitude</w:t>
      </w:r>
      <w:r w:rsidRPr="635A44DD">
        <w:rPr>
          <w:rFonts w:ascii="Consolas" w:hAnsi="Consolas" w:eastAsia="Consolas" w:cs="Consolas"/>
          <w:color w:val="5CECC6"/>
          <w:sz w:val="21"/>
          <w:szCs w:val="21"/>
        </w:rPr>
        <w:t>')</w:t>
      </w:r>
    </w:p>
    <w:p w:rsidR="635A44DD" w:rsidP="635A44DD" w:rsidRDefault="635A44DD" w14:paraId="79450453" w14:textId="4A01EE87">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tight_layout</w:t>
      </w:r>
      <w:r w:rsidRPr="635A44DD">
        <w:rPr>
          <w:rFonts w:ascii="Consolas" w:hAnsi="Consolas" w:eastAsia="Consolas" w:cs="Consolas"/>
          <w:color w:val="5CECC6"/>
          <w:sz w:val="21"/>
          <w:szCs w:val="21"/>
        </w:rPr>
        <w:t>()</w:t>
      </w:r>
    </w:p>
    <w:p w:rsidR="635A44DD" w:rsidP="635A44DD" w:rsidRDefault="635A44DD" w14:paraId="274A43A2" w14:textId="16BAC73F">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55B84C40" w14:textId="04BBCF90">
      <w:pPr>
        <w:shd w:val="clear" w:color="auto" w:fill="141D2B"/>
        <w:spacing w:after="0" w:line="285" w:lineRule="auto"/>
      </w:pPr>
    </w:p>
    <w:p w:rsidR="635A44DD" w:rsidP="635A44DD" w:rsidRDefault="635A44DD" w14:paraId="77AA010D" w14:textId="3BD19CD2">
      <w:pPr>
        <w:pStyle w:val="Heading3"/>
      </w:pPr>
      <w:bookmarkStart w:name="_Toc213102669" w:id="59"/>
      <w:r>
        <w:t>5. 3. 2. Sobel edge detector with scikit-image</w:t>
      </w:r>
      <w:bookmarkEnd w:id="59"/>
    </w:p>
    <w:p w:rsidR="635A44DD" w:rsidP="635A44DD" w:rsidRDefault="635A44DD" w14:paraId="7D0D2EF0" w14:textId="047DEEB1">
      <w:pPr>
        <w:spacing w:before="240" w:after="240"/>
        <w:rPr>
          <w:rFonts w:ascii="Times New Roman" w:hAnsi="Times New Roman" w:eastAsia="Times New Roman" w:cs="Times New Roman"/>
        </w:rPr>
      </w:pPr>
      <w:r w:rsidRPr="635A44DD">
        <w:rPr>
          <w:rFonts w:ascii="Times New Roman" w:hAnsi="Times New Roman" w:eastAsia="Times New Roman" w:cs="Times New Roman"/>
        </w:rPr>
        <w:t>Operator Sobel digunakan untuk mendeteksi tepi (edge detection) dengan pendekatan turunan orde pertama yang lebih akurat dibanding metode finite difference biasa. Operator Sobel memiliki dua kernel — satu untuk mendeteksi tepi horizontal, dan satu lagi untuk tepi vertikal.</w:t>
      </w:r>
    </w:p>
    <w:p w:rsidR="635A44DD" w:rsidP="635A44DD" w:rsidRDefault="635A44DD" w14:paraId="3A848C81" w14:textId="4248466B">
      <w:pPr>
        <w:spacing w:before="240" w:after="240"/>
        <w:rPr>
          <w:rFonts w:ascii="Times New Roman" w:hAnsi="Times New Roman" w:eastAsia="Times New Roman" w:cs="Times New Roman"/>
        </w:rPr>
      </w:pPr>
      <w:r w:rsidRPr="635A44DD">
        <w:rPr>
          <w:rFonts w:ascii="Times New Roman" w:hAnsi="Times New Roman" w:eastAsia="Times New Roman" w:cs="Times New Roman"/>
        </w:rPr>
        <w:t>Dalam proses ini:</w:t>
      </w:r>
    </w:p>
    <w:p w:rsidR="635A44DD" w:rsidP="00210EC7" w:rsidRDefault="635A44DD" w14:paraId="4CDE83EF" w14:textId="0BB1A04F">
      <w:pPr>
        <w:pStyle w:val="ListParagraph"/>
        <w:numPr>
          <w:ilvl w:val="0"/>
          <w:numId w:val="28"/>
        </w:num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Fungsi </w:t>
      </w:r>
      <w:r w:rsidRPr="635A44DD">
        <w:rPr>
          <w:rFonts w:ascii="Consolas" w:hAnsi="Consolas" w:eastAsia="Consolas" w:cs="Consolas"/>
        </w:rPr>
        <w:t>sobel_h()</w:t>
      </w:r>
      <w:r w:rsidRPr="635A44DD">
        <w:rPr>
          <w:rFonts w:ascii="Times New Roman" w:hAnsi="Times New Roman" w:eastAsia="Times New Roman" w:cs="Times New Roman"/>
        </w:rPr>
        <w:t xml:space="preserve"> digunakan untuk mendeteksi tepi horizontal.</w:t>
      </w:r>
    </w:p>
    <w:p w:rsidR="635A44DD" w:rsidP="00210EC7" w:rsidRDefault="635A44DD" w14:paraId="5371C0D7" w14:textId="3BD2F577">
      <w:pPr>
        <w:pStyle w:val="ListParagraph"/>
        <w:numPr>
          <w:ilvl w:val="0"/>
          <w:numId w:val="28"/>
        </w:num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Fungsi </w:t>
      </w:r>
      <w:r w:rsidRPr="635A44DD">
        <w:rPr>
          <w:rFonts w:ascii="Consolas" w:hAnsi="Consolas" w:eastAsia="Consolas" w:cs="Consolas"/>
        </w:rPr>
        <w:t>sobel_v()</w:t>
      </w:r>
      <w:r w:rsidRPr="635A44DD">
        <w:rPr>
          <w:rFonts w:ascii="Times New Roman" w:hAnsi="Times New Roman" w:eastAsia="Times New Roman" w:cs="Times New Roman"/>
        </w:rPr>
        <w:t xml:space="preserve"> digunakan untuk mendeteksi tepi vertikal.</w:t>
      </w:r>
    </w:p>
    <w:p w:rsidR="635A44DD" w:rsidP="00210EC7" w:rsidRDefault="635A44DD" w14:paraId="0AC0117C" w14:textId="3CFAB744">
      <w:pPr>
        <w:pStyle w:val="ListParagraph"/>
        <w:numPr>
          <w:ilvl w:val="0"/>
          <w:numId w:val="28"/>
        </w:num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Fungsi </w:t>
      </w:r>
      <w:r w:rsidRPr="635A44DD">
        <w:rPr>
          <w:rFonts w:ascii="Consolas" w:hAnsi="Consolas" w:eastAsia="Consolas" w:cs="Consolas"/>
        </w:rPr>
        <w:t>sobel()</w:t>
      </w:r>
      <w:r w:rsidRPr="635A44DD">
        <w:rPr>
          <w:rFonts w:ascii="Times New Roman" w:hAnsi="Times New Roman" w:eastAsia="Times New Roman" w:cs="Times New Roman"/>
        </w:rPr>
        <w:t xml:space="preserve"> menghitung magnitudo gradien gabungan dari kedua arah.</w:t>
      </w:r>
    </w:p>
    <w:p w:rsidR="635A44DD" w:rsidP="635A44DD" w:rsidRDefault="635A44DD" w14:paraId="5A04493B" w14:textId="6CE8E351">
      <w:pPr>
        <w:spacing w:before="240" w:after="240"/>
        <w:rPr>
          <w:rFonts w:ascii="Times New Roman" w:hAnsi="Times New Roman" w:eastAsia="Times New Roman" w:cs="Times New Roman"/>
        </w:rPr>
      </w:pPr>
      <w:r w:rsidRPr="635A44DD">
        <w:rPr>
          <w:rFonts w:ascii="Times New Roman" w:hAnsi="Times New Roman" w:eastAsia="Times New Roman" w:cs="Times New Roman"/>
        </w:rPr>
        <w:t>Hasilnya adalah gambar tepi yang menunjukkan batas objek baik secara horizontal maupun vertikal.</w:t>
      </w:r>
    </w:p>
    <w:p w:rsidR="635A44DD" w:rsidP="635A44DD" w:rsidRDefault="635A44DD" w14:paraId="3AC7C191" w14:textId="1A31DA44">
      <w:pPr>
        <w:spacing w:before="240" w:after="240"/>
        <w:rPr>
          <w:rFonts w:ascii="Times New Roman" w:hAnsi="Times New Roman" w:eastAsia="Times New Roman" w:cs="Times New Roman"/>
        </w:rPr>
      </w:pPr>
      <w:r w:rsidRPr="635A44DD">
        <w:rPr>
          <w:rFonts w:ascii="Times New Roman" w:hAnsi="Times New Roman" w:eastAsia="Times New Roman" w:cs="Times New Roman"/>
        </w:rPr>
        <w:t>Kode Lengkap</w:t>
      </w:r>
    </w:p>
    <w:p w:rsidR="635A44DD" w:rsidP="635A44DD" w:rsidRDefault="635A44DD" w14:paraId="67036B07" w14:textId="0D5E5A62">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filters</w:t>
      </w:r>
    </w:p>
    <w:p w:rsidR="635A44DD" w:rsidP="635A44DD" w:rsidRDefault="635A44DD" w14:paraId="49A99819" w14:textId="3851F8ED">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io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imread</w:t>
      </w:r>
    </w:p>
    <w:p w:rsidR="635A44DD" w:rsidP="635A44DD" w:rsidRDefault="635A44DD" w14:paraId="7B4F2A33" w14:textId="7E7B1B56">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color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rgb2gray</w:t>
      </w:r>
    </w:p>
    <w:p w:rsidR="635A44DD" w:rsidP="635A44DD" w:rsidRDefault="635A44DD" w14:paraId="30FF1ABD" w14:textId="24128BB1">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matplotlib</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pylab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pylab</w:t>
      </w:r>
    </w:p>
    <w:p w:rsidR="635A44DD" w:rsidP="635A44DD" w:rsidRDefault="635A44DD" w14:paraId="290C9D38" w14:textId="5FC838EC">
      <w:pPr>
        <w:shd w:val="clear" w:color="auto" w:fill="141D2B"/>
        <w:spacing w:after="0" w:line="285" w:lineRule="auto"/>
      </w:pPr>
    </w:p>
    <w:p w:rsidR="635A44DD" w:rsidP="635A44DD" w:rsidRDefault="635A44DD" w14:paraId="35DC04C6" w14:textId="06AAC16F">
      <w:pPr>
        <w:shd w:val="clear" w:color="auto" w:fill="141D2B"/>
        <w:spacing w:after="0" w:line="285" w:lineRule="auto"/>
      </w:pPr>
      <w:r w:rsidRPr="635A44DD">
        <w:rPr>
          <w:rFonts w:ascii="Consolas" w:hAnsi="Consolas" w:eastAsia="Consolas" w:cs="Consolas"/>
          <w:color w:val="FF8484"/>
          <w:sz w:val="21"/>
          <w:szCs w:val="21"/>
        </w:rPr>
        <w:t>def</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title</w:t>
      </w:r>
      <w:r w:rsidRPr="635A44DD">
        <w:rPr>
          <w:rFonts w:ascii="Consolas" w:hAnsi="Consolas" w:eastAsia="Consolas" w:cs="Consolas"/>
          <w:color w:val="5CECC6"/>
          <w:sz w:val="21"/>
          <w:szCs w:val="21"/>
        </w:rPr>
        <w:t>):</w:t>
      </w:r>
    </w:p>
    <w:p w:rsidR="635A44DD" w:rsidP="635A44DD" w:rsidRDefault="635A44DD" w14:paraId="4069A7E9" w14:textId="633D6EDD">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cmap</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gray</w:t>
      </w:r>
      <w:r w:rsidRPr="635A44DD">
        <w:rPr>
          <w:rFonts w:ascii="Consolas" w:hAnsi="Consolas" w:eastAsia="Consolas" w:cs="Consolas"/>
          <w:color w:val="5CECC6"/>
          <w:sz w:val="21"/>
          <w:szCs w:val="21"/>
        </w:rPr>
        <w:t>')</w:t>
      </w:r>
    </w:p>
    <w:p w:rsidR="635A44DD" w:rsidP="635A44DD" w:rsidRDefault="635A44DD" w14:paraId="7C819F39" w14:textId="4DBF82FF">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725D2178" w14:textId="7007D1A7">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35099B0E" w14:textId="0CBD0F04">
      <w:pPr>
        <w:shd w:val="clear" w:color="auto" w:fill="141D2B"/>
        <w:spacing w:after="0" w:line="285" w:lineRule="auto"/>
      </w:pPr>
    </w:p>
    <w:p w:rsidR="635A44DD" w:rsidP="635A44DD" w:rsidRDefault="635A44DD" w14:paraId="71E96159" w14:textId="0ABEA559">
      <w:pPr>
        <w:shd w:val="clear" w:color="auto" w:fill="141D2B"/>
        <w:spacing w:after="0" w:line="285" w:lineRule="auto"/>
      </w:pPr>
      <w:r w:rsidRPr="635A44DD">
        <w:rPr>
          <w:rFonts w:ascii="Consolas" w:hAnsi="Consolas" w:eastAsia="Consolas" w:cs="Consolas"/>
          <w:i/>
          <w:iCs/>
          <w:color w:val="D7E4FF"/>
          <w:sz w:val="21"/>
          <w:szCs w:val="21"/>
        </w:rPr>
        <w:t># Baca dan ubah gambar menjadi grayscale</w:t>
      </w:r>
    </w:p>
    <w:p w:rsidR="635A44DD" w:rsidP="635A44DD" w:rsidRDefault="635A44DD" w14:paraId="26F98436" w14:textId="41ECFC25">
      <w:pPr>
        <w:shd w:val="clear" w:color="auto" w:fill="141D2B"/>
        <w:spacing w:after="0" w:line="285" w:lineRule="auto"/>
      </w:pPr>
      <w:r w:rsidRPr="635A44DD">
        <w:rPr>
          <w:rFonts w:ascii="Consolas" w:hAnsi="Consolas" w:eastAsia="Consolas" w:cs="Consolas"/>
          <w:color w:val="A4B1CD"/>
          <w:sz w:val="21"/>
          <w:szCs w:val="21"/>
        </w:rPr>
        <w:t xml:space="preserve">im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rgb2gray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../images/tajmahal.jpg</w:t>
      </w:r>
      <w:r w:rsidRPr="635A44DD">
        <w:rPr>
          <w:rFonts w:ascii="Consolas" w:hAnsi="Consolas" w:eastAsia="Consolas" w:cs="Consolas"/>
          <w:color w:val="5CECC6"/>
          <w:sz w:val="21"/>
          <w:szCs w:val="21"/>
        </w:rPr>
        <w:t>'))</w:t>
      </w:r>
    </w:p>
    <w:p w:rsidR="635A44DD" w:rsidP="635A44DD" w:rsidRDefault="635A44DD" w14:paraId="1752C122" w14:textId="294917AF">
      <w:pPr>
        <w:shd w:val="clear" w:color="auto" w:fill="141D2B"/>
        <w:spacing w:after="0" w:line="285" w:lineRule="auto"/>
      </w:pPr>
    </w:p>
    <w:p w:rsidR="635A44DD" w:rsidP="635A44DD" w:rsidRDefault="635A44DD" w14:paraId="4D24DF43" w14:textId="35E0E2E1">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gray</w:t>
      </w:r>
      <w:r w:rsidRPr="635A44DD">
        <w:rPr>
          <w:rFonts w:ascii="Consolas" w:hAnsi="Consolas" w:eastAsia="Consolas" w:cs="Consolas"/>
          <w:color w:val="5CECC6"/>
          <w:sz w:val="21"/>
          <w:szCs w:val="21"/>
        </w:rPr>
        <w:t>()</w:t>
      </w:r>
    </w:p>
    <w:p w:rsidR="635A44DD" w:rsidP="635A44DD" w:rsidRDefault="635A44DD" w14:paraId="08C39014" w14:textId="149B2EB1">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figure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18</w:t>
      </w:r>
      <w:r w:rsidRPr="635A44DD">
        <w:rPr>
          <w:rFonts w:ascii="Consolas" w:hAnsi="Consolas" w:eastAsia="Consolas" w:cs="Consolas"/>
          <w:color w:val="5CECC6"/>
          <w:sz w:val="21"/>
          <w:szCs w:val="21"/>
        </w:rPr>
        <w:t>))</w:t>
      </w:r>
    </w:p>
    <w:p w:rsidR="635A44DD" w:rsidP="635A44DD" w:rsidRDefault="635A44DD" w14:paraId="5093C0E8" w14:textId="236B96CA">
      <w:pPr>
        <w:shd w:val="clear" w:color="auto" w:fill="141D2B"/>
        <w:spacing w:after="0" w:line="285" w:lineRule="auto"/>
      </w:pPr>
    </w:p>
    <w:p w:rsidR="635A44DD" w:rsidP="635A44DD" w:rsidRDefault="635A44DD" w14:paraId="4A47D19A" w14:textId="67FE90A6">
      <w:pPr>
        <w:shd w:val="clear" w:color="auto" w:fill="141D2B"/>
        <w:spacing w:after="0" w:line="285" w:lineRule="auto"/>
      </w:pPr>
      <w:r w:rsidRPr="635A44DD">
        <w:rPr>
          <w:rFonts w:ascii="Consolas" w:hAnsi="Consolas" w:eastAsia="Consolas" w:cs="Consolas"/>
          <w:i/>
          <w:iCs/>
          <w:color w:val="D7E4FF"/>
          <w:sz w:val="21"/>
          <w:szCs w:val="21"/>
        </w:rPr>
        <w:t># Gambar asli</w:t>
      </w:r>
    </w:p>
    <w:p w:rsidR="635A44DD" w:rsidP="635A44DD" w:rsidRDefault="635A44DD" w14:paraId="2505BFF5" w14:textId="0572E515">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3D7E3324" w14:textId="4E17BE7C">
      <w:pPr>
        <w:shd w:val="clear" w:color="auto" w:fill="141D2B"/>
        <w:spacing w:after="0" w:line="285" w:lineRule="auto"/>
      </w:pP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Original</w:t>
      </w:r>
      <w:r w:rsidRPr="635A44DD">
        <w:rPr>
          <w:rFonts w:ascii="Consolas" w:hAnsi="Consolas" w:eastAsia="Consolas" w:cs="Consolas"/>
          <w:color w:val="5CECC6"/>
          <w:sz w:val="21"/>
          <w:szCs w:val="21"/>
        </w:rPr>
        <w:t>')</w:t>
      </w:r>
    </w:p>
    <w:p w:rsidR="635A44DD" w:rsidP="635A44DD" w:rsidRDefault="635A44DD" w14:paraId="74CCE092" w14:textId="69361F52">
      <w:pPr>
        <w:shd w:val="clear" w:color="auto" w:fill="141D2B"/>
        <w:spacing w:after="0" w:line="285" w:lineRule="auto"/>
      </w:pPr>
    </w:p>
    <w:p w:rsidR="635A44DD" w:rsidP="635A44DD" w:rsidRDefault="635A44DD" w14:paraId="53653F7B" w14:textId="1AABF6A2">
      <w:pPr>
        <w:shd w:val="clear" w:color="auto" w:fill="141D2B"/>
        <w:spacing w:after="0" w:line="285" w:lineRule="auto"/>
      </w:pPr>
      <w:r w:rsidRPr="635A44DD">
        <w:rPr>
          <w:rFonts w:ascii="Consolas" w:hAnsi="Consolas" w:eastAsia="Consolas" w:cs="Consolas"/>
          <w:i/>
          <w:iCs/>
          <w:color w:val="D7E4FF"/>
          <w:sz w:val="21"/>
          <w:szCs w:val="21"/>
        </w:rPr>
        <w:t># Deteksi tepi horizontal</w:t>
      </w:r>
    </w:p>
    <w:p w:rsidR="635A44DD" w:rsidP="635A44DD" w:rsidRDefault="635A44DD" w14:paraId="67386CD2" w14:textId="350BEB03">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11B44767" w14:textId="312AE774">
      <w:pPr>
        <w:shd w:val="clear" w:color="auto" w:fill="141D2B"/>
        <w:spacing w:after="0" w:line="285" w:lineRule="auto"/>
      </w:pPr>
      <w:r w:rsidRPr="635A44DD">
        <w:rPr>
          <w:rFonts w:ascii="Consolas" w:hAnsi="Consolas" w:eastAsia="Consolas" w:cs="Consolas"/>
          <w:color w:val="A4B1CD"/>
          <w:sz w:val="21"/>
          <w:szCs w:val="21"/>
        </w:rPr>
        <w:t xml:space="preserve">edges_x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filters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sobel_h</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p>
    <w:p w:rsidR="635A44DD" w:rsidP="635A44DD" w:rsidRDefault="635A44DD" w14:paraId="02EB7E61" w14:textId="1A29BB63">
      <w:pPr>
        <w:shd w:val="clear" w:color="auto" w:fill="141D2B"/>
        <w:spacing w:after="0" w:line="285" w:lineRule="auto"/>
      </w:pP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edges_x</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Sobel X (Horizontal)</w:t>
      </w:r>
      <w:r w:rsidRPr="635A44DD">
        <w:rPr>
          <w:rFonts w:ascii="Consolas" w:hAnsi="Consolas" w:eastAsia="Consolas" w:cs="Consolas"/>
          <w:color w:val="5CECC6"/>
          <w:sz w:val="21"/>
          <w:szCs w:val="21"/>
        </w:rPr>
        <w:t>')</w:t>
      </w:r>
    </w:p>
    <w:p w:rsidR="635A44DD" w:rsidP="635A44DD" w:rsidRDefault="635A44DD" w14:paraId="314E8906" w14:textId="40721D1A">
      <w:pPr>
        <w:shd w:val="clear" w:color="auto" w:fill="141D2B"/>
        <w:spacing w:after="0" w:line="285" w:lineRule="auto"/>
      </w:pPr>
    </w:p>
    <w:p w:rsidR="635A44DD" w:rsidP="635A44DD" w:rsidRDefault="635A44DD" w14:paraId="61264E2C" w14:textId="4FDFA356">
      <w:pPr>
        <w:shd w:val="clear" w:color="auto" w:fill="141D2B"/>
        <w:spacing w:after="0" w:line="285" w:lineRule="auto"/>
      </w:pPr>
      <w:r w:rsidRPr="635A44DD">
        <w:rPr>
          <w:rFonts w:ascii="Consolas" w:hAnsi="Consolas" w:eastAsia="Consolas" w:cs="Consolas"/>
          <w:i/>
          <w:iCs/>
          <w:color w:val="D7E4FF"/>
          <w:sz w:val="21"/>
          <w:szCs w:val="21"/>
        </w:rPr>
        <w:t># Deteksi tepi vertikal</w:t>
      </w:r>
    </w:p>
    <w:p w:rsidR="635A44DD" w:rsidP="635A44DD" w:rsidRDefault="635A44DD" w14:paraId="0D50F0FF" w14:textId="5B64724F">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p>
    <w:p w:rsidR="635A44DD" w:rsidP="635A44DD" w:rsidRDefault="635A44DD" w14:paraId="69E4C5F8" w14:textId="4D3499C9">
      <w:pPr>
        <w:shd w:val="clear" w:color="auto" w:fill="141D2B"/>
        <w:spacing w:after="0" w:line="285" w:lineRule="auto"/>
      </w:pPr>
      <w:r w:rsidRPr="635A44DD">
        <w:rPr>
          <w:rFonts w:ascii="Consolas" w:hAnsi="Consolas" w:eastAsia="Consolas" w:cs="Consolas"/>
          <w:color w:val="A4B1CD"/>
          <w:sz w:val="21"/>
          <w:szCs w:val="21"/>
        </w:rPr>
        <w:t xml:space="preserve">edges_y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filters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sobel_v</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p>
    <w:p w:rsidR="635A44DD" w:rsidP="635A44DD" w:rsidRDefault="635A44DD" w14:paraId="16F81A71" w14:textId="22F7B46B">
      <w:pPr>
        <w:shd w:val="clear" w:color="auto" w:fill="141D2B"/>
        <w:spacing w:after="0" w:line="285" w:lineRule="auto"/>
      </w:pP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edges_y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Sobel Y (Vertical)</w:t>
      </w:r>
      <w:r w:rsidRPr="635A44DD">
        <w:rPr>
          <w:rFonts w:ascii="Consolas" w:hAnsi="Consolas" w:eastAsia="Consolas" w:cs="Consolas"/>
          <w:color w:val="5CECC6"/>
          <w:sz w:val="21"/>
          <w:szCs w:val="21"/>
        </w:rPr>
        <w:t>')</w:t>
      </w:r>
    </w:p>
    <w:p w:rsidR="635A44DD" w:rsidP="635A44DD" w:rsidRDefault="635A44DD" w14:paraId="4F306837" w14:textId="44AF08DA">
      <w:pPr>
        <w:shd w:val="clear" w:color="auto" w:fill="141D2B"/>
        <w:spacing w:after="0" w:line="285" w:lineRule="auto"/>
      </w:pPr>
    </w:p>
    <w:p w:rsidR="635A44DD" w:rsidP="635A44DD" w:rsidRDefault="635A44DD" w14:paraId="0DE89E89" w14:textId="44937093">
      <w:pPr>
        <w:shd w:val="clear" w:color="auto" w:fill="141D2B"/>
        <w:spacing w:after="0" w:line="285" w:lineRule="auto"/>
      </w:pPr>
      <w:r w:rsidRPr="635A44DD">
        <w:rPr>
          <w:rFonts w:ascii="Consolas" w:hAnsi="Consolas" w:eastAsia="Consolas" w:cs="Consolas"/>
          <w:i/>
          <w:iCs/>
          <w:color w:val="D7E4FF"/>
          <w:sz w:val="21"/>
          <w:szCs w:val="21"/>
        </w:rPr>
        <w:t># Magnitudo gradien gabungan</w:t>
      </w:r>
    </w:p>
    <w:p w:rsidR="635A44DD" w:rsidP="635A44DD" w:rsidRDefault="635A44DD" w14:paraId="765F8083" w14:textId="785C6F98">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4</w:t>
      </w:r>
      <w:r w:rsidRPr="635A44DD">
        <w:rPr>
          <w:rFonts w:ascii="Consolas" w:hAnsi="Consolas" w:eastAsia="Consolas" w:cs="Consolas"/>
          <w:color w:val="5CECC6"/>
          <w:sz w:val="21"/>
          <w:szCs w:val="21"/>
        </w:rPr>
        <w:t>)</w:t>
      </w:r>
    </w:p>
    <w:p w:rsidR="635A44DD" w:rsidP="635A44DD" w:rsidRDefault="635A44DD" w14:paraId="2F8F0260" w14:textId="7BC4C7B5">
      <w:pPr>
        <w:shd w:val="clear" w:color="auto" w:fill="141D2B"/>
        <w:spacing w:after="0" w:line="285" w:lineRule="auto"/>
      </w:pPr>
      <w:r w:rsidRPr="635A44DD">
        <w:rPr>
          <w:rFonts w:ascii="Consolas" w:hAnsi="Consolas" w:eastAsia="Consolas" w:cs="Consolas"/>
          <w:color w:val="A4B1CD"/>
          <w:sz w:val="21"/>
          <w:szCs w:val="21"/>
        </w:rPr>
        <w:t xml:space="preserve">edges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filters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sobel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p>
    <w:p w:rsidR="635A44DD" w:rsidP="635A44DD" w:rsidRDefault="635A44DD" w14:paraId="7F6F822F" w14:textId="3FEEE72A">
      <w:pPr>
        <w:shd w:val="clear" w:color="auto" w:fill="141D2B"/>
        <w:spacing w:after="0" w:line="285" w:lineRule="auto"/>
      </w:pP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edges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Sobel (Combined)</w:t>
      </w:r>
      <w:r w:rsidRPr="635A44DD">
        <w:rPr>
          <w:rFonts w:ascii="Consolas" w:hAnsi="Consolas" w:eastAsia="Consolas" w:cs="Consolas"/>
          <w:color w:val="5CECC6"/>
          <w:sz w:val="21"/>
          <w:szCs w:val="21"/>
        </w:rPr>
        <w:t>')</w:t>
      </w:r>
    </w:p>
    <w:p w:rsidR="635A44DD" w:rsidP="635A44DD" w:rsidRDefault="635A44DD" w14:paraId="6A94EDAD" w14:textId="38C5B5AB">
      <w:pPr>
        <w:shd w:val="clear" w:color="auto" w:fill="141D2B"/>
        <w:spacing w:after="0" w:line="285" w:lineRule="auto"/>
      </w:pPr>
    </w:p>
    <w:p w:rsidR="635A44DD" w:rsidP="635A44DD" w:rsidRDefault="635A44DD" w14:paraId="4F3831A5" w14:textId="0BB76BAD">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subplots_adjust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wspace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0.1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hspace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0.1</w:t>
      </w:r>
      <w:r w:rsidRPr="635A44DD">
        <w:rPr>
          <w:rFonts w:ascii="Consolas" w:hAnsi="Consolas" w:eastAsia="Consolas" w:cs="Consolas"/>
          <w:color w:val="5CECC6"/>
          <w:sz w:val="21"/>
          <w:szCs w:val="21"/>
        </w:rPr>
        <w:t>)</w:t>
      </w:r>
    </w:p>
    <w:p w:rsidR="635A44DD" w:rsidP="635A44DD" w:rsidRDefault="635A44DD" w14:paraId="7326F1A2" w14:textId="46FF6C3A">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2778FCC1" w14:textId="3DF3B737">
      <w:pPr>
        <w:shd w:val="clear" w:color="auto" w:fill="141D2B"/>
        <w:spacing w:after="0" w:line="285" w:lineRule="auto"/>
      </w:pPr>
    </w:p>
    <w:p w:rsidR="635A44DD" w:rsidP="635A44DD" w:rsidRDefault="635A44DD" w14:paraId="78D8C054" w14:textId="0F91C0FF">
      <w:pPr>
        <w:pStyle w:val="Heading3"/>
      </w:pPr>
      <w:bookmarkStart w:name="_Toc213102670" w:id="60"/>
      <w:r>
        <w:t>5. 3. 3. Different edge detectors with scikit-image</w:t>
      </w:r>
      <w:bookmarkEnd w:id="60"/>
    </w:p>
    <w:p w:rsidR="635A44DD" w:rsidP="635A44DD" w:rsidRDefault="635A44DD" w14:paraId="41E748D2" w14:textId="2194C20D">
      <w:pPr>
        <w:spacing w:before="240" w:after="240"/>
        <w:rPr>
          <w:rFonts w:ascii="Times New Roman" w:hAnsi="Times New Roman" w:eastAsia="Times New Roman" w:cs="Times New Roman"/>
        </w:rPr>
      </w:pPr>
      <w:r w:rsidRPr="635A44DD">
        <w:rPr>
          <w:rFonts w:ascii="Times New Roman" w:hAnsi="Times New Roman" w:eastAsia="Times New Roman" w:cs="Times New Roman"/>
        </w:rPr>
        <w:t>Bagian ini membahas berbagai operator deteksi tepi yang umum digunakan dalam pemrosesan citra seperti Prewitt, Roberts, Sobel, Scharr, dan Laplace. Semua operator ini merupakan turunan diskrit orde pertama atau kedua yang digunakan untuk memperkirakan gradien intensitas citra.</w:t>
      </w:r>
      <w:r>
        <w:br/>
      </w:r>
      <w:r w:rsidRPr="635A44DD">
        <w:rPr>
          <w:rFonts w:ascii="Times New Roman" w:hAnsi="Times New Roman" w:eastAsia="Times New Roman" w:cs="Times New Roman"/>
        </w:rPr>
        <w:t>Masing-masing filter memiliki karakteristik berbeda: Sobel umumnya lebih baik dari Prewitt, sedangkan Scharr memberikan hasil yang lebih konsisten terhadap rotasi.</w:t>
      </w:r>
      <w:r>
        <w:br/>
      </w:r>
      <w:r w:rsidRPr="635A44DD">
        <w:rPr>
          <w:rFonts w:ascii="Times New Roman" w:hAnsi="Times New Roman" w:eastAsia="Times New Roman" w:cs="Times New Roman"/>
        </w:rPr>
        <w:t>Kode berikut menunjukkan penerapan berbagai operator tersebut pada citra grayscale dan menampilkan hasil gradiennya.</w:t>
      </w:r>
    </w:p>
    <w:p w:rsidR="635A44DD" w:rsidP="635A44DD" w:rsidRDefault="635A44DD" w14:paraId="6DE20994" w14:textId="071E9C94">
      <w:pPr>
        <w:spacing w:before="240" w:after="240"/>
        <w:rPr>
          <w:rFonts w:ascii="Times New Roman" w:hAnsi="Times New Roman" w:eastAsia="Times New Roman" w:cs="Times New Roman"/>
        </w:rPr>
      </w:pPr>
      <w:r w:rsidRPr="635A44DD">
        <w:rPr>
          <w:rFonts w:ascii="Times New Roman" w:hAnsi="Times New Roman" w:eastAsia="Times New Roman" w:cs="Times New Roman"/>
        </w:rPr>
        <w:t>Kode Lengkap</w:t>
      </w:r>
    </w:p>
    <w:p w:rsidR="635A44DD" w:rsidP="635A44DD" w:rsidRDefault="635A44DD" w14:paraId="67E96DDA" w14:textId="59F57BE2">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numpy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np</w:t>
      </w:r>
    </w:p>
    <w:p w:rsidR="635A44DD" w:rsidP="635A44DD" w:rsidRDefault="635A44DD" w14:paraId="435AA4DB" w14:textId="3F252E58">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filters</w:t>
      </w:r>
    </w:p>
    <w:p w:rsidR="635A44DD" w:rsidP="635A44DD" w:rsidRDefault="635A44DD" w14:paraId="7EF075F0" w14:textId="4F89CBCE">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io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imread</w:t>
      </w:r>
    </w:p>
    <w:p w:rsidR="635A44DD" w:rsidP="635A44DD" w:rsidRDefault="635A44DD" w14:paraId="46DAE6F0" w14:textId="0EFBD4B0">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color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rgb2gray</w:t>
      </w:r>
    </w:p>
    <w:p w:rsidR="635A44DD" w:rsidP="635A44DD" w:rsidRDefault="635A44DD" w14:paraId="43069055" w14:textId="5E1E95D6">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matplotlib</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pylab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pylab</w:t>
      </w:r>
    </w:p>
    <w:p w:rsidR="635A44DD" w:rsidP="635A44DD" w:rsidRDefault="635A44DD" w14:paraId="600E6996" w14:textId="25697837">
      <w:pPr>
        <w:shd w:val="clear" w:color="auto" w:fill="141D2B"/>
        <w:spacing w:after="0" w:line="285" w:lineRule="auto"/>
      </w:pPr>
    </w:p>
    <w:p w:rsidR="635A44DD" w:rsidP="635A44DD" w:rsidRDefault="635A44DD" w14:paraId="2DDAD57F" w14:textId="3C360A36">
      <w:pPr>
        <w:shd w:val="clear" w:color="auto" w:fill="141D2B"/>
        <w:spacing w:after="0" w:line="285" w:lineRule="auto"/>
      </w:pPr>
      <w:r w:rsidRPr="635A44DD">
        <w:rPr>
          <w:rFonts w:ascii="Consolas" w:hAnsi="Consolas" w:eastAsia="Consolas" w:cs="Consolas"/>
          <w:color w:val="FF8484"/>
          <w:sz w:val="21"/>
          <w:szCs w:val="21"/>
        </w:rPr>
        <w:t>def</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title</w:t>
      </w:r>
      <w:r w:rsidRPr="635A44DD">
        <w:rPr>
          <w:rFonts w:ascii="Consolas" w:hAnsi="Consolas" w:eastAsia="Consolas" w:cs="Consolas"/>
          <w:color w:val="5CECC6"/>
          <w:sz w:val="21"/>
          <w:szCs w:val="21"/>
        </w:rPr>
        <w:t>):</w:t>
      </w:r>
    </w:p>
    <w:p w:rsidR="635A44DD" w:rsidP="635A44DD" w:rsidRDefault="635A44DD" w14:paraId="6A75624E" w14:textId="65369E81">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cmap</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gray</w:t>
      </w:r>
      <w:r w:rsidRPr="635A44DD">
        <w:rPr>
          <w:rFonts w:ascii="Consolas" w:hAnsi="Consolas" w:eastAsia="Consolas" w:cs="Consolas"/>
          <w:color w:val="5CECC6"/>
          <w:sz w:val="21"/>
          <w:szCs w:val="21"/>
        </w:rPr>
        <w:t>')</w:t>
      </w:r>
    </w:p>
    <w:p w:rsidR="635A44DD" w:rsidP="635A44DD" w:rsidRDefault="635A44DD" w14:paraId="55029632" w14:textId="708FB473">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p>
    <w:p w:rsidR="635A44DD" w:rsidP="635A44DD" w:rsidRDefault="635A44DD" w14:paraId="651AB207" w14:textId="62B066AD">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55AED5C9" w14:textId="0C017377">
      <w:pPr>
        <w:shd w:val="clear" w:color="auto" w:fill="141D2B"/>
        <w:spacing w:after="0" w:line="285" w:lineRule="auto"/>
      </w:pPr>
    </w:p>
    <w:p w:rsidR="635A44DD" w:rsidP="635A44DD" w:rsidRDefault="635A44DD" w14:paraId="11A5E05E" w14:textId="3B3C45E2">
      <w:pPr>
        <w:shd w:val="clear" w:color="auto" w:fill="141D2B"/>
        <w:spacing w:after="0" w:line="285" w:lineRule="auto"/>
      </w:pPr>
      <w:r w:rsidRPr="635A44DD">
        <w:rPr>
          <w:rFonts w:ascii="Consolas" w:hAnsi="Consolas" w:eastAsia="Consolas" w:cs="Consolas"/>
          <w:i/>
          <w:iCs/>
          <w:color w:val="D7E4FF"/>
          <w:sz w:val="21"/>
          <w:szCs w:val="21"/>
        </w:rPr>
        <w:t># Baca gambar dan ubah ke grayscale</w:t>
      </w:r>
    </w:p>
    <w:p w:rsidR="635A44DD" w:rsidP="635A44DD" w:rsidRDefault="635A44DD" w14:paraId="7E5B81BF" w14:textId="4064974B">
      <w:pPr>
        <w:shd w:val="clear" w:color="auto" w:fill="141D2B"/>
        <w:spacing w:after="0" w:line="285" w:lineRule="auto"/>
      </w:pPr>
      <w:r w:rsidRPr="635A44DD">
        <w:rPr>
          <w:rFonts w:ascii="Consolas" w:hAnsi="Consolas" w:eastAsia="Consolas" w:cs="Consolas"/>
          <w:color w:val="A4B1CD"/>
          <w:sz w:val="21"/>
          <w:szCs w:val="21"/>
        </w:rPr>
        <w:t xml:space="preserve">im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rgb2gray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../new images/goldengate.jpg</w:t>
      </w:r>
      <w:r w:rsidRPr="635A44DD">
        <w:rPr>
          <w:rFonts w:ascii="Consolas" w:hAnsi="Consolas" w:eastAsia="Consolas" w:cs="Consolas"/>
          <w:color w:val="5CECC6"/>
          <w:sz w:val="21"/>
          <w:szCs w:val="21"/>
        </w:rPr>
        <w:t>'))</w:t>
      </w:r>
    </w:p>
    <w:p w:rsidR="635A44DD" w:rsidP="635A44DD" w:rsidRDefault="635A44DD" w14:paraId="65BD7E58" w14:textId="43F992CC">
      <w:pPr>
        <w:shd w:val="clear" w:color="auto" w:fill="141D2B"/>
        <w:spacing w:after="0" w:line="285" w:lineRule="auto"/>
      </w:pPr>
    </w:p>
    <w:p w:rsidR="635A44DD" w:rsidP="635A44DD" w:rsidRDefault="635A44DD" w14:paraId="5DA81F0A" w14:textId="70D38CE4">
      <w:pPr>
        <w:shd w:val="clear" w:color="auto" w:fill="141D2B"/>
        <w:spacing w:after="0" w:line="285" w:lineRule="auto"/>
      </w:pPr>
      <w:r w:rsidRPr="635A44DD">
        <w:rPr>
          <w:rFonts w:ascii="Consolas" w:hAnsi="Consolas" w:eastAsia="Consolas" w:cs="Consolas"/>
          <w:i/>
          <w:iCs/>
          <w:color w:val="D7E4FF"/>
          <w:sz w:val="21"/>
          <w:szCs w:val="21"/>
        </w:rPr>
        <w:t># Plot hasil berbagai deteksi tepi</w:t>
      </w:r>
    </w:p>
    <w:p w:rsidR="635A44DD" w:rsidP="635A44DD" w:rsidRDefault="635A44DD" w14:paraId="55F13FA2" w14:textId="2E2FA64B">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gray</w:t>
      </w:r>
      <w:r w:rsidRPr="635A44DD">
        <w:rPr>
          <w:rFonts w:ascii="Consolas" w:hAnsi="Consolas" w:eastAsia="Consolas" w:cs="Consolas"/>
          <w:color w:val="5CECC6"/>
          <w:sz w:val="21"/>
          <w:szCs w:val="21"/>
        </w:rPr>
        <w:t>()</w:t>
      </w:r>
    </w:p>
    <w:p w:rsidR="635A44DD" w:rsidP="635A44DD" w:rsidRDefault="635A44DD" w14:paraId="05DD7216" w14:textId="3267439F">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figure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24</w:t>
      </w:r>
      <w:r w:rsidRPr="635A44DD">
        <w:rPr>
          <w:rFonts w:ascii="Consolas" w:hAnsi="Consolas" w:eastAsia="Consolas" w:cs="Consolas"/>
          <w:color w:val="5CECC6"/>
          <w:sz w:val="21"/>
          <w:szCs w:val="21"/>
        </w:rPr>
        <w:t>))</w:t>
      </w:r>
    </w:p>
    <w:p w:rsidR="635A44DD" w:rsidP="635A44DD" w:rsidRDefault="635A44DD" w14:paraId="7F585F45" w14:textId="41D35E1A">
      <w:pPr>
        <w:shd w:val="clear" w:color="auto" w:fill="141D2B"/>
        <w:spacing w:after="0" w:line="285" w:lineRule="auto"/>
      </w:pPr>
    </w:p>
    <w:p w:rsidR="635A44DD" w:rsidP="635A44DD" w:rsidRDefault="635A44DD" w14:paraId="10595C53" w14:textId="70731E40">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17B00644" w14:textId="0BBF843E">
      <w:pPr>
        <w:shd w:val="clear" w:color="auto" w:fill="141D2B"/>
        <w:spacing w:after="0" w:line="285" w:lineRule="auto"/>
      </w:pP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Original</w:t>
      </w:r>
      <w:r w:rsidRPr="635A44DD">
        <w:rPr>
          <w:rFonts w:ascii="Consolas" w:hAnsi="Consolas" w:eastAsia="Consolas" w:cs="Consolas"/>
          <w:color w:val="5CECC6"/>
          <w:sz w:val="21"/>
          <w:szCs w:val="21"/>
        </w:rPr>
        <w:t>')</w:t>
      </w:r>
    </w:p>
    <w:p w:rsidR="635A44DD" w:rsidP="635A44DD" w:rsidRDefault="635A44DD" w14:paraId="496CD5E0" w14:textId="05C73A8F">
      <w:pPr>
        <w:shd w:val="clear" w:color="auto" w:fill="141D2B"/>
        <w:spacing w:after="0" w:line="285" w:lineRule="auto"/>
      </w:pPr>
    </w:p>
    <w:p w:rsidR="635A44DD" w:rsidP="635A44DD" w:rsidRDefault="635A44DD" w14:paraId="5F097F6A" w14:textId="17E48E26">
      <w:pPr>
        <w:shd w:val="clear" w:color="auto" w:fill="141D2B"/>
        <w:spacing w:after="0" w:line="285" w:lineRule="auto"/>
      </w:pPr>
      <w:r w:rsidRPr="635A44DD">
        <w:rPr>
          <w:rFonts w:ascii="Consolas" w:hAnsi="Consolas" w:eastAsia="Consolas" w:cs="Consolas"/>
          <w:color w:val="A4B1CD"/>
          <w:sz w:val="21"/>
          <w:szCs w:val="21"/>
        </w:rPr>
        <w:t xml:space="preserve">edges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filters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roberts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p>
    <w:p w:rsidR="635A44DD" w:rsidP="635A44DD" w:rsidRDefault="635A44DD" w14:paraId="4C101ED6" w14:textId="1FDE3272">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207AB095" w14:textId="33E388DA">
      <w:pPr>
        <w:shd w:val="clear" w:color="auto" w:fill="141D2B"/>
        <w:spacing w:after="0" w:line="285" w:lineRule="auto"/>
      </w:pP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edges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Roberts</w:t>
      </w:r>
      <w:r w:rsidRPr="635A44DD">
        <w:rPr>
          <w:rFonts w:ascii="Consolas" w:hAnsi="Consolas" w:eastAsia="Consolas" w:cs="Consolas"/>
          <w:color w:val="5CECC6"/>
          <w:sz w:val="21"/>
          <w:szCs w:val="21"/>
        </w:rPr>
        <w:t>')</w:t>
      </w:r>
    </w:p>
    <w:p w:rsidR="635A44DD" w:rsidP="635A44DD" w:rsidRDefault="635A44DD" w14:paraId="457BA11E" w14:textId="24E9C7A5">
      <w:pPr>
        <w:shd w:val="clear" w:color="auto" w:fill="141D2B"/>
        <w:spacing w:after="0" w:line="285" w:lineRule="auto"/>
      </w:pPr>
    </w:p>
    <w:p w:rsidR="635A44DD" w:rsidP="635A44DD" w:rsidRDefault="635A44DD" w14:paraId="1A148596" w14:textId="52E45E1E">
      <w:pPr>
        <w:shd w:val="clear" w:color="auto" w:fill="141D2B"/>
        <w:spacing w:after="0" w:line="285" w:lineRule="auto"/>
      </w:pPr>
      <w:r w:rsidRPr="635A44DD">
        <w:rPr>
          <w:rFonts w:ascii="Consolas" w:hAnsi="Consolas" w:eastAsia="Consolas" w:cs="Consolas"/>
          <w:color w:val="A4B1CD"/>
          <w:sz w:val="21"/>
          <w:szCs w:val="21"/>
        </w:rPr>
        <w:t xml:space="preserve">edges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filters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scharr</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p>
    <w:p w:rsidR="635A44DD" w:rsidP="635A44DD" w:rsidRDefault="635A44DD" w14:paraId="3CF781A2" w14:textId="540A9902">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p>
    <w:p w:rsidR="635A44DD" w:rsidP="635A44DD" w:rsidRDefault="635A44DD" w14:paraId="732BC0EF" w14:textId="32377555">
      <w:pPr>
        <w:shd w:val="clear" w:color="auto" w:fill="141D2B"/>
        <w:spacing w:after="0" w:line="285" w:lineRule="auto"/>
      </w:pP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edges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Scharr</w:t>
      </w:r>
      <w:r w:rsidRPr="635A44DD">
        <w:rPr>
          <w:rFonts w:ascii="Consolas" w:hAnsi="Consolas" w:eastAsia="Consolas" w:cs="Consolas"/>
          <w:color w:val="5CECC6"/>
          <w:sz w:val="21"/>
          <w:szCs w:val="21"/>
        </w:rPr>
        <w:t>')</w:t>
      </w:r>
    </w:p>
    <w:p w:rsidR="635A44DD" w:rsidP="635A44DD" w:rsidRDefault="635A44DD" w14:paraId="0B101CFF" w14:textId="2DD40A2A">
      <w:pPr>
        <w:shd w:val="clear" w:color="auto" w:fill="141D2B"/>
        <w:spacing w:after="0" w:line="285" w:lineRule="auto"/>
      </w:pPr>
    </w:p>
    <w:p w:rsidR="635A44DD" w:rsidP="635A44DD" w:rsidRDefault="635A44DD" w14:paraId="6A19155D" w14:textId="41E21993">
      <w:pPr>
        <w:shd w:val="clear" w:color="auto" w:fill="141D2B"/>
        <w:spacing w:after="0" w:line="285" w:lineRule="auto"/>
      </w:pPr>
      <w:r w:rsidRPr="635A44DD">
        <w:rPr>
          <w:rFonts w:ascii="Consolas" w:hAnsi="Consolas" w:eastAsia="Consolas" w:cs="Consolas"/>
          <w:color w:val="A4B1CD"/>
          <w:sz w:val="21"/>
          <w:szCs w:val="21"/>
        </w:rPr>
        <w:t xml:space="preserve">edges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filters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sobel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p>
    <w:p w:rsidR="635A44DD" w:rsidP="635A44DD" w:rsidRDefault="635A44DD" w14:paraId="5227AF50" w14:textId="664A56C1">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4</w:t>
      </w:r>
      <w:r w:rsidRPr="635A44DD">
        <w:rPr>
          <w:rFonts w:ascii="Consolas" w:hAnsi="Consolas" w:eastAsia="Consolas" w:cs="Consolas"/>
          <w:color w:val="5CECC6"/>
          <w:sz w:val="21"/>
          <w:szCs w:val="21"/>
        </w:rPr>
        <w:t>)</w:t>
      </w:r>
    </w:p>
    <w:p w:rsidR="635A44DD" w:rsidP="635A44DD" w:rsidRDefault="635A44DD" w14:paraId="428B21ED" w14:textId="1FBB2CD7">
      <w:pPr>
        <w:shd w:val="clear" w:color="auto" w:fill="141D2B"/>
        <w:spacing w:after="0" w:line="285" w:lineRule="auto"/>
      </w:pP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edges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Sobel</w:t>
      </w:r>
      <w:r w:rsidRPr="635A44DD">
        <w:rPr>
          <w:rFonts w:ascii="Consolas" w:hAnsi="Consolas" w:eastAsia="Consolas" w:cs="Consolas"/>
          <w:color w:val="5CECC6"/>
          <w:sz w:val="21"/>
          <w:szCs w:val="21"/>
        </w:rPr>
        <w:t>')</w:t>
      </w:r>
    </w:p>
    <w:p w:rsidR="635A44DD" w:rsidP="635A44DD" w:rsidRDefault="635A44DD" w14:paraId="77B727C6" w14:textId="54E0597A">
      <w:pPr>
        <w:shd w:val="clear" w:color="auto" w:fill="141D2B"/>
        <w:spacing w:after="0" w:line="285" w:lineRule="auto"/>
      </w:pPr>
    </w:p>
    <w:p w:rsidR="635A44DD" w:rsidP="635A44DD" w:rsidRDefault="635A44DD" w14:paraId="2B5AB21F" w14:textId="741221EB">
      <w:pPr>
        <w:shd w:val="clear" w:color="auto" w:fill="141D2B"/>
        <w:spacing w:after="0" w:line="285" w:lineRule="auto"/>
      </w:pPr>
      <w:r w:rsidRPr="635A44DD">
        <w:rPr>
          <w:rFonts w:ascii="Consolas" w:hAnsi="Consolas" w:eastAsia="Consolas" w:cs="Consolas"/>
          <w:color w:val="A4B1CD"/>
          <w:sz w:val="21"/>
          <w:szCs w:val="21"/>
        </w:rPr>
        <w:t xml:space="preserve">edges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filters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prewitt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p>
    <w:p w:rsidR="635A44DD" w:rsidP="635A44DD" w:rsidRDefault="635A44DD" w14:paraId="55B483AA" w14:textId="0E0B3FB4">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5</w:t>
      </w:r>
      <w:r w:rsidRPr="635A44DD">
        <w:rPr>
          <w:rFonts w:ascii="Consolas" w:hAnsi="Consolas" w:eastAsia="Consolas" w:cs="Consolas"/>
          <w:color w:val="5CECC6"/>
          <w:sz w:val="21"/>
          <w:szCs w:val="21"/>
        </w:rPr>
        <w:t>)</w:t>
      </w:r>
    </w:p>
    <w:p w:rsidR="635A44DD" w:rsidP="635A44DD" w:rsidRDefault="635A44DD" w14:paraId="2F00707C" w14:textId="364468AE">
      <w:pPr>
        <w:shd w:val="clear" w:color="auto" w:fill="141D2B"/>
        <w:spacing w:after="0" w:line="285" w:lineRule="auto"/>
      </w:pP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edges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Prewitt</w:t>
      </w:r>
      <w:r w:rsidRPr="635A44DD">
        <w:rPr>
          <w:rFonts w:ascii="Consolas" w:hAnsi="Consolas" w:eastAsia="Consolas" w:cs="Consolas"/>
          <w:color w:val="5CECC6"/>
          <w:sz w:val="21"/>
          <w:szCs w:val="21"/>
        </w:rPr>
        <w:t>')</w:t>
      </w:r>
    </w:p>
    <w:p w:rsidR="635A44DD" w:rsidP="635A44DD" w:rsidRDefault="635A44DD" w14:paraId="050D475F" w14:textId="6EE69ABB">
      <w:pPr>
        <w:shd w:val="clear" w:color="auto" w:fill="141D2B"/>
        <w:spacing w:after="0" w:line="285" w:lineRule="auto"/>
      </w:pPr>
    </w:p>
    <w:p w:rsidR="635A44DD" w:rsidP="635A44DD" w:rsidRDefault="635A44DD" w14:paraId="47842D51" w14:textId="6D90017E">
      <w:pPr>
        <w:shd w:val="clear" w:color="auto" w:fill="141D2B"/>
        <w:spacing w:after="0" w:line="285" w:lineRule="auto"/>
      </w:pPr>
      <w:r w:rsidRPr="635A44DD">
        <w:rPr>
          <w:rFonts w:ascii="Consolas" w:hAnsi="Consolas" w:eastAsia="Consolas" w:cs="Consolas"/>
          <w:color w:val="A4B1CD"/>
          <w:sz w:val="21"/>
          <w:szCs w:val="21"/>
        </w:rPr>
        <w:t xml:space="preserve">edges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clip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filters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laplace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1AD3E645" w14:textId="3FA375A9">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6</w:t>
      </w:r>
      <w:r w:rsidRPr="635A44DD">
        <w:rPr>
          <w:rFonts w:ascii="Consolas" w:hAnsi="Consolas" w:eastAsia="Consolas" w:cs="Consolas"/>
          <w:color w:val="5CECC6"/>
          <w:sz w:val="21"/>
          <w:szCs w:val="21"/>
        </w:rPr>
        <w:t>)</w:t>
      </w:r>
    </w:p>
    <w:p w:rsidR="635A44DD" w:rsidP="635A44DD" w:rsidRDefault="635A44DD" w14:paraId="6A7B5079" w14:textId="11E50532">
      <w:pPr>
        <w:shd w:val="clear" w:color="auto" w:fill="141D2B"/>
        <w:spacing w:after="0" w:line="285" w:lineRule="auto"/>
      </w:pP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edges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Laplace</w:t>
      </w:r>
      <w:r w:rsidRPr="635A44DD">
        <w:rPr>
          <w:rFonts w:ascii="Consolas" w:hAnsi="Consolas" w:eastAsia="Consolas" w:cs="Consolas"/>
          <w:color w:val="5CECC6"/>
          <w:sz w:val="21"/>
          <w:szCs w:val="21"/>
        </w:rPr>
        <w:t>')</w:t>
      </w:r>
    </w:p>
    <w:p w:rsidR="635A44DD" w:rsidP="635A44DD" w:rsidRDefault="635A44DD" w14:paraId="78B42AEE" w14:textId="7A30F426">
      <w:pPr>
        <w:shd w:val="clear" w:color="auto" w:fill="141D2B"/>
        <w:spacing w:after="0" w:line="285" w:lineRule="auto"/>
      </w:pPr>
    </w:p>
    <w:p w:rsidR="635A44DD" w:rsidP="635A44DD" w:rsidRDefault="635A44DD" w14:paraId="37A0CE35" w14:textId="631B36A2">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subplots_adjust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wspace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0.1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hspace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0.1</w:t>
      </w:r>
      <w:r w:rsidRPr="635A44DD">
        <w:rPr>
          <w:rFonts w:ascii="Consolas" w:hAnsi="Consolas" w:eastAsia="Consolas" w:cs="Consolas"/>
          <w:color w:val="5CECC6"/>
          <w:sz w:val="21"/>
          <w:szCs w:val="21"/>
        </w:rPr>
        <w:t>)</w:t>
      </w:r>
    </w:p>
    <w:p w:rsidR="635A44DD" w:rsidP="635A44DD" w:rsidRDefault="635A44DD" w14:paraId="1EBCD266" w14:textId="35C1B865">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375CAD06" w14:textId="7E8F8B01">
      <w:pPr>
        <w:shd w:val="clear" w:color="auto" w:fill="141D2B"/>
        <w:spacing w:after="0" w:line="285" w:lineRule="auto"/>
      </w:pPr>
    </w:p>
    <w:p w:rsidR="635A44DD" w:rsidP="635A44DD" w:rsidRDefault="635A44DD" w14:paraId="294B5D6A" w14:textId="71A7E798">
      <w:pPr>
        <w:pStyle w:val="Heading3"/>
      </w:pPr>
      <w:bookmarkStart w:name="_Toc213102671" w:id="61"/>
      <w:r>
        <w:t>5. 3. 4. The Canny edge detector with scikit-image</w:t>
      </w:r>
      <w:bookmarkEnd w:id="61"/>
    </w:p>
    <w:p w:rsidR="635A44DD" w:rsidP="635A44DD" w:rsidRDefault="635A44DD" w14:paraId="52A84170" w14:textId="010AE581">
      <w:pPr>
        <w:spacing w:before="240" w:after="240"/>
        <w:rPr>
          <w:rFonts w:ascii="Times New Roman" w:hAnsi="Times New Roman" w:eastAsia="Times New Roman" w:cs="Times New Roman"/>
        </w:rPr>
      </w:pPr>
      <w:r w:rsidRPr="635A44DD">
        <w:rPr>
          <w:rFonts w:ascii="Times New Roman" w:hAnsi="Times New Roman" w:eastAsia="Times New Roman" w:cs="Times New Roman"/>
        </w:rPr>
        <w:t>Detektor tepi Canny adalah algoritma deteksi tepi populer yang dikembangkan oleh John F. Canny. Prosesnya terdiri dari beberapa langkah utama:</w:t>
      </w:r>
    </w:p>
    <w:p w:rsidR="635A44DD" w:rsidP="00210EC7" w:rsidRDefault="635A44DD" w14:paraId="46823C5B" w14:textId="64F46746">
      <w:pPr>
        <w:pStyle w:val="ListParagraph"/>
        <w:numPr>
          <w:ilvl w:val="0"/>
          <w:numId w:val="27"/>
        </w:numPr>
        <w:spacing w:before="240" w:after="240"/>
        <w:rPr>
          <w:rFonts w:ascii="Times New Roman" w:hAnsi="Times New Roman" w:eastAsia="Times New Roman" w:cs="Times New Roman"/>
        </w:rPr>
      </w:pPr>
      <w:r w:rsidRPr="635A44DD">
        <w:rPr>
          <w:rFonts w:ascii="Times New Roman" w:hAnsi="Times New Roman" w:eastAsia="Times New Roman" w:cs="Times New Roman"/>
        </w:rPr>
        <w:t>Peredaman noise menggunakan filter Gaussian 5x5 untuk mengurangi gangguan.</w:t>
      </w:r>
    </w:p>
    <w:p w:rsidR="635A44DD" w:rsidP="00210EC7" w:rsidRDefault="635A44DD" w14:paraId="53D6EB8F" w14:textId="38DED2FE">
      <w:pPr>
        <w:pStyle w:val="ListParagraph"/>
        <w:numPr>
          <w:ilvl w:val="0"/>
          <w:numId w:val="27"/>
        </w:numPr>
        <w:spacing w:before="240" w:after="240"/>
        <w:rPr>
          <w:rFonts w:ascii="Times New Roman" w:hAnsi="Times New Roman" w:eastAsia="Times New Roman" w:cs="Times New Roman"/>
        </w:rPr>
      </w:pPr>
      <w:r w:rsidRPr="635A44DD">
        <w:rPr>
          <w:rFonts w:ascii="Times New Roman" w:hAnsi="Times New Roman" w:eastAsia="Times New Roman" w:cs="Times New Roman"/>
        </w:rPr>
        <w:t>Perhitungan magnitudo dan arah gradien menggunakan filter Sobel horizontal dan vertikal.</w:t>
      </w:r>
    </w:p>
    <w:p w:rsidR="635A44DD" w:rsidP="00210EC7" w:rsidRDefault="635A44DD" w14:paraId="42D4291F" w14:textId="30EDEAF5">
      <w:pPr>
        <w:pStyle w:val="ListParagraph"/>
        <w:numPr>
          <w:ilvl w:val="0"/>
          <w:numId w:val="27"/>
        </w:numPr>
        <w:spacing w:before="240" w:after="240"/>
        <w:rPr>
          <w:rFonts w:ascii="Times New Roman" w:hAnsi="Times New Roman" w:eastAsia="Times New Roman" w:cs="Times New Roman"/>
        </w:rPr>
      </w:pPr>
      <w:r w:rsidRPr="635A44DD">
        <w:rPr>
          <w:rFonts w:ascii="Times New Roman" w:hAnsi="Times New Roman" w:eastAsia="Times New Roman" w:cs="Times New Roman"/>
        </w:rPr>
        <w:t>Non-maximum suppression untuk menipiskan tepi dan menghapus piksel yang tidak termasuk tepi sejati.</w:t>
      </w:r>
    </w:p>
    <w:p w:rsidR="635A44DD" w:rsidP="00210EC7" w:rsidRDefault="635A44DD" w14:paraId="544C9479" w14:textId="52050B01">
      <w:pPr>
        <w:pStyle w:val="ListParagraph"/>
        <w:numPr>
          <w:ilvl w:val="0"/>
          <w:numId w:val="27"/>
        </w:numPr>
        <w:spacing w:before="240" w:after="240"/>
        <w:rPr>
          <w:rFonts w:ascii="Times New Roman" w:hAnsi="Times New Roman" w:eastAsia="Times New Roman" w:cs="Times New Roman"/>
        </w:rPr>
      </w:pPr>
      <w:r w:rsidRPr="635A44DD">
        <w:rPr>
          <w:rFonts w:ascii="Times New Roman" w:hAnsi="Times New Roman" w:eastAsia="Times New Roman" w:cs="Times New Roman"/>
        </w:rPr>
        <w:t>Hysteresis thresholding untuk menentukan tepi kuat dan lemah berdasarkan dua ambang batas (min dan max).</w:t>
      </w:r>
      <w:r>
        <w:br/>
      </w:r>
      <w:r w:rsidRPr="635A44DD">
        <w:rPr>
          <w:rFonts w:ascii="Times New Roman" w:hAnsi="Times New Roman" w:eastAsia="Times New Roman" w:cs="Times New Roman"/>
        </w:rPr>
        <w:t xml:space="preserve"> Langkah-langkah ini menghasilkan citra dengan tepi yang kuat dan bersih.</w:t>
      </w:r>
    </w:p>
    <w:p w:rsidR="635A44DD" w:rsidP="635A44DD" w:rsidRDefault="635A44DD" w14:paraId="5244398A" w14:textId="5CBC6E5A">
      <w:pPr>
        <w:spacing w:before="240" w:after="240"/>
        <w:rPr>
          <w:rFonts w:ascii="Times New Roman" w:hAnsi="Times New Roman" w:eastAsia="Times New Roman" w:cs="Times New Roman"/>
        </w:rPr>
      </w:pPr>
      <w:r w:rsidRPr="635A44DD">
        <w:rPr>
          <w:rFonts w:ascii="Times New Roman" w:hAnsi="Times New Roman" w:eastAsia="Times New Roman" w:cs="Times New Roman"/>
        </w:rPr>
        <w:t>Kode Lengkap</w:t>
      </w:r>
    </w:p>
    <w:p w:rsidR="635A44DD" w:rsidP="635A44DD" w:rsidRDefault="635A44DD" w14:paraId="5C1CB1C5" w14:textId="0370F4D9">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numpy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np</w:t>
      </w:r>
    </w:p>
    <w:p w:rsidR="635A44DD" w:rsidP="635A44DD" w:rsidRDefault="635A44DD" w14:paraId="291628E6" w14:textId="472442D6">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scipy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ndimage</w:t>
      </w:r>
    </w:p>
    <w:p w:rsidR="635A44DD" w:rsidP="635A44DD" w:rsidRDefault="635A44DD" w14:paraId="1DB93A25" w14:textId="3F02FCED">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feature</w:t>
      </w:r>
    </w:p>
    <w:p w:rsidR="635A44DD" w:rsidP="635A44DD" w:rsidRDefault="635A44DD" w14:paraId="5CFA8BC2" w14:textId="5D0F4A50">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io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imread</w:t>
      </w:r>
    </w:p>
    <w:p w:rsidR="635A44DD" w:rsidP="635A44DD" w:rsidRDefault="635A44DD" w14:paraId="51F47CAA" w14:textId="7DBB424E">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color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rgb2gray</w:t>
      </w:r>
    </w:p>
    <w:p w:rsidR="635A44DD" w:rsidP="635A44DD" w:rsidRDefault="635A44DD" w14:paraId="2499F8A9" w14:textId="0667E8DD">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matplotlib</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pylab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pylab</w:t>
      </w:r>
    </w:p>
    <w:p w:rsidR="635A44DD" w:rsidP="635A44DD" w:rsidRDefault="635A44DD" w14:paraId="7839EC69" w14:textId="36BDAF92">
      <w:pPr>
        <w:shd w:val="clear" w:color="auto" w:fill="141D2B"/>
        <w:spacing w:after="0" w:line="285" w:lineRule="auto"/>
      </w:pPr>
    </w:p>
    <w:p w:rsidR="635A44DD" w:rsidP="635A44DD" w:rsidRDefault="635A44DD" w14:paraId="1A9609A4" w14:textId="285E95BC">
      <w:pPr>
        <w:shd w:val="clear" w:color="auto" w:fill="141D2B"/>
        <w:spacing w:after="0" w:line="285" w:lineRule="auto"/>
      </w:pPr>
      <w:r w:rsidRPr="635A44DD">
        <w:rPr>
          <w:rFonts w:ascii="Consolas" w:hAnsi="Consolas" w:eastAsia="Consolas" w:cs="Consolas"/>
          <w:i/>
          <w:iCs/>
          <w:color w:val="D7E4FF"/>
          <w:sz w:val="21"/>
          <w:szCs w:val="21"/>
        </w:rPr>
        <w:t># Baca dan ubah gambar menjadi grayscale</w:t>
      </w:r>
    </w:p>
    <w:p w:rsidR="635A44DD" w:rsidP="635A44DD" w:rsidRDefault="635A44DD" w14:paraId="0960BBBD" w14:textId="527AF4AD">
      <w:pPr>
        <w:shd w:val="clear" w:color="auto" w:fill="141D2B"/>
        <w:spacing w:after="0" w:line="285" w:lineRule="auto"/>
      </w:pPr>
      <w:r w:rsidRPr="635A44DD">
        <w:rPr>
          <w:rFonts w:ascii="Consolas" w:hAnsi="Consolas" w:eastAsia="Consolas" w:cs="Consolas"/>
          <w:color w:val="A4B1CD"/>
          <w:sz w:val="21"/>
          <w:szCs w:val="21"/>
        </w:rPr>
        <w:t xml:space="preserve">im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rgb2gray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../images/tiger3.jpg</w:t>
      </w:r>
      <w:r w:rsidRPr="635A44DD">
        <w:rPr>
          <w:rFonts w:ascii="Consolas" w:hAnsi="Consolas" w:eastAsia="Consolas" w:cs="Consolas"/>
          <w:color w:val="5CECC6"/>
          <w:sz w:val="21"/>
          <w:szCs w:val="21"/>
        </w:rPr>
        <w:t>'))</w:t>
      </w:r>
    </w:p>
    <w:p w:rsidR="635A44DD" w:rsidP="635A44DD" w:rsidRDefault="635A44DD" w14:paraId="47EC8842" w14:textId="12D3C30F">
      <w:pPr>
        <w:shd w:val="clear" w:color="auto" w:fill="141D2B"/>
        <w:spacing w:after="0" w:line="285" w:lineRule="auto"/>
      </w:pPr>
    </w:p>
    <w:p w:rsidR="635A44DD" w:rsidP="635A44DD" w:rsidRDefault="635A44DD" w14:paraId="0F93A824" w14:textId="3835CEAF">
      <w:pPr>
        <w:shd w:val="clear" w:color="auto" w:fill="141D2B"/>
        <w:spacing w:after="0" w:line="285" w:lineRule="auto"/>
      </w:pPr>
      <w:r w:rsidRPr="635A44DD">
        <w:rPr>
          <w:rFonts w:ascii="Consolas" w:hAnsi="Consolas" w:eastAsia="Consolas" w:cs="Consolas"/>
          <w:i/>
          <w:iCs/>
          <w:color w:val="D7E4FF"/>
          <w:sz w:val="21"/>
          <w:szCs w:val="21"/>
        </w:rPr>
        <w:t># Tambahkan Gaussian filter dan noise</w:t>
      </w:r>
    </w:p>
    <w:p w:rsidR="635A44DD" w:rsidP="635A44DD" w:rsidRDefault="635A44DD" w14:paraId="61624028" w14:textId="363CE797">
      <w:pPr>
        <w:shd w:val="clear" w:color="auto" w:fill="141D2B"/>
        <w:spacing w:after="0" w:line="285" w:lineRule="auto"/>
      </w:pPr>
      <w:r w:rsidRPr="635A44DD">
        <w:rPr>
          <w:rFonts w:ascii="Consolas" w:hAnsi="Consolas" w:eastAsia="Consolas" w:cs="Consolas"/>
          <w:color w:val="A4B1CD"/>
          <w:sz w:val="21"/>
          <w:szCs w:val="21"/>
        </w:rPr>
        <w:t xml:space="preserve">im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ndimage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gaussian_filter</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4</w:t>
      </w:r>
      <w:r w:rsidRPr="635A44DD">
        <w:rPr>
          <w:rFonts w:ascii="Consolas" w:hAnsi="Consolas" w:eastAsia="Consolas" w:cs="Consolas"/>
          <w:color w:val="5CECC6"/>
          <w:sz w:val="21"/>
          <w:szCs w:val="21"/>
        </w:rPr>
        <w:t>)</w:t>
      </w:r>
    </w:p>
    <w:p w:rsidR="635A44DD" w:rsidP="635A44DD" w:rsidRDefault="635A44DD" w14:paraId="5C58583D" w14:textId="2E56E40B">
      <w:pPr>
        <w:shd w:val="clear" w:color="auto" w:fill="141D2B"/>
        <w:spacing w:after="0" w:line="285" w:lineRule="auto"/>
      </w:pPr>
      <w:r w:rsidRPr="635A44DD">
        <w:rPr>
          <w:rFonts w:ascii="Consolas" w:hAnsi="Consolas" w:eastAsia="Consolas" w:cs="Consolas"/>
          <w:color w:val="A4B1CD"/>
          <w:sz w:val="21"/>
          <w:szCs w:val="21"/>
        </w:rPr>
        <w:t xml:space="preserve">im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0.05</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random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random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p>
    <w:p w:rsidR="635A44DD" w:rsidP="635A44DD" w:rsidRDefault="635A44DD" w14:paraId="0796E631" w14:textId="5362DDF5">
      <w:pPr>
        <w:shd w:val="clear" w:color="auto" w:fill="141D2B"/>
        <w:spacing w:after="0" w:line="285" w:lineRule="auto"/>
      </w:pPr>
    </w:p>
    <w:p w:rsidR="635A44DD" w:rsidP="635A44DD" w:rsidRDefault="635A44DD" w14:paraId="0233C064" w14:textId="2CFB32CE">
      <w:pPr>
        <w:shd w:val="clear" w:color="auto" w:fill="141D2B"/>
        <w:spacing w:after="0" w:line="285" w:lineRule="auto"/>
      </w:pPr>
      <w:r w:rsidRPr="635A44DD">
        <w:rPr>
          <w:rFonts w:ascii="Consolas" w:hAnsi="Consolas" w:eastAsia="Consolas" w:cs="Consolas"/>
          <w:i/>
          <w:iCs/>
          <w:color w:val="D7E4FF"/>
          <w:sz w:val="21"/>
          <w:szCs w:val="21"/>
        </w:rPr>
        <w:t># Deteksi tepi dengan Canny</w:t>
      </w:r>
    </w:p>
    <w:p w:rsidR="635A44DD" w:rsidP="635A44DD" w:rsidRDefault="635A44DD" w14:paraId="2B5BAB92" w14:textId="4AA7DEC7">
      <w:pPr>
        <w:shd w:val="clear" w:color="auto" w:fill="141D2B"/>
        <w:spacing w:after="0" w:line="285" w:lineRule="auto"/>
      </w:pPr>
      <w:r w:rsidRPr="635A44DD">
        <w:rPr>
          <w:rFonts w:ascii="Consolas" w:hAnsi="Consolas" w:eastAsia="Consolas" w:cs="Consolas"/>
          <w:color w:val="A4B1CD"/>
          <w:sz w:val="21"/>
          <w:szCs w:val="21"/>
        </w:rPr>
        <w:t xml:space="preserve">edges1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feature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canny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p>
    <w:p w:rsidR="635A44DD" w:rsidP="635A44DD" w:rsidRDefault="635A44DD" w14:paraId="528F21FF" w14:textId="25AFBA1E">
      <w:pPr>
        <w:shd w:val="clear" w:color="auto" w:fill="141D2B"/>
        <w:spacing w:after="0" w:line="285" w:lineRule="auto"/>
      </w:pPr>
      <w:r w:rsidRPr="635A44DD">
        <w:rPr>
          <w:rFonts w:ascii="Consolas" w:hAnsi="Consolas" w:eastAsia="Consolas" w:cs="Consolas"/>
          <w:color w:val="A4B1CD"/>
          <w:sz w:val="21"/>
          <w:szCs w:val="21"/>
        </w:rPr>
        <w:t xml:space="preserve">edges2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feature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canny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sigma</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p>
    <w:p w:rsidR="635A44DD" w:rsidP="635A44DD" w:rsidRDefault="635A44DD" w14:paraId="0BF2B22D" w14:textId="6E4EC680">
      <w:pPr>
        <w:shd w:val="clear" w:color="auto" w:fill="141D2B"/>
        <w:spacing w:after="0" w:line="285" w:lineRule="auto"/>
      </w:pPr>
    </w:p>
    <w:p w:rsidR="635A44DD" w:rsidP="635A44DD" w:rsidRDefault="635A44DD" w14:paraId="56BE9B63" w14:textId="52645D00">
      <w:pPr>
        <w:shd w:val="clear" w:color="auto" w:fill="141D2B"/>
        <w:spacing w:after="0" w:line="285" w:lineRule="auto"/>
      </w:pPr>
      <w:r w:rsidRPr="635A44DD">
        <w:rPr>
          <w:rFonts w:ascii="Consolas" w:hAnsi="Consolas" w:eastAsia="Consolas" w:cs="Consolas"/>
          <w:i/>
          <w:iCs/>
          <w:color w:val="D7E4FF"/>
          <w:sz w:val="21"/>
          <w:szCs w:val="21"/>
        </w:rPr>
        <w:t># Tampilkan hasil</w:t>
      </w:r>
    </w:p>
    <w:p w:rsidR="635A44DD" w:rsidP="635A44DD" w:rsidRDefault="635A44DD" w14:paraId="1E488110" w14:textId="2B70A3D8">
      <w:pPr>
        <w:shd w:val="clear" w:color="auto" w:fill="141D2B"/>
        <w:spacing w:after="0" w:line="285" w:lineRule="auto"/>
      </w:pPr>
      <w:r w:rsidRPr="635A44DD">
        <w:rPr>
          <w:rFonts w:ascii="Consolas" w:hAnsi="Consolas" w:eastAsia="Consolas" w:cs="Consolas"/>
          <w:color w:val="A4B1CD"/>
          <w:sz w:val="21"/>
          <w:szCs w:val="21"/>
        </w:rPr>
        <w:t>fig</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axes1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axes2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axes3</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subplots</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nrows</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ncols</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sharex</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True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sharey</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True</w:t>
      </w:r>
      <w:r w:rsidRPr="635A44DD">
        <w:rPr>
          <w:rFonts w:ascii="Consolas" w:hAnsi="Consolas" w:eastAsia="Consolas" w:cs="Consolas"/>
          <w:color w:val="5CECC6"/>
          <w:sz w:val="21"/>
          <w:szCs w:val="21"/>
        </w:rPr>
        <w:t>)</w:t>
      </w:r>
    </w:p>
    <w:p w:rsidR="635A44DD" w:rsidP="635A44DD" w:rsidRDefault="635A44DD" w14:paraId="35CAC7ED" w14:textId="35443A58">
      <w:pPr>
        <w:shd w:val="clear" w:color="auto" w:fill="141D2B"/>
        <w:spacing w:after="0" w:line="285" w:lineRule="auto"/>
      </w:pPr>
    </w:p>
    <w:p w:rsidR="635A44DD" w:rsidP="635A44DD" w:rsidRDefault="635A44DD" w14:paraId="705BE5D2" w14:textId="1F31849F">
      <w:pPr>
        <w:shd w:val="clear" w:color="auto" w:fill="141D2B"/>
        <w:spacing w:after="0" w:line="285" w:lineRule="auto"/>
      </w:pPr>
      <w:r w:rsidRPr="635A44DD">
        <w:rPr>
          <w:rFonts w:ascii="Consolas" w:hAnsi="Consolas" w:eastAsia="Consolas" w:cs="Consolas"/>
          <w:color w:val="A4B1CD"/>
          <w:sz w:val="21"/>
          <w:szCs w:val="21"/>
        </w:rPr>
        <w:t>axes1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cmap</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gray</w:t>
      </w:r>
      <w:r w:rsidRPr="635A44DD">
        <w:rPr>
          <w:rFonts w:ascii="Consolas" w:hAnsi="Consolas" w:eastAsia="Consolas" w:cs="Consolas"/>
          <w:color w:val="5CECC6"/>
          <w:sz w:val="21"/>
          <w:szCs w:val="21"/>
        </w:rPr>
        <w:t>)</w:t>
      </w:r>
    </w:p>
    <w:p w:rsidR="635A44DD" w:rsidP="635A44DD" w:rsidRDefault="635A44DD" w14:paraId="21C8E55E" w14:textId="0ACA49C3">
      <w:pPr>
        <w:shd w:val="clear" w:color="auto" w:fill="141D2B"/>
        <w:spacing w:after="0" w:line="285" w:lineRule="auto"/>
      </w:pPr>
      <w:r w:rsidRPr="635A44DD">
        <w:rPr>
          <w:rFonts w:ascii="Consolas" w:hAnsi="Consolas" w:eastAsia="Consolas" w:cs="Consolas"/>
          <w:color w:val="A4B1CD"/>
          <w:sz w:val="21"/>
          <w:szCs w:val="21"/>
        </w:rPr>
        <w:t>axes1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471BDA92" w14:textId="3C42F749">
      <w:pPr>
        <w:shd w:val="clear" w:color="auto" w:fill="141D2B"/>
        <w:spacing w:after="0" w:line="285" w:lineRule="auto"/>
      </w:pPr>
      <w:r w:rsidRPr="635A44DD">
        <w:rPr>
          <w:rFonts w:ascii="Consolas" w:hAnsi="Consolas" w:eastAsia="Consolas" w:cs="Consolas"/>
          <w:color w:val="A4B1CD"/>
          <w:sz w:val="21"/>
          <w:szCs w:val="21"/>
        </w:rPr>
        <w:t>axes1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set_title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Noisy 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fontsize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50</w:t>
      </w:r>
      <w:r w:rsidRPr="635A44DD">
        <w:rPr>
          <w:rFonts w:ascii="Consolas" w:hAnsi="Consolas" w:eastAsia="Consolas" w:cs="Consolas"/>
          <w:color w:val="5CECC6"/>
          <w:sz w:val="21"/>
          <w:szCs w:val="21"/>
        </w:rPr>
        <w:t>)</w:t>
      </w:r>
    </w:p>
    <w:p w:rsidR="635A44DD" w:rsidP="635A44DD" w:rsidRDefault="635A44DD" w14:paraId="2B0AAD6D" w14:textId="32799B4A">
      <w:pPr>
        <w:shd w:val="clear" w:color="auto" w:fill="141D2B"/>
        <w:spacing w:after="0" w:line="285" w:lineRule="auto"/>
      </w:pPr>
    </w:p>
    <w:p w:rsidR="635A44DD" w:rsidP="635A44DD" w:rsidRDefault="635A44DD" w14:paraId="7016235F" w14:textId="6D100D21">
      <w:pPr>
        <w:shd w:val="clear" w:color="auto" w:fill="141D2B"/>
        <w:spacing w:after="0" w:line="285" w:lineRule="auto"/>
      </w:pPr>
      <w:r w:rsidRPr="635A44DD">
        <w:rPr>
          <w:rFonts w:ascii="Consolas" w:hAnsi="Consolas" w:eastAsia="Consolas" w:cs="Consolas"/>
          <w:color w:val="A4B1CD"/>
          <w:sz w:val="21"/>
          <w:szCs w:val="21"/>
        </w:rPr>
        <w:t>axes2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edges1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cmap</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gray</w:t>
      </w:r>
      <w:r w:rsidRPr="635A44DD">
        <w:rPr>
          <w:rFonts w:ascii="Consolas" w:hAnsi="Consolas" w:eastAsia="Consolas" w:cs="Consolas"/>
          <w:color w:val="5CECC6"/>
          <w:sz w:val="21"/>
          <w:szCs w:val="21"/>
        </w:rPr>
        <w:t>)</w:t>
      </w:r>
    </w:p>
    <w:p w:rsidR="635A44DD" w:rsidP="635A44DD" w:rsidRDefault="635A44DD" w14:paraId="462FBB4B" w14:textId="49A05F34">
      <w:pPr>
        <w:shd w:val="clear" w:color="auto" w:fill="141D2B"/>
        <w:spacing w:after="0" w:line="285" w:lineRule="auto"/>
      </w:pPr>
      <w:r w:rsidRPr="635A44DD">
        <w:rPr>
          <w:rFonts w:ascii="Consolas" w:hAnsi="Consolas" w:eastAsia="Consolas" w:cs="Consolas"/>
          <w:color w:val="A4B1CD"/>
          <w:sz w:val="21"/>
          <w:szCs w:val="21"/>
        </w:rPr>
        <w:t>axes2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4DB1ACA6" w14:textId="7B6DCCFA">
      <w:pPr>
        <w:shd w:val="clear" w:color="auto" w:fill="141D2B"/>
        <w:spacing w:after="0" w:line="285" w:lineRule="auto"/>
      </w:pPr>
      <w:r w:rsidRPr="635A44DD">
        <w:rPr>
          <w:rFonts w:ascii="Consolas" w:hAnsi="Consolas" w:eastAsia="Consolas" w:cs="Consolas"/>
          <w:color w:val="A4B1CD"/>
          <w:sz w:val="21"/>
          <w:szCs w:val="21"/>
        </w:rPr>
        <w:t>axes2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set_title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Canny Filter, σ=1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fontsize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50</w:t>
      </w:r>
      <w:r w:rsidRPr="635A44DD">
        <w:rPr>
          <w:rFonts w:ascii="Consolas" w:hAnsi="Consolas" w:eastAsia="Consolas" w:cs="Consolas"/>
          <w:color w:val="5CECC6"/>
          <w:sz w:val="21"/>
          <w:szCs w:val="21"/>
        </w:rPr>
        <w:t>)</w:t>
      </w:r>
    </w:p>
    <w:p w:rsidR="635A44DD" w:rsidP="635A44DD" w:rsidRDefault="635A44DD" w14:paraId="60BBFBC6" w14:textId="2F723469">
      <w:pPr>
        <w:shd w:val="clear" w:color="auto" w:fill="141D2B"/>
        <w:spacing w:after="0" w:line="285" w:lineRule="auto"/>
      </w:pPr>
    </w:p>
    <w:p w:rsidR="635A44DD" w:rsidP="635A44DD" w:rsidRDefault="635A44DD" w14:paraId="7B3FFFB9" w14:textId="383B0D14">
      <w:pPr>
        <w:shd w:val="clear" w:color="auto" w:fill="141D2B"/>
        <w:spacing w:after="0" w:line="285" w:lineRule="auto"/>
      </w:pPr>
      <w:r w:rsidRPr="635A44DD">
        <w:rPr>
          <w:rFonts w:ascii="Consolas" w:hAnsi="Consolas" w:eastAsia="Consolas" w:cs="Consolas"/>
          <w:color w:val="A4B1CD"/>
          <w:sz w:val="21"/>
          <w:szCs w:val="21"/>
        </w:rPr>
        <w:t>axes3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edges2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cmap</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gray</w:t>
      </w:r>
      <w:r w:rsidRPr="635A44DD">
        <w:rPr>
          <w:rFonts w:ascii="Consolas" w:hAnsi="Consolas" w:eastAsia="Consolas" w:cs="Consolas"/>
          <w:color w:val="5CECC6"/>
          <w:sz w:val="21"/>
          <w:szCs w:val="21"/>
        </w:rPr>
        <w:t>)</w:t>
      </w:r>
    </w:p>
    <w:p w:rsidR="635A44DD" w:rsidP="635A44DD" w:rsidRDefault="635A44DD" w14:paraId="787C33FB" w14:textId="7A3D74C5">
      <w:pPr>
        <w:shd w:val="clear" w:color="auto" w:fill="141D2B"/>
        <w:spacing w:after="0" w:line="285" w:lineRule="auto"/>
      </w:pPr>
      <w:r w:rsidRPr="635A44DD">
        <w:rPr>
          <w:rFonts w:ascii="Consolas" w:hAnsi="Consolas" w:eastAsia="Consolas" w:cs="Consolas"/>
          <w:color w:val="A4B1CD"/>
          <w:sz w:val="21"/>
          <w:szCs w:val="21"/>
        </w:rPr>
        <w:t>axes3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2F4CCD76" w14:textId="6EE12AC5">
      <w:pPr>
        <w:shd w:val="clear" w:color="auto" w:fill="141D2B"/>
        <w:spacing w:after="0" w:line="285" w:lineRule="auto"/>
      </w:pPr>
      <w:r w:rsidRPr="635A44DD">
        <w:rPr>
          <w:rFonts w:ascii="Consolas" w:hAnsi="Consolas" w:eastAsia="Consolas" w:cs="Consolas"/>
          <w:color w:val="A4B1CD"/>
          <w:sz w:val="21"/>
          <w:szCs w:val="21"/>
        </w:rPr>
        <w:t>axes3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set_title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Canny Filter, σ=3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fontsize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50</w:t>
      </w:r>
      <w:r w:rsidRPr="635A44DD">
        <w:rPr>
          <w:rFonts w:ascii="Consolas" w:hAnsi="Consolas" w:eastAsia="Consolas" w:cs="Consolas"/>
          <w:color w:val="5CECC6"/>
          <w:sz w:val="21"/>
          <w:szCs w:val="21"/>
        </w:rPr>
        <w:t>)</w:t>
      </w:r>
    </w:p>
    <w:p w:rsidR="635A44DD" w:rsidP="635A44DD" w:rsidRDefault="635A44DD" w14:paraId="78460D1C" w14:textId="18D8B01D">
      <w:pPr>
        <w:shd w:val="clear" w:color="auto" w:fill="141D2B"/>
        <w:spacing w:after="0" w:line="285" w:lineRule="auto"/>
      </w:pPr>
    </w:p>
    <w:p w:rsidR="635A44DD" w:rsidP="635A44DD" w:rsidRDefault="635A44DD" w14:paraId="32112926" w14:textId="77FCCAEB">
      <w:pPr>
        <w:shd w:val="clear" w:color="auto" w:fill="141D2B"/>
        <w:spacing w:after="0" w:line="285" w:lineRule="auto"/>
      </w:pPr>
      <w:r w:rsidRPr="635A44DD">
        <w:rPr>
          <w:rFonts w:ascii="Consolas" w:hAnsi="Consolas" w:eastAsia="Consolas" w:cs="Consolas"/>
          <w:color w:val="A4B1CD"/>
          <w:sz w:val="21"/>
          <w:szCs w:val="21"/>
        </w:rPr>
        <w:t>fig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tight_layout</w:t>
      </w:r>
      <w:r w:rsidRPr="635A44DD">
        <w:rPr>
          <w:rFonts w:ascii="Consolas" w:hAnsi="Consolas" w:eastAsia="Consolas" w:cs="Consolas"/>
          <w:color w:val="5CECC6"/>
          <w:sz w:val="21"/>
          <w:szCs w:val="21"/>
        </w:rPr>
        <w:t>()</w:t>
      </w:r>
    </w:p>
    <w:p w:rsidR="635A44DD" w:rsidP="635A44DD" w:rsidRDefault="635A44DD" w14:paraId="4D07DD67" w14:textId="7129A658">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58A925A3" w14:textId="0BEA9472">
      <w:pPr>
        <w:shd w:val="clear" w:color="auto" w:fill="141D2B"/>
        <w:spacing w:after="0" w:line="285" w:lineRule="auto"/>
      </w:pPr>
    </w:p>
    <w:p w:rsidR="635A44DD" w:rsidP="635A44DD" w:rsidRDefault="635A44DD" w14:paraId="21824655" w14:textId="44A329A6">
      <w:pPr>
        <w:pStyle w:val="Heading3"/>
      </w:pPr>
      <w:bookmarkStart w:name="_Toc213102672" w:id="62"/>
      <w:r>
        <w:t>5. 3. 5. The LoG and DoG filters</w:t>
      </w:r>
      <w:bookmarkEnd w:id="62"/>
    </w:p>
    <w:p w:rsidR="635A44DD" w:rsidP="635A44DD" w:rsidRDefault="635A44DD" w14:paraId="181DCA67" w14:textId="54E91C25">
      <w:pPr>
        <w:spacing w:before="240" w:after="240"/>
        <w:rPr>
          <w:rFonts w:ascii="Times New Roman" w:hAnsi="Times New Roman" w:eastAsia="Times New Roman" w:cs="Times New Roman"/>
        </w:rPr>
      </w:pPr>
      <w:r w:rsidRPr="635A44DD">
        <w:rPr>
          <w:rFonts w:ascii="Times New Roman" w:hAnsi="Times New Roman" w:eastAsia="Times New Roman" w:cs="Times New Roman"/>
        </w:rPr>
        <w:t>Filter LoG (Laplacian of Gaussian) adalah gabungan antara filter Gaussian dan Laplacian, di mana gambar terlebih dahulu dihaluskan untuk mengurangi noise sebelum diterapkan Laplacian. Karena sifat turunan kedua yang sensitif terhadap noise, langkah perataan ini penting. LoG dapat dianggap sebagai turunan kedua dari Gaussian dan bertindak seperti band-pass filter (BPF).</w:t>
      </w:r>
      <w:r>
        <w:br/>
      </w:r>
      <w:r w:rsidRPr="635A44DD">
        <w:rPr>
          <w:rFonts w:ascii="Times New Roman" w:hAnsi="Times New Roman" w:eastAsia="Times New Roman" w:cs="Times New Roman"/>
        </w:rPr>
        <w:t>Filter DoG (Difference of Gaussians) merupakan pendekatan efisien untuk LoG dengan menghitung perbedaan antara dua Gaussian dengan variansi berbeda.</w:t>
      </w:r>
      <w:r>
        <w:br/>
      </w:r>
      <w:r w:rsidRPr="635A44DD">
        <w:rPr>
          <w:rFonts w:ascii="Times New Roman" w:hAnsi="Times New Roman" w:eastAsia="Times New Roman" w:cs="Times New Roman"/>
        </w:rPr>
        <w:t>Selain digunakan untuk deteksi tepi, LoG juga dapat mendeteksi blob dalam gambar.</w:t>
      </w:r>
      <w:r>
        <w:br/>
      </w:r>
      <w:r w:rsidRPr="635A44DD">
        <w:rPr>
          <w:rFonts w:ascii="Times New Roman" w:hAnsi="Times New Roman" w:eastAsia="Times New Roman" w:cs="Times New Roman"/>
        </w:rPr>
        <w:t xml:space="preserve">SciPy juga menyediakan fungsi </w:t>
      </w:r>
      <w:r w:rsidRPr="635A44DD">
        <w:rPr>
          <w:rFonts w:ascii="Consolas" w:hAnsi="Consolas" w:eastAsia="Consolas" w:cs="Consolas"/>
        </w:rPr>
        <w:t>gaussian_laplace()</w:t>
      </w:r>
      <w:r w:rsidRPr="635A44DD">
        <w:rPr>
          <w:rFonts w:ascii="Times New Roman" w:hAnsi="Times New Roman" w:eastAsia="Times New Roman" w:cs="Times New Roman"/>
        </w:rPr>
        <w:t xml:space="preserve"> untuk menerapkan LoG langsung, dan metode Marr-Hildreth digunakan untuk mendeteksi tepi berdasarkan zero-crossing dari hasil konvolusi LoG.</w:t>
      </w:r>
    </w:p>
    <w:p w:rsidR="635A44DD" w:rsidP="635A44DD" w:rsidRDefault="635A44DD" w14:paraId="41FA8F28" w14:textId="36A7B7C6">
      <w:pPr>
        <w:spacing w:before="240" w:after="240"/>
        <w:rPr>
          <w:rFonts w:ascii="Times New Roman" w:hAnsi="Times New Roman" w:eastAsia="Times New Roman" w:cs="Times New Roman"/>
        </w:rPr>
      </w:pPr>
      <w:r w:rsidRPr="635A44DD">
        <w:rPr>
          <w:rFonts w:ascii="Times New Roman" w:hAnsi="Times New Roman" w:eastAsia="Times New Roman" w:cs="Times New Roman"/>
        </w:rPr>
        <w:t>Kode Lengkap</w:t>
      </w:r>
    </w:p>
    <w:p w:rsidR="635A44DD" w:rsidP="635A44DD" w:rsidRDefault="635A44DD" w14:paraId="049D0C40" w14:textId="01F75494">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numpy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np</w:t>
      </w:r>
    </w:p>
    <w:p w:rsidR="635A44DD" w:rsidP="635A44DD" w:rsidRDefault="635A44DD" w14:paraId="172862FA" w14:textId="6AD9C5D5">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pylab</w:t>
      </w:r>
    </w:p>
    <w:p w:rsidR="635A44DD" w:rsidP="635A44DD" w:rsidRDefault="635A44DD" w14:paraId="673F29AA" w14:textId="7F821928">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math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pi</w:t>
      </w:r>
    </w:p>
    <w:p w:rsidR="635A44DD" w:rsidP="635A44DD" w:rsidRDefault="635A44DD" w14:paraId="208EE17A" w14:textId="518FCA4A">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scipy</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signal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convolve2d</w:t>
      </w:r>
    </w:p>
    <w:p w:rsidR="635A44DD" w:rsidP="635A44DD" w:rsidRDefault="635A44DD" w14:paraId="541D229B" w14:textId="3D2B7AAD">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scipy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ndimage</w:t>
      </w:r>
    </w:p>
    <w:p w:rsidR="635A44DD" w:rsidP="635A44DD" w:rsidRDefault="635A44DD" w14:paraId="1BB803BA" w14:textId="44F202A4">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io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imread</w:t>
      </w:r>
    </w:p>
    <w:p w:rsidR="635A44DD" w:rsidP="635A44DD" w:rsidRDefault="635A44DD" w14:paraId="6D265AD9" w14:textId="3D0ADB06">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color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rgb2gray</w:t>
      </w:r>
    </w:p>
    <w:p w:rsidR="635A44DD" w:rsidP="635A44DD" w:rsidRDefault="635A44DD" w14:paraId="73AAD33D" w14:textId="7B45A56B">
      <w:pPr>
        <w:shd w:val="clear" w:color="auto" w:fill="141D2B"/>
        <w:spacing w:after="0" w:line="285" w:lineRule="auto"/>
      </w:pPr>
    </w:p>
    <w:p w:rsidR="635A44DD" w:rsidP="635A44DD" w:rsidRDefault="635A44DD" w14:paraId="1514A79B" w14:textId="4E33879D">
      <w:pPr>
        <w:shd w:val="clear" w:color="auto" w:fill="141D2B"/>
        <w:spacing w:after="0" w:line="285" w:lineRule="auto"/>
      </w:pPr>
      <w:r w:rsidRPr="635A44DD">
        <w:rPr>
          <w:rFonts w:ascii="Consolas" w:hAnsi="Consolas" w:eastAsia="Consolas" w:cs="Consolas"/>
          <w:i/>
          <w:iCs/>
          <w:color w:val="D7E4FF"/>
          <w:sz w:val="21"/>
          <w:szCs w:val="21"/>
        </w:rPr>
        <w:t># ==== Fungsi bantu ====</w:t>
      </w:r>
    </w:p>
    <w:p w:rsidR="635A44DD" w:rsidP="635A44DD" w:rsidRDefault="635A44DD" w14:paraId="7D10F490" w14:textId="01FBB47B">
      <w:pPr>
        <w:shd w:val="clear" w:color="auto" w:fill="141D2B"/>
        <w:spacing w:after="0" w:line="285" w:lineRule="auto"/>
      </w:pPr>
      <w:r w:rsidRPr="635A44DD">
        <w:rPr>
          <w:rFonts w:ascii="Consolas" w:hAnsi="Consolas" w:eastAsia="Consolas" w:cs="Consolas"/>
          <w:color w:val="FF8484"/>
          <w:sz w:val="21"/>
          <w:szCs w:val="21"/>
        </w:rPr>
        <w:t>def</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plot_kernel</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kernel</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name</w:t>
      </w:r>
      <w:r w:rsidRPr="635A44DD">
        <w:rPr>
          <w:rFonts w:ascii="Consolas" w:hAnsi="Consolas" w:eastAsia="Consolas" w:cs="Consolas"/>
          <w:color w:val="5CECC6"/>
          <w:sz w:val="21"/>
          <w:szCs w:val="21"/>
        </w:rPr>
        <w:t>):</w:t>
      </w:r>
    </w:p>
    <w:p w:rsidR="635A44DD" w:rsidP="635A44DD" w:rsidRDefault="635A44DD" w14:paraId="5FA6D016" w14:textId="1D07B476">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kernel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cmap</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YlOrRd</w:t>
      </w:r>
      <w:r w:rsidRPr="635A44DD">
        <w:rPr>
          <w:rFonts w:ascii="Consolas" w:hAnsi="Consolas" w:eastAsia="Consolas" w:cs="Consolas"/>
          <w:color w:val="5CECC6"/>
          <w:sz w:val="21"/>
          <w:szCs w:val="21"/>
        </w:rPr>
        <w:t>')</w:t>
      </w:r>
    </w:p>
    <w:p w:rsidR="635A44DD" w:rsidP="635A44DD" w:rsidRDefault="635A44DD" w14:paraId="5B26084F" w14:textId="7CE266BB">
      <w:pPr>
        <w:shd w:val="clear" w:color="auto" w:fill="141D2B"/>
        <w:spacing w:after="0" w:line="285" w:lineRule="auto"/>
      </w:pPr>
      <w:r w:rsidRPr="635A44DD">
        <w:rPr>
          <w:rFonts w:ascii="Consolas" w:hAnsi="Consolas" w:eastAsia="Consolas" w:cs="Consolas"/>
          <w:color w:val="A4B1CD"/>
          <w:sz w:val="21"/>
          <w:szCs w:val="21"/>
        </w:rPr>
        <w:t xml:space="preserve">    ax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gca</w:t>
      </w:r>
      <w:r w:rsidRPr="635A44DD">
        <w:rPr>
          <w:rFonts w:ascii="Consolas" w:hAnsi="Consolas" w:eastAsia="Consolas" w:cs="Consolas"/>
          <w:color w:val="5CECC6"/>
          <w:sz w:val="21"/>
          <w:szCs w:val="21"/>
        </w:rPr>
        <w:t>()</w:t>
      </w:r>
    </w:p>
    <w:p w:rsidR="635A44DD" w:rsidP="635A44DD" w:rsidRDefault="635A44DD" w14:paraId="36D20513" w14:textId="1A4B5836">
      <w:pPr>
        <w:shd w:val="clear" w:color="auto" w:fill="141D2B"/>
        <w:spacing w:after="0" w:line="285" w:lineRule="auto"/>
      </w:pPr>
      <w:r w:rsidRPr="635A44DD">
        <w:rPr>
          <w:rFonts w:ascii="Consolas" w:hAnsi="Consolas" w:eastAsia="Consolas" w:cs="Consolas"/>
          <w:color w:val="A4B1CD"/>
          <w:sz w:val="21"/>
          <w:szCs w:val="21"/>
        </w:rPr>
        <w:t xml:space="preserve">    ax</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set_xticks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arange</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0.5</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kernel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2.5</w:t>
      </w:r>
      <w:r w:rsidRPr="635A44DD">
        <w:rPr>
          <w:rFonts w:ascii="Consolas" w:hAnsi="Consolas" w:eastAsia="Consolas" w:cs="Consolas"/>
          <w:color w:val="5CECC6"/>
          <w:sz w:val="21"/>
          <w:szCs w:val="21"/>
        </w:rPr>
        <w:t>))</w:t>
      </w:r>
    </w:p>
    <w:p w:rsidR="635A44DD" w:rsidP="635A44DD" w:rsidRDefault="635A44DD" w14:paraId="658B3DEF" w14:textId="5F22BE81">
      <w:pPr>
        <w:shd w:val="clear" w:color="auto" w:fill="141D2B"/>
        <w:spacing w:after="0" w:line="285" w:lineRule="auto"/>
      </w:pPr>
      <w:r w:rsidRPr="635A44DD">
        <w:rPr>
          <w:rFonts w:ascii="Consolas" w:hAnsi="Consolas" w:eastAsia="Consolas" w:cs="Consolas"/>
          <w:color w:val="A4B1CD"/>
          <w:sz w:val="21"/>
          <w:szCs w:val="21"/>
        </w:rPr>
        <w:t xml:space="preserve">    ax</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set_yticks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arange</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0.5</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kernel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2.5</w:t>
      </w:r>
      <w:r w:rsidRPr="635A44DD">
        <w:rPr>
          <w:rFonts w:ascii="Consolas" w:hAnsi="Consolas" w:eastAsia="Consolas" w:cs="Consolas"/>
          <w:color w:val="5CECC6"/>
          <w:sz w:val="21"/>
          <w:szCs w:val="21"/>
        </w:rPr>
        <w:t>))</w:t>
      </w:r>
    </w:p>
    <w:p w:rsidR="635A44DD" w:rsidP="635A44DD" w:rsidRDefault="635A44DD" w14:paraId="7FB9D841" w14:textId="47DC9312">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colorbar</w:t>
      </w:r>
      <w:r w:rsidRPr="635A44DD">
        <w:rPr>
          <w:rFonts w:ascii="Consolas" w:hAnsi="Consolas" w:eastAsia="Consolas" w:cs="Consolas"/>
          <w:color w:val="5CECC6"/>
          <w:sz w:val="21"/>
          <w:szCs w:val="21"/>
        </w:rPr>
        <w:t>()</w:t>
      </w:r>
    </w:p>
    <w:p w:rsidR="635A44DD" w:rsidP="635A44DD" w:rsidRDefault="635A44DD" w14:paraId="29007849" w14:textId="146E15F6">
      <w:pPr>
        <w:shd w:val="clear" w:color="auto" w:fill="141D2B"/>
        <w:spacing w:after="0" w:line="285" w:lineRule="auto"/>
      </w:pPr>
    </w:p>
    <w:p w:rsidR="635A44DD" w:rsidP="635A44DD" w:rsidRDefault="635A44DD" w14:paraId="6D5C3A39" w14:textId="1CF07ED3">
      <w:pPr>
        <w:shd w:val="clear" w:color="auto" w:fill="141D2B"/>
        <w:spacing w:after="0" w:line="285" w:lineRule="auto"/>
      </w:pPr>
      <w:r w:rsidRPr="635A44DD">
        <w:rPr>
          <w:rFonts w:ascii="Consolas" w:hAnsi="Consolas" w:eastAsia="Consolas" w:cs="Consolas"/>
          <w:color w:val="FF8484"/>
          <w:sz w:val="21"/>
          <w:szCs w:val="21"/>
        </w:rPr>
        <w:t>def</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LOG</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k</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s</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p>
    <w:p w:rsidR="635A44DD" w:rsidP="635A44DD" w:rsidRDefault="635A44DD" w14:paraId="149A4D04" w14:textId="4529F96B">
      <w:pPr>
        <w:shd w:val="clear" w:color="auto" w:fill="141D2B"/>
        <w:spacing w:after="0" w:line="285" w:lineRule="auto"/>
      </w:pPr>
      <w:r w:rsidRPr="635A44DD">
        <w:rPr>
          <w:rFonts w:ascii="Consolas" w:hAnsi="Consolas" w:eastAsia="Consolas" w:cs="Consolas"/>
          <w:color w:val="A4B1CD"/>
          <w:sz w:val="21"/>
          <w:szCs w:val="21"/>
        </w:rPr>
        <w:t xml:space="preserve">    n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k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w:t>
      </w:r>
    </w:p>
    <w:p w:rsidR="635A44DD" w:rsidP="635A44DD" w:rsidRDefault="635A44DD" w14:paraId="04C376FD" w14:textId="06781894">
      <w:pPr>
        <w:shd w:val="clear" w:color="auto" w:fill="141D2B"/>
        <w:spacing w:after="0" w:line="285" w:lineRule="auto"/>
      </w:pPr>
      <w:r w:rsidRPr="635A44DD">
        <w:rPr>
          <w:rFonts w:ascii="Consolas" w:hAnsi="Consolas" w:eastAsia="Consolas" w:cs="Consolas"/>
          <w:color w:val="A4B1CD"/>
          <w:sz w:val="21"/>
          <w:szCs w:val="21"/>
        </w:rPr>
        <w:t xml:space="preserve">    kernel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zeros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n</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n</w:t>
      </w:r>
      <w:r w:rsidRPr="635A44DD">
        <w:rPr>
          <w:rFonts w:ascii="Consolas" w:hAnsi="Consolas" w:eastAsia="Consolas" w:cs="Consolas"/>
          <w:color w:val="5CECC6"/>
          <w:sz w:val="21"/>
          <w:szCs w:val="21"/>
        </w:rPr>
        <w:t>))</w:t>
      </w:r>
    </w:p>
    <w:p w:rsidR="635A44DD" w:rsidP="635A44DD" w:rsidRDefault="635A44DD" w14:paraId="6CAC8888" w14:textId="3A3930EB">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i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range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n</w:t>
      </w:r>
      <w:r w:rsidRPr="635A44DD">
        <w:rPr>
          <w:rFonts w:ascii="Consolas" w:hAnsi="Consolas" w:eastAsia="Consolas" w:cs="Consolas"/>
          <w:color w:val="5CECC6"/>
          <w:sz w:val="21"/>
          <w:szCs w:val="21"/>
        </w:rPr>
        <w:t>):</w:t>
      </w:r>
    </w:p>
    <w:p w:rsidR="635A44DD" w:rsidP="635A44DD" w:rsidRDefault="635A44DD" w14:paraId="6FD4EB9B" w14:textId="7D46A1E0">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j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range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n</w:t>
      </w:r>
      <w:r w:rsidRPr="635A44DD">
        <w:rPr>
          <w:rFonts w:ascii="Consolas" w:hAnsi="Consolas" w:eastAsia="Consolas" w:cs="Consolas"/>
          <w:color w:val="5CECC6"/>
          <w:sz w:val="21"/>
          <w:szCs w:val="21"/>
        </w:rPr>
        <w:t>):</w:t>
      </w:r>
    </w:p>
    <w:p w:rsidR="635A44DD" w:rsidP="635A44DD" w:rsidRDefault="635A44DD" w14:paraId="58812491" w14:textId="5BD9E54E">
      <w:pPr>
        <w:shd w:val="clear" w:color="auto" w:fill="141D2B"/>
        <w:spacing w:after="0" w:line="285" w:lineRule="auto"/>
      </w:pPr>
      <w:r w:rsidRPr="635A44DD">
        <w:rPr>
          <w:rFonts w:ascii="Consolas" w:hAnsi="Consolas" w:eastAsia="Consolas" w:cs="Consolas"/>
          <w:color w:val="A4B1CD"/>
          <w:sz w:val="21"/>
          <w:szCs w:val="21"/>
        </w:rPr>
        <w:t xml:space="preserve">            kernel</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j</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i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k</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j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k</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s</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p>
    <w:p w:rsidR="635A44DD" w:rsidP="635A44DD" w:rsidRDefault="635A44DD" w14:paraId="18B8C516" w14:textId="25235D8B">
      <w:pPr>
        <w:shd w:val="clear" w:color="auto" w:fill="141D2B"/>
        <w:spacing w:after="0" w:line="285" w:lineRule="auto"/>
      </w:pP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exp</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i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k</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j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k</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s</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pi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s</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4</w:t>
      </w:r>
      <w:r w:rsidRPr="635A44DD">
        <w:rPr>
          <w:rFonts w:ascii="Consolas" w:hAnsi="Consolas" w:eastAsia="Consolas" w:cs="Consolas"/>
          <w:color w:val="5CECC6"/>
          <w:sz w:val="21"/>
          <w:szCs w:val="21"/>
        </w:rPr>
        <w:t>)</w:t>
      </w:r>
    </w:p>
    <w:p w:rsidR="635A44DD" w:rsidP="635A44DD" w:rsidRDefault="635A44DD" w14:paraId="7FE283A5" w14:textId="77038743">
      <w:pPr>
        <w:shd w:val="clear" w:color="auto" w:fill="141D2B"/>
        <w:spacing w:after="0" w:line="285" w:lineRule="auto"/>
      </w:pPr>
      <w:r w:rsidRPr="635A44DD">
        <w:rPr>
          <w:rFonts w:ascii="Consolas" w:hAnsi="Consolas" w:eastAsia="Consolas" w:cs="Consolas"/>
          <w:color w:val="A4B1CD"/>
          <w:sz w:val="21"/>
          <w:szCs w:val="21"/>
        </w:rPr>
        <w:t xml:space="preserve">    kernel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round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kernel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sqrt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kernel</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p>
    <w:p w:rsidR="635A44DD" w:rsidP="635A44DD" w:rsidRDefault="635A44DD" w14:paraId="524C78C7" w14:textId="06DD8130">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return</w:t>
      </w:r>
      <w:r w:rsidRPr="635A44DD">
        <w:rPr>
          <w:rFonts w:ascii="Consolas" w:hAnsi="Consolas" w:eastAsia="Consolas" w:cs="Consolas"/>
          <w:color w:val="A4B1CD"/>
          <w:sz w:val="21"/>
          <w:szCs w:val="21"/>
        </w:rPr>
        <w:t xml:space="preserve"> kernel</w:t>
      </w:r>
    </w:p>
    <w:p w:rsidR="635A44DD" w:rsidP="635A44DD" w:rsidRDefault="635A44DD" w14:paraId="4BBD9A8B" w14:textId="44632D12">
      <w:pPr>
        <w:shd w:val="clear" w:color="auto" w:fill="141D2B"/>
        <w:spacing w:after="0" w:line="285" w:lineRule="auto"/>
      </w:pPr>
    </w:p>
    <w:p w:rsidR="635A44DD" w:rsidP="635A44DD" w:rsidRDefault="635A44DD" w14:paraId="35F075D2" w14:textId="1BE8010A">
      <w:pPr>
        <w:shd w:val="clear" w:color="auto" w:fill="141D2B"/>
        <w:spacing w:after="0" w:line="285" w:lineRule="auto"/>
      </w:pPr>
      <w:r w:rsidRPr="635A44DD">
        <w:rPr>
          <w:rFonts w:ascii="Consolas" w:hAnsi="Consolas" w:eastAsia="Consolas" w:cs="Consolas"/>
          <w:color w:val="FF8484"/>
          <w:sz w:val="21"/>
          <w:szCs w:val="21"/>
        </w:rPr>
        <w:t>def</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DOG</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k</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s</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p>
    <w:p w:rsidR="635A44DD" w:rsidP="635A44DD" w:rsidRDefault="635A44DD" w14:paraId="3816FA1F" w14:textId="7C54291C">
      <w:pPr>
        <w:shd w:val="clear" w:color="auto" w:fill="141D2B"/>
        <w:spacing w:after="0" w:line="285" w:lineRule="auto"/>
      </w:pPr>
      <w:r w:rsidRPr="635A44DD">
        <w:rPr>
          <w:rFonts w:ascii="Consolas" w:hAnsi="Consolas" w:eastAsia="Consolas" w:cs="Consolas"/>
          <w:color w:val="A4B1CD"/>
          <w:sz w:val="21"/>
          <w:szCs w:val="21"/>
        </w:rPr>
        <w:t xml:space="preserve">    n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k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w:t>
      </w:r>
    </w:p>
    <w:p w:rsidR="635A44DD" w:rsidP="635A44DD" w:rsidRDefault="635A44DD" w14:paraId="608AE582" w14:textId="5F523868">
      <w:pPr>
        <w:shd w:val="clear" w:color="auto" w:fill="141D2B"/>
        <w:spacing w:after="0" w:line="285" w:lineRule="auto"/>
      </w:pPr>
      <w:r w:rsidRPr="635A44DD">
        <w:rPr>
          <w:rFonts w:ascii="Consolas" w:hAnsi="Consolas" w:eastAsia="Consolas" w:cs="Consolas"/>
          <w:color w:val="A4B1CD"/>
          <w:sz w:val="21"/>
          <w:szCs w:val="21"/>
        </w:rPr>
        <w:t xml:space="preserve">    s1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s2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sqrt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sqrt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20301AFA" w14:textId="62FBC571">
      <w:pPr>
        <w:shd w:val="clear" w:color="auto" w:fill="141D2B"/>
        <w:spacing w:after="0" w:line="285" w:lineRule="auto"/>
      </w:pPr>
      <w:r w:rsidRPr="635A44DD">
        <w:rPr>
          <w:rFonts w:ascii="Consolas" w:hAnsi="Consolas" w:eastAsia="Consolas" w:cs="Consolas"/>
          <w:color w:val="A4B1CD"/>
          <w:sz w:val="21"/>
          <w:szCs w:val="21"/>
        </w:rPr>
        <w:t xml:space="preserve">    kernel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zeros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n</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n</w:t>
      </w:r>
      <w:r w:rsidRPr="635A44DD">
        <w:rPr>
          <w:rFonts w:ascii="Consolas" w:hAnsi="Consolas" w:eastAsia="Consolas" w:cs="Consolas"/>
          <w:color w:val="5CECC6"/>
          <w:sz w:val="21"/>
          <w:szCs w:val="21"/>
        </w:rPr>
        <w:t>))</w:t>
      </w:r>
    </w:p>
    <w:p w:rsidR="635A44DD" w:rsidP="635A44DD" w:rsidRDefault="635A44DD" w14:paraId="7B0997AE" w14:textId="5F766D25">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i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range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n</w:t>
      </w:r>
      <w:r w:rsidRPr="635A44DD">
        <w:rPr>
          <w:rFonts w:ascii="Consolas" w:hAnsi="Consolas" w:eastAsia="Consolas" w:cs="Consolas"/>
          <w:color w:val="5CECC6"/>
          <w:sz w:val="21"/>
          <w:szCs w:val="21"/>
        </w:rPr>
        <w:t>):</w:t>
      </w:r>
    </w:p>
    <w:p w:rsidR="635A44DD" w:rsidP="635A44DD" w:rsidRDefault="635A44DD" w14:paraId="16EF27AC" w14:textId="6B545DFB">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j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range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n</w:t>
      </w:r>
      <w:r w:rsidRPr="635A44DD">
        <w:rPr>
          <w:rFonts w:ascii="Consolas" w:hAnsi="Consolas" w:eastAsia="Consolas" w:cs="Consolas"/>
          <w:color w:val="5CECC6"/>
          <w:sz w:val="21"/>
          <w:szCs w:val="21"/>
        </w:rPr>
        <w:t>):</w:t>
      </w:r>
    </w:p>
    <w:p w:rsidR="635A44DD" w:rsidP="635A44DD" w:rsidRDefault="635A44DD" w14:paraId="5B229AEE" w14:textId="15A694BA">
      <w:pPr>
        <w:shd w:val="clear" w:color="auto" w:fill="141D2B"/>
        <w:spacing w:after="0" w:line="285" w:lineRule="auto"/>
      </w:pPr>
      <w:r w:rsidRPr="635A44DD">
        <w:rPr>
          <w:rFonts w:ascii="Consolas" w:hAnsi="Consolas" w:eastAsia="Consolas" w:cs="Consolas"/>
          <w:color w:val="A4B1CD"/>
          <w:sz w:val="21"/>
          <w:szCs w:val="21"/>
        </w:rPr>
        <w:t xml:space="preserve">            kernel</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j</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exp</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i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k</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j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k</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s1</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pi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s1</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p>
    <w:p w:rsidR="635A44DD" w:rsidP="635A44DD" w:rsidRDefault="635A44DD" w14:paraId="471C8157" w14:textId="4399787D">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exp</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i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k</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j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k</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s2</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pi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s2</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00D05023" w14:textId="32F052B1">
      <w:pPr>
        <w:shd w:val="clear" w:color="auto" w:fill="141D2B"/>
        <w:spacing w:after="0" w:line="285" w:lineRule="auto"/>
      </w:pPr>
      <w:r w:rsidRPr="635A44DD">
        <w:rPr>
          <w:rFonts w:ascii="Consolas" w:hAnsi="Consolas" w:eastAsia="Consolas" w:cs="Consolas"/>
          <w:color w:val="A4B1CD"/>
          <w:sz w:val="21"/>
          <w:szCs w:val="21"/>
        </w:rPr>
        <w:t xml:space="preserve">    kernel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round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kernel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sqrt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kernel</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p>
    <w:p w:rsidR="635A44DD" w:rsidP="635A44DD" w:rsidRDefault="635A44DD" w14:paraId="6051783B" w14:textId="581ADCA8">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return</w:t>
      </w:r>
      <w:r w:rsidRPr="635A44DD">
        <w:rPr>
          <w:rFonts w:ascii="Consolas" w:hAnsi="Consolas" w:eastAsia="Consolas" w:cs="Consolas"/>
          <w:color w:val="A4B1CD"/>
          <w:sz w:val="21"/>
          <w:szCs w:val="21"/>
        </w:rPr>
        <w:t xml:space="preserve"> kernel</w:t>
      </w:r>
    </w:p>
    <w:p w:rsidR="635A44DD" w:rsidP="635A44DD" w:rsidRDefault="635A44DD" w14:paraId="371F4687" w14:textId="374883B1">
      <w:pPr>
        <w:shd w:val="clear" w:color="auto" w:fill="141D2B"/>
        <w:spacing w:after="0" w:line="285" w:lineRule="auto"/>
      </w:pPr>
    </w:p>
    <w:p w:rsidR="635A44DD" w:rsidP="635A44DD" w:rsidRDefault="635A44DD" w14:paraId="6E6F90FC" w14:textId="140B35C6">
      <w:pPr>
        <w:shd w:val="clear" w:color="auto" w:fill="141D2B"/>
        <w:spacing w:after="0" w:line="285" w:lineRule="auto"/>
      </w:pPr>
      <w:r w:rsidRPr="635A44DD">
        <w:rPr>
          <w:rFonts w:ascii="Consolas" w:hAnsi="Consolas" w:eastAsia="Consolas" w:cs="Consolas"/>
          <w:i/>
          <w:iCs/>
          <w:color w:val="D7E4FF"/>
          <w:sz w:val="21"/>
          <w:szCs w:val="21"/>
        </w:rPr>
        <w:t># ==== Aplikasi LoG dan DoG ====</w:t>
      </w:r>
    </w:p>
    <w:p w:rsidR="635A44DD" w:rsidP="635A44DD" w:rsidRDefault="635A44DD" w14:paraId="69C90AB8" w14:textId="69DD02DD">
      <w:pPr>
        <w:shd w:val="clear" w:color="auto" w:fill="141D2B"/>
        <w:spacing w:after="0" w:line="285" w:lineRule="auto"/>
      </w:pPr>
      <w:r w:rsidRPr="635A44DD">
        <w:rPr>
          <w:rFonts w:ascii="Consolas" w:hAnsi="Consolas" w:eastAsia="Consolas" w:cs="Consolas"/>
          <w:color w:val="A4B1CD"/>
          <w:sz w:val="21"/>
          <w:szCs w:val="21"/>
        </w:rPr>
        <w:t xml:space="preserve">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3</w:t>
      </w:r>
    </w:p>
    <w:p w:rsidR="635A44DD" w:rsidP="635A44DD" w:rsidRDefault="635A44DD" w14:paraId="7A7EF214" w14:textId="46E75E2F">
      <w:pPr>
        <w:shd w:val="clear" w:color="auto" w:fill="141D2B"/>
        <w:spacing w:after="0" w:line="285" w:lineRule="auto"/>
      </w:pPr>
      <w:r w:rsidRPr="635A44DD">
        <w:rPr>
          <w:rFonts w:ascii="Consolas" w:hAnsi="Consolas" w:eastAsia="Consolas" w:cs="Consolas"/>
          <w:color w:val="A4B1CD"/>
          <w:sz w:val="21"/>
          <w:szCs w:val="21"/>
        </w:rPr>
        <w:t xml:space="preserve">img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rgb2gray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../images/me.jpg</w:t>
      </w:r>
      <w:r w:rsidRPr="635A44DD">
        <w:rPr>
          <w:rFonts w:ascii="Consolas" w:hAnsi="Consolas" w:eastAsia="Consolas" w:cs="Consolas"/>
          <w:color w:val="5CECC6"/>
          <w:sz w:val="21"/>
          <w:szCs w:val="21"/>
        </w:rPr>
        <w:t>'))</w:t>
      </w:r>
    </w:p>
    <w:p w:rsidR="635A44DD" w:rsidP="635A44DD" w:rsidRDefault="635A44DD" w14:paraId="520D05C0" w14:textId="74FFF7C0">
      <w:pPr>
        <w:shd w:val="clear" w:color="auto" w:fill="141D2B"/>
        <w:spacing w:after="0" w:line="285" w:lineRule="auto"/>
      </w:pPr>
    </w:p>
    <w:p w:rsidR="635A44DD" w:rsidP="635A44DD" w:rsidRDefault="635A44DD" w14:paraId="2D18EA88" w14:textId="6EF3BB7C">
      <w:pPr>
        <w:shd w:val="clear" w:color="auto" w:fill="141D2B"/>
        <w:spacing w:after="0" w:line="285" w:lineRule="auto"/>
      </w:pPr>
      <w:r w:rsidRPr="635A44DD">
        <w:rPr>
          <w:rFonts w:ascii="Consolas" w:hAnsi="Consolas" w:eastAsia="Consolas" w:cs="Consolas"/>
          <w:color w:val="A4B1CD"/>
          <w:sz w:val="21"/>
          <w:szCs w:val="21"/>
        </w:rPr>
        <w:t xml:space="preserve">kernel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LOG</w:t>
      </w:r>
      <w:r w:rsidRPr="635A44DD">
        <w:rPr>
          <w:rFonts w:ascii="Consolas" w:hAnsi="Consolas" w:eastAsia="Consolas" w:cs="Consolas"/>
          <w:color w:val="5CECC6"/>
          <w:sz w:val="21"/>
          <w:szCs w:val="21"/>
        </w:rPr>
        <w:t>()</w:t>
      </w:r>
    </w:p>
    <w:p w:rsidR="635A44DD" w:rsidP="635A44DD" w:rsidRDefault="635A44DD" w14:paraId="58E3B446" w14:textId="3E70A919">
      <w:pPr>
        <w:shd w:val="clear" w:color="auto" w:fill="141D2B"/>
        <w:spacing w:after="0" w:line="285" w:lineRule="auto"/>
      </w:pPr>
      <w:r w:rsidRPr="635A44DD">
        <w:rPr>
          <w:rFonts w:ascii="Consolas" w:hAnsi="Consolas" w:eastAsia="Consolas" w:cs="Consolas"/>
          <w:color w:val="A4B1CD"/>
          <w:sz w:val="21"/>
          <w:szCs w:val="21"/>
        </w:rPr>
        <w:t xml:space="preserve">outimg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convolve2d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kernel</w:t>
      </w:r>
      <w:r w:rsidRPr="635A44DD">
        <w:rPr>
          <w:rFonts w:ascii="Consolas" w:hAnsi="Consolas" w:eastAsia="Consolas" w:cs="Consolas"/>
          <w:color w:val="5CECC6"/>
          <w:sz w:val="21"/>
          <w:szCs w:val="21"/>
        </w:rPr>
        <w:t>)</w:t>
      </w:r>
    </w:p>
    <w:p w:rsidR="635A44DD" w:rsidP="635A44DD" w:rsidRDefault="635A44DD" w14:paraId="549848AE" w14:textId="3675B76D">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figure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42DEA0CB" w14:textId="6039D5FF">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221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LOG kernel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plot_kernel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kernel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LOG</w:t>
      </w:r>
      <w:r w:rsidRPr="635A44DD">
        <w:rPr>
          <w:rFonts w:ascii="Consolas" w:hAnsi="Consolas" w:eastAsia="Consolas" w:cs="Consolas"/>
          <w:color w:val="5CECC6"/>
          <w:sz w:val="21"/>
          <w:szCs w:val="21"/>
        </w:rPr>
        <w:t>')</w:t>
      </w:r>
    </w:p>
    <w:p w:rsidR="635A44DD" w:rsidP="635A44DD" w:rsidRDefault="635A44DD" w14:paraId="251DC714" w14:textId="7207DCB6">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222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Output Image with LOG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5CEF976F" w14:textId="28A14EC6">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clip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outimg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cmap</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gray</w:t>
      </w:r>
      <w:r w:rsidRPr="635A44DD">
        <w:rPr>
          <w:rFonts w:ascii="Consolas" w:hAnsi="Consolas" w:eastAsia="Consolas" w:cs="Consolas"/>
          <w:color w:val="5CECC6"/>
          <w:sz w:val="21"/>
          <w:szCs w:val="21"/>
        </w:rPr>
        <w:t>')</w:t>
      </w:r>
    </w:p>
    <w:p w:rsidR="635A44DD" w:rsidP="635A44DD" w:rsidRDefault="635A44DD" w14:paraId="0F94B285" w14:textId="031E6749">
      <w:pPr>
        <w:shd w:val="clear" w:color="auto" w:fill="141D2B"/>
        <w:spacing w:after="0" w:line="285" w:lineRule="auto"/>
      </w:pPr>
    </w:p>
    <w:p w:rsidR="635A44DD" w:rsidP="635A44DD" w:rsidRDefault="635A44DD" w14:paraId="3790F604" w14:textId="41E3CC6E">
      <w:pPr>
        <w:shd w:val="clear" w:color="auto" w:fill="141D2B"/>
        <w:spacing w:after="0" w:line="285" w:lineRule="auto"/>
      </w:pPr>
      <w:r w:rsidRPr="635A44DD">
        <w:rPr>
          <w:rFonts w:ascii="Consolas" w:hAnsi="Consolas" w:eastAsia="Consolas" w:cs="Consolas"/>
          <w:color w:val="A4B1CD"/>
          <w:sz w:val="21"/>
          <w:szCs w:val="21"/>
        </w:rPr>
        <w:t xml:space="preserve">kernel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DOG</w:t>
      </w:r>
      <w:r w:rsidRPr="635A44DD">
        <w:rPr>
          <w:rFonts w:ascii="Consolas" w:hAnsi="Consolas" w:eastAsia="Consolas" w:cs="Consolas"/>
          <w:color w:val="5CECC6"/>
          <w:sz w:val="21"/>
          <w:szCs w:val="21"/>
        </w:rPr>
        <w:t>()</w:t>
      </w:r>
    </w:p>
    <w:p w:rsidR="635A44DD" w:rsidP="635A44DD" w:rsidRDefault="635A44DD" w14:paraId="41E60586" w14:textId="6CE7DD9A">
      <w:pPr>
        <w:shd w:val="clear" w:color="auto" w:fill="141D2B"/>
        <w:spacing w:after="0" w:line="285" w:lineRule="auto"/>
      </w:pPr>
      <w:r w:rsidRPr="635A44DD">
        <w:rPr>
          <w:rFonts w:ascii="Consolas" w:hAnsi="Consolas" w:eastAsia="Consolas" w:cs="Consolas"/>
          <w:color w:val="A4B1CD"/>
          <w:sz w:val="21"/>
          <w:szCs w:val="21"/>
        </w:rPr>
        <w:t xml:space="preserve">outimg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convolve2d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DOG</w:t>
      </w:r>
      <w:r w:rsidRPr="635A44DD">
        <w:rPr>
          <w:rFonts w:ascii="Consolas" w:hAnsi="Consolas" w:eastAsia="Consolas" w:cs="Consolas"/>
          <w:color w:val="5CECC6"/>
          <w:sz w:val="21"/>
          <w:szCs w:val="21"/>
        </w:rPr>
        <w:t>())</w:t>
      </w:r>
    </w:p>
    <w:p w:rsidR="635A44DD" w:rsidP="635A44DD" w:rsidRDefault="635A44DD" w14:paraId="1C17A841" w14:textId="0E34CD30">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223</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DOG kernel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plot_kernel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kernel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DOG</w:t>
      </w:r>
      <w:r w:rsidRPr="635A44DD">
        <w:rPr>
          <w:rFonts w:ascii="Consolas" w:hAnsi="Consolas" w:eastAsia="Consolas" w:cs="Consolas"/>
          <w:color w:val="5CECC6"/>
          <w:sz w:val="21"/>
          <w:szCs w:val="21"/>
        </w:rPr>
        <w:t>')</w:t>
      </w:r>
    </w:p>
    <w:p w:rsidR="635A44DD" w:rsidP="635A44DD" w:rsidRDefault="635A44DD" w14:paraId="303EDDCF" w14:textId="4C8B7133">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224</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Output Image with DOG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79134261" w14:textId="2DE3A020">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clip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outimg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cmap</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gray</w:t>
      </w:r>
      <w:r w:rsidRPr="635A44DD">
        <w:rPr>
          <w:rFonts w:ascii="Consolas" w:hAnsi="Consolas" w:eastAsia="Consolas" w:cs="Consolas"/>
          <w:color w:val="5CECC6"/>
          <w:sz w:val="21"/>
          <w:szCs w:val="21"/>
        </w:rPr>
        <w:t>')</w:t>
      </w:r>
    </w:p>
    <w:p w:rsidR="635A44DD" w:rsidP="635A44DD" w:rsidRDefault="635A44DD" w14:paraId="143F7E8E" w14:textId="251EC37B">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5BB64FF2" w14:textId="60C7E43D">
      <w:pPr>
        <w:shd w:val="clear" w:color="auto" w:fill="141D2B"/>
        <w:spacing w:after="0" w:line="285" w:lineRule="auto"/>
      </w:pPr>
    </w:p>
    <w:p w:rsidR="635A44DD" w:rsidP="635A44DD" w:rsidRDefault="635A44DD" w14:paraId="16AEBF79" w14:textId="644F6A96">
      <w:pPr>
        <w:shd w:val="clear" w:color="auto" w:fill="141D2B"/>
        <w:spacing w:after="0" w:line="285" w:lineRule="auto"/>
      </w:pPr>
      <w:r w:rsidRPr="635A44DD">
        <w:rPr>
          <w:rFonts w:ascii="Consolas" w:hAnsi="Consolas" w:eastAsia="Consolas" w:cs="Consolas"/>
          <w:i/>
          <w:iCs/>
          <w:color w:val="D7E4FF"/>
          <w:sz w:val="21"/>
          <w:szCs w:val="21"/>
        </w:rPr>
        <w:t># ==== LoG dengan berbagai sigma ====</w:t>
      </w:r>
    </w:p>
    <w:p w:rsidR="635A44DD" w:rsidP="635A44DD" w:rsidRDefault="635A44DD" w14:paraId="15BBC970" w14:textId="0517140A">
      <w:pPr>
        <w:shd w:val="clear" w:color="auto" w:fill="141D2B"/>
        <w:spacing w:after="0" w:line="285" w:lineRule="auto"/>
      </w:pPr>
      <w:r w:rsidRPr="635A44DD">
        <w:rPr>
          <w:rFonts w:ascii="Consolas" w:hAnsi="Consolas" w:eastAsia="Consolas" w:cs="Consolas"/>
          <w:color w:val="A4B1CD"/>
          <w:sz w:val="21"/>
          <w:szCs w:val="21"/>
        </w:rPr>
        <w:t xml:space="preserve">img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rgb2gray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../images/zebras.jpg</w:t>
      </w:r>
      <w:r w:rsidRPr="635A44DD">
        <w:rPr>
          <w:rFonts w:ascii="Consolas" w:hAnsi="Consolas" w:eastAsia="Consolas" w:cs="Consolas"/>
          <w:color w:val="5CECC6"/>
          <w:sz w:val="21"/>
          <w:szCs w:val="21"/>
        </w:rPr>
        <w:t>'))</w:t>
      </w:r>
    </w:p>
    <w:p w:rsidR="635A44DD" w:rsidP="635A44DD" w:rsidRDefault="635A44DD" w14:paraId="3DB85CC2" w14:textId="5B489F3C">
      <w:pPr>
        <w:shd w:val="clear" w:color="auto" w:fill="141D2B"/>
        <w:spacing w:after="0" w:line="285" w:lineRule="auto"/>
      </w:pPr>
      <w:r w:rsidRPr="635A44DD">
        <w:rPr>
          <w:rFonts w:ascii="Consolas" w:hAnsi="Consolas" w:eastAsia="Consolas" w:cs="Consolas"/>
          <w:color w:val="A4B1CD"/>
          <w:sz w:val="21"/>
          <w:szCs w:val="21"/>
        </w:rPr>
        <w:t xml:space="preserve">fig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figure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25</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15</w:t>
      </w:r>
      <w:r w:rsidRPr="635A44DD">
        <w:rPr>
          <w:rFonts w:ascii="Consolas" w:hAnsi="Consolas" w:eastAsia="Consolas" w:cs="Consolas"/>
          <w:color w:val="5CECC6"/>
          <w:sz w:val="21"/>
          <w:szCs w:val="21"/>
        </w:rPr>
        <w:t>))</w:t>
      </w:r>
    </w:p>
    <w:p w:rsidR="635A44DD" w:rsidP="635A44DD" w:rsidRDefault="635A44DD" w14:paraId="2CD7BEDB" w14:textId="1620CE1B">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gray</w:t>
      </w:r>
      <w:r w:rsidRPr="635A44DD">
        <w:rPr>
          <w:rFonts w:ascii="Consolas" w:hAnsi="Consolas" w:eastAsia="Consolas" w:cs="Consolas"/>
          <w:color w:val="5CECC6"/>
          <w:sz w:val="21"/>
          <w:szCs w:val="21"/>
        </w:rPr>
        <w:t>()</w:t>
      </w:r>
    </w:p>
    <w:p w:rsidR="635A44DD" w:rsidP="635A44DD" w:rsidRDefault="635A44DD" w14:paraId="2460EC2A" w14:textId="03B55630">
      <w:pPr>
        <w:shd w:val="clear" w:color="auto" w:fill="141D2B"/>
        <w:spacing w:after="0" w:line="285" w:lineRule="auto"/>
      </w:pP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sigma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range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10</w:t>
      </w:r>
      <w:r w:rsidRPr="635A44DD">
        <w:rPr>
          <w:rFonts w:ascii="Consolas" w:hAnsi="Consolas" w:eastAsia="Consolas" w:cs="Consolas"/>
          <w:color w:val="5CECC6"/>
          <w:sz w:val="21"/>
          <w:szCs w:val="21"/>
        </w:rPr>
        <w:t>):</w:t>
      </w:r>
    </w:p>
    <w:p w:rsidR="635A44DD" w:rsidP="635A44DD" w:rsidRDefault="635A44DD" w14:paraId="5E421216" w14:textId="6D3E704D">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sigma</w:t>
      </w:r>
      <w:r w:rsidRPr="635A44DD">
        <w:rPr>
          <w:rFonts w:ascii="Consolas" w:hAnsi="Consolas" w:eastAsia="Consolas" w:cs="Consolas"/>
          <w:color w:val="5CECC6"/>
          <w:sz w:val="21"/>
          <w:szCs w:val="21"/>
        </w:rPr>
        <w:t>)</w:t>
      </w:r>
    </w:p>
    <w:p w:rsidR="635A44DD" w:rsidP="635A44DD" w:rsidRDefault="635A44DD" w14:paraId="6E275EE1" w14:textId="38D2B9B6">
      <w:pPr>
        <w:shd w:val="clear" w:color="auto" w:fill="141D2B"/>
        <w:spacing w:after="0" w:line="285" w:lineRule="auto"/>
      </w:pPr>
      <w:r w:rsidRPr="635A44DD">
        <w:rPr>
          <w:rFonts w:ascii="Consolas" w:hAnsi="Consolas" w:eastAsia="Consolas" w:cs="Consolas"/>
          <w:color w:val="A4B1CD"/>
          <w:sz w:val="21"/>
          <w:szCs w:val="21"/>
        </w:rPr>
        <w:t xml:space="preserve">    img_log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ndimage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gaussian_laplace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sigma</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sigma</w:t>
      </w:r>
      <w:r w:rsidRPr="635A44DD">
        <w:rPr>
          <w:rFonts w:ascii="Consolas" w:hAnsi="Consolas" w:eastAsia="Consolas" w:cs="Consolas"/>
          <w:color w:val="5CECC6"/>
          <w:sz w:val="21"/>
          <w:szCs w:val="21"/>
        </w:rPr>
        <w:t>)</w:t>
      </w:r>
    </w:p>
    <w:p w:rsidR="635A44DD" w:rsidP="635A44DD" w:rsidRDefault="635A44DD" w14:paraId="29284310" w14:textId="40582C6F">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clip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img_log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587807C3" w14:textId="5E1BE2C9">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5744E135" w14:textId="2A419F31">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LoG with sigma=</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A4B1CD"/>
          <w:sz w:val="21"/>
          <w:szCs w:val="21"/>
        </w:rPr>
        <w:t>str</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sigma</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1AD98891" w14:textId="0AAB7289">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36D027D2" w14:textId="3D1A4F03">
      <w:pPr>
        <w:shd w:val="clear" w:color="auto" w:fill="141D2B"/>
        <w:spacing w:after="0" w:line="285" w:lineRule="auto"/>
      </w:pPr>
    </w:p>
    <w:p w:rsidR="635A44DD" w:rsidP="635A44DD" w:rsidRDefault="635A44DD" w14:paraId="2DD43814" w14:textId="5C64A06F">
      <w:pPr>
        <w:shd w:val="clear" w:color="auto" w:fill="141D2B"/>
        <w:spacing w:after="0" w:line="285" w:lineRule="auto"/>
      </w:pPr>
      <w:r w:rsidRPr="635A44DD">
        <w:rPr>
          <w:rFonts w:ascii="Consolas" w:hAnsi="Consolas" w:eastAsia="Consolas" w:cs="Consolas"/>
          <w:i/>
          <w:iCs/>
          <w:color w:val="D7E4FF"/>
          <w:sz w:val="21"/>
          <w:szCs w:val="21"/>
        </w:rPr>
        <w:t># ==== Zero-Crossing (Marr-Hildreth) ====</w:t>
      </w:r>
    </w:p>
    <w:p w:rsidR="635A44DD" w:rsidP="635A44DD" w:rsidRDefault="635A44DD" w14:paraId="51832789" w14:textId="6F58717F">
      <w:pPr>
        <w:shd w:val="clear" w:color="auto" w:fill="141D2B"/>
        <w:spacing w:after="0" w:line="285" w:lineRule="auto"/>
      </w:pPr>
      <w:r w:rsidRPr="635A44DD">
        <w:rPr>
          <w:rFonts w:ascii="Consolas" w:hAnsi="Consolas" w:eastAsia="Consolas" w:cs="Consolas"/>
          <w:color w:val="FF8484"/>
          <w:sz w:val="21"/>
          <w:szCs w:val="21"/>
        </w:rPr>
        <w:t>def</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zero_crossing</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img</w:t>
      </w:r>
      <w:r w:rsidRPr="635A44DD">
        <w:rPr>
          <w:rFonts w:ascii="Consolas" w:hAnsi="Consolas" w:eastAsia="Consolas" w:cs="Consolas"/>
          <w:color w:val="5CECC6"/>
          <w:sz w:val="21"/>
          <w:szCs w:val="21"/>
        </w:rPr>
        <w:t>):</w:t>
      </w:r>
    </w:p>
    <w:p w:rsidR="635A44DD" w:rsidP="635A44DD" w:rsidRDefault="635A44DD" w14:paraId="1DA562C9" w14:textId="1B2F7219">
      <w:pPr>
        <w:shd w:val="clear" w:color="auto" w:fill="141D2B"/>
        <w:spacing w:after="0" w:line="285" w:lineRule="auto"/>
      </w:pPr>
      <w:r w:rsidRPr="635A44DD">
        <w:rPr>
          <w:rFonts w:ascii="Consolas" w:hAnsi="Consolas" w:eastAsia="Consolas" w:cs="Consolas"/>
          <w:color w:val="A4B1CD"/>
          <w:sz w:val="21"/>
          <w:szCs w:val="21"/>
        </w:rPr>
        <w:t xml:space="preserve">    binary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where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img </w:t>
      </w:r>
      <w:r w:rsidRPr="635A44DD">
        <w:rPr>
          <w:rFonts w:ascii="Consolas" w:hAnsi="Consolas" w:eastAsia="Consolas" w:cs="Consolas"/>
          <w:color w:val="FF8484"/>
          <w:sz w:val="21"/>
          <w:szCs w:val="21"/>
        </w:rPr>
        <w:t>&gt;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p>
    <w:p w:rsidR="635A44DD" w:rsidP="635A44DD" w:rsidRDefault="635A44DD" w14:paraId="054B8ADD" w14:textId="69086D20">
      <w:pPr>
        <w:shd w:val="clear" w:color="auto" w:fill="141D2B"/>
        <w:spacing w:after="0" w:line="285" w:lineRule="auto"/>
      </w:pPr>
      <w:r w:rsidRPr="635A44DD">
        <w:rPr>
          <w:rFonts w:ascii="Consolas" w:hAnsi="Consolas" w:eastAsia="Consolas" w:cs="Consolas"/>
          <w:color w:val="A4B1CD"/>
          <w:sz w:val="21"/>
          <w:szCs w:val="21"/>
        </w:rPr>
        <w:t xml:space="preserve">    zc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zeros_like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binary</w:t>
      </w:r>
      <w:r w:rsidRPr="635A44DD">
        <w:rPr>
          <w:rFonts w:ascii="Consolas" w:hAnsi="Consolas" w:eastAsia="Consolas" w:cs="Consolas"/>
          <w:color w:val="5CECC6"/>
          <w:sz w:val="21"/>
          <w:szCs w:val="21"/>
        </w:rPr>
        <w:t>)</w:t>
      </w:r>
    </w:p>
    <w:p w:rsidR="635A44DD" w:rsidP="635A44DD" w:rsidRDefault="635A44DD" w14:paraId="5F5F54BB" w14:textId="693DAC56">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i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range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binary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5BD8AE7C" w14:textId="36282BBE">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j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range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binary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2425EDE4" w14:textId="483F9779">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if</w:t>
      </w:r>
      <w:r w:rsidRPr="635A44DD">
        <w:rPr>
          <w:rFonts w:ascii="Consolas" w:hAnsi="Consolas" w:eastAsia="Consolas" w:cs="Consolas"/>
          <w:color w:val="A4B1CD"/>
          <w:sz w:val="21"/>
          <w:szCs w:val="21"/>
        </w:rPr>
        <w:t xml:space="preserve"> binary</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j</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binary</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i</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i</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j</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j</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any</w:t>
      </w:r>
      <w:r w:rsidRPr="635A44DD">
        <w:rPr>
          <w:rFonts w:ascii="Consolas" w:hAnsi="Consolas" w:eastAsia="Consolas" w:cs="Consolas"/>
          <w:color w:val="5CECC6"/>
          <w:sz w:val="21"/>
          <w:szCs w:val="21"/>
        </w:rPr>
        <w:t>():</w:t>
      </w:r>
    </w:p>
    <w:p w:rsidR="635A44DD" w:rsidP="635A44DD" w:rsidRDefault="635A44DD" w14:paraId="6917425C" w14:textId="4D9FD5B3">
      <w:pPr>
        <w:shd w:val="clear" w:color="auto" w:fill="141D2B"/>
        <w:spacing w:after="0" w:line="285" w:lineRule="auto"/>
      </w:pPr>
      <w:r w:rsidRPr="635A44DD">
        <w:rPr>
          <w:rFonts w:ascii="Consolas" w:hAnsi="Consolas" w:eastAsia="Consolas" w:cs="Consolas"/>
          <w:color w:val="A4B1CD"/>
          <w:sz w:val="21"/>
          <w:szCs w:val="21"/>
        </w:rPr>
        <w:t xml:space="preserve">                zc</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j</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w:t>
      </w:r>
    </w:p>
    <w:p w:rsidR="635A44DD" w:rsidP="635A44DD" w:rsidRDefault="635A44DD" w14:paraId="0DB954CB" w14:textId="3F047DC8">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return</w:t>
      </w:r>
      <w:r w:rsidRPr="635A44DD">
        <w:rPr>
          <w:rFonts w:ascii="Consolas" w:hAnsi="Consolas" w:eastAsia="Consolas" w:cs="Consolas"/>
          <w:color w:val="A4B1CD"/>
          <w:sz w:val="21"/>
          <w:szCs w:val="21"/>
        </w:rPr>
        <w:t xml:space="preserve"> zc</w:t>
      </w:r>
    </w:p>
    <w:p w:rsidR="635A44DD" w:rsidP="635A44DD" w:rsidRDefault="635A44DD" w14:paraId="6FDD98E0" w14:textId="7F80E55E">
      <w:pPr>
        <w:shd w:val="clear" w:color="auto" w:fill="141D2B"/>
        <w:spacing w:after="0" w:line="285" w:lineRule="auto"/>
      </w:pPr>
    </w:p>
    <w:p w:rsidR="635A44DD" w:rsidP="635A44DD" w:rsidRDefault="635A44DD" w14:paraId="36AC5295" w14:textId="13F1A617">
      <w:pPr>
        <w:shd w:val="clear" w:color="auto" w:fill="141D2B"/>
        <w:spacing w:after="0" w:line="285" w:lineRule="auto"/>
      </w:pPr>
      <w:r w:rsidRPr="635A44DD">
        <w:rPr>
          <w:rFonts w:ascii="Consolas" w:hAnsi="Consolas" w:eastAsia="Consolas" w:cs="Consolas"/>
          <w:color w:val="A4B1CD"/>
          <w:sz w:val="21"/>
          <w:szCs w:val="21"/>
        </w:rPr>
        <w:t xml:space="preserve">fig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figure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25</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15</w:t>
      </w:r>
      <w:r w:rsidRPr="635A44DD">
        <w:rPr>
          <w:rFonts w:ascii="Consolas" w:hAnsi="Consolas" w:eastAsia="Consolas" w:cs="Consolas"/>
          <w:color w:val="5CECC6"/>
          <w:sz w:val="21"/>
          <w:szCs w:val="21"/>
        </w:rPr>
        <w:t>))</w:t>
      </w:r>
    </w:p>
    <w:p w:rsidR="635A44DD" w:rsidP="635A44DD" w:rsidRDefault="635A44DD" w14:paraId="5B231DF8" w14:textId="3D95729E">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gray</w:t>
      </w:r>
      <w:r w:rsidRPr="635A44DD">
        <w:rPr>
          <w:rFonts w:ascii="Consolas" w:hAnsi="Consolas" w:eastAsia="Consolas" w:cs="Consolas"/>
          <w:color w:val="5CECC6"/>
          <w:sz w:val="21"/>
          <w:szCs w:val="21"/>
        </w:rPr>
        <w:t>()</w:t>
      </w:r>
    </w:p>
    <w:p w:rsidR="635A44DD" w:rsidP="635A44DD" w:rsidRDefault="635A44DD" w14:paraId="4ACB0843" w14:textId="299A05AB">
      <w:pPr>
        <w:shd w:val="clear" w:color="auto" w:fill="141D2B"/>
        <w:spacing w:after="0" w:line="285" w:lineRule="auto"/>
      </w:pP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sigma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range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6D362DD7" w14:textId="79AB43ED">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sigma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0B9E9577" w14:textId="075C6B0F">
      <w:pPr>
        <w:shd w:val="clear" w:color="auto" w:fill="141D2B"/>
        <w:spacing w:after="0" w:line="285" w:lineRule="auto"/>
      </w:pPr>
      <w:r w:rsidRPr="635A44DD">
        <w:rPr>
          <w:rFonts w:ascii="Consolas" w:hAnsi="Consolas" w:eastAsia="Consolas" w:cs="Consolas"/>
          <w:color w:val="A4B1CD"/>
          <w:sz w:val="21"/>
          <w:szCs w:val="21"/>
        </w:rPr>
        <w:t xml:space="preserve">    result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ndimage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gaussian_laplace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sigma</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sigma</w:t>
      </w:r>
      <w:r w:rsidRPr="635A44DD">
        <w:rPr>
          <w:rFonts w:ascii="Consolas" w:hAnsi="Consolas" w:eastAsia="Consolas" w:cs="Consolas"/>
          <w:color w:val="5CECC6"/>
          <w:sz w:val="21"/>
          <w:szCs w:val="21"/>
        </w:rPr>
        <w:t>)</w:t>
      </w:r>
    </w:p>
    <w:p w:rsidR="635A44DD" w:rsidP="635A44DD" w:rsidRDefault="635A44DD" w14:paraId="3F4BE062" w14:textId="7A7A6EEB">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zero_crossing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result</w:t>
      </w:r>
      <w:r w:rsidRPr="635A44DD">
        <w:rPr>
          <w:rFonts w:ascii="Consolas" w:hAnsi="Consolas" w:eastAsia="Consolas" w:cs="Consolas"/>
          <w:color w:val="5CECC6"/>
          <w:sz w:val="21"/>
          <w:szCs w:val="21"/>
        </w:rPr>
        <w:t>))</w:t>
      </w:r>
    </w:p>
    <w:p w:rsidR="635A44DD" w:rsidP="635A44DD" w:rsidRDefault="635A44DD" w14:paraId="56D50958" w14:textId="284AD0A1">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7D070FF3" w14:textId="1BF308A8">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LoG with Zero-Crossing, sigma=</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A4B1CD"/>
          <w:sz w:val="21"/>
          <w:szCs w:val="21"/>
        </w:rPr>
        <w:t>str</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sigma</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7310B36E" w14:textId="0E53CFF0">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0AE66458" w14:textId="380BF67A">
      <w:pPr>
        <w:shd w:val="clear" w:color="auto" w:fill="141D2B"/>
        <w:spacing w:after="0" w:line="285" w:lineRule="auto"/>
      </w:pPr>
    </w:p>
    <w:p w:rsidR="635A44DD" w:rsidP="635A44DD" w:rsidRDefault="635A44DD" w14:paraId="0547F23F" w14:textId="147BA042">
      <w:pPr>
        <w:pStyle w:val="Heading3"/>
      </w:pPr>
      <w:bookmarkStart w:name="_Toc213102673" w:id="63"/>
      <w:r>
        <w:t>5. 3. 6. Finding and enchancing edges with PIL</w:t>
      </w:r>
      <w:bookmarkEnd w:id="63"/>
    </w:p>
    <w:p w:rsidR="635A44DD" w:rsidP="635A44DD" w:rsidRDefault="635A44DD" w14:paraId="2F469C2B" w14:textId="67BB73FA">
      <w:p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PIL (Python Imaging Library) menyediakan modul ImageFilter yang dapat digunakan untuk mendeteksi dan memperkuat tepi pada gambar. Beberapa filter yang umum digunakan adalah </w:t>
      </w:r>
      <w:r w:rsidRPr="635A44DD">
        <w:rPr>
          <w:rFonts w:ascii="Consolas" w:hAnsi="Consolas" w:eastAsia="Consolas" w:cs="Consolas"/>
        </w:rPr>
        <w:t>FIND_EDGES</w:t>
      </w:r>
      <w:r w:rsidRPr="635A44DD">
        <w:rPr>
          <w:rFonts w:ascii="Times New Roman" w:hAnsi="Times New Roman" w:eastAsia="Times New Roman" w:cs="Times New Roman"/>
        </w:rPr>
        <w:t xml:space="preserve"> untuk mendeteksi tepi, </w:t>
      </w:r>
      <w:r w:rsidRPr="635A44DD">
        <w:rPr>
          <w:rFonts w:ascii="Consolas" w:hAnsi="Consolas" w:eastAsia="Consolas" w:cs="Consolas"/>
        </w:rPr>
        <w:t>EDGE_ENHANCE</w:t>
      </w:r>
      <w:r w:rsidRPr="635A44DD">
        <w:rPr>
          <w:rFonts w:ascii="Times New Roman" w:hAnsi="Times New Roman" w:eastAsia="Times New Roman" w:cs="Times New Roman"/>
        </w:rPr>
        <w:t xml:space="preserve"> untuk mempertegas tepi, dan </w:t>
      </w:r>
      <w:r w:rsidRPr="635A44DD">
        <w:rPr>
          <w:rFonts w:ascii="Consolas" w:hAnsi="Consolas" w:eastAsia="Consolas" w:cs="Consolas"/>
        </w:rPr>
        <w:t>EDGE_ENHANCE_MORE</w:t>
      </w:r>
      <w:r w:rsidRPr="635A44DD">
        <w:rPr>
          <w:rFonts w:ascii="Times New Roman" w:hAnsi="Times New Roman" w:eastAsia="Times New Roman" w:cs="Times New Roman"/>
        </w:rPr>
        <w:t xml:space="preserve"> untuk memperkuat efek peningkatan tepi lebih lanjut. Dengan menerapkan filter-filter ini pada gambar, kita dapat dengan mudah melihat hasil deteksi dan peningkatan tepi tanpa perlu operasi matematis kompleks seperti Sobel atau Canny.</w:t>
      </w:r>
    </w:p>
    <w:p w:rsidR="635A44DD" w:rsidP="635A44DD" w:rsidRDefault="635A44DD" w14:paraId="77635D03" w14:textId="1FCBE105">
      <w:pPr>
        <w:spacing w:before="240" w:after="240"/>
        <w:rPr>
          <w:rFonts w:ascii="Times New Roman" w:hAnsi="Times New Roman" w:eastAsia="Times New Roman" w:cs="Times New Roman"/>
        </w:rPr>
      </w:pPr>
      <w:r w:rsidRPr="635A44DD">
        <w:rPr>
          <w:rFonts w:ascii="Times New Roman" w:hAnsi="Times New Roman" w:eastAsia="Times New Roman" w:cs="Times New Roman"/>
        </w:rPr>
        <w:t>Kode Lengkap</w:t>
      </w:r>
    </w:p>
    <w:p w:rsidR="635A44DD" w:rsidP="635A44DD" w:rsidRDefault="635A44DD" w14:paraId="225295CC" w14:textId="198423BF">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PIL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Image</w:t>
      </w:r>
    </w:p>
    <w:p w:rsidR="635A44DD" w:rsidP="635A44DD" w:rsidRDefault="635A44DD" w14:paraId="25279A08" w14:textId="626E48A3">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PIL</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ImageFilter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FIND_EDGES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EDGE_ENHANCE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EDGE_ENHANCE_MORE</w:t>
      </w:r>
      <w:r w:rsidRPr="635A44DD">
        <w:rPr>
          <w:rFonts w:ascii="Consolas" w:hAnsi="Consolas" w:eastAsia="Consolas" w:cs="Consolas"/>
          <w:color w:val="5CECC6"/>
          <w:sz w:val="21"/>
          <w:szCs w:val="21"/>
        </w:rPr>
        <w:t>)</w:t>
      </w:r>
    </w:p>
    <w:p w:rsidR="635A44DD" w:rsidP="635A44DD" w:rsidRDefault="635A44DD" w14:paraId="09F214EF" w14:textId="6B6E7D06">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pylab</w:t>
      </w:r>
    </w:p>
    <w:p w:rsidR="635A44DD" w:rsidP="635A44DD" w:rsidRDefault="635A44DD" w14:paraId="25F92AA8" w14:textId="23CC9ADB">
      <w:pPr>
        <w:shd w:val="clear" w:color="auto" w:fill="141D2B"/>
        <w:spacing w:after="0" w:line="285" w:lineRule="auto"/>
      </w:pPr>
    </w:p>
    <w:p w:rsidR="635A44DD" w:rsidP="635A44DD" w:rsidRDefault="635A44DD" w14:paraId="6A5C33F6" w14:textId="6799263C">
      <w:pPr>
        <w:shd w:val="clear" w:color="auto" w:fill="141D2B"/>
        <w:spacing w:after="0" w:line="285" w:lineRule="auto"/>
      </w:pPr>
      <w:r w:rsidRPr="635A44DD">
        <w:rPr>
          <w:rFonts w:ascii="Consolas" w:hAnsi="Consolas" w:eastAsia="Consolas" w:cs="Consolas"/>
          <w:color w:val="FF8484"/>
          <w:sz w:val="21"/>
          <w:szCs w:val="21"/>
        </w:rPr>
        <w:t>def</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img</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title</w:t>
      </w:r>
      <w:r w:rsidRPr="635A44DD">
        <w:rPr>
          <w:rFonts w:ascii="Consolas" w:hAnsi="Consolas" w:eastAsia="Consolas" w:cs="Consolas"/>
          <w:color w:val="5CECC6"/>
          <w:sz w:val="21"/>
          <w:szCs w:val="21"/>
        </w:rPr>
        <w:t>):</w:t>
      </w:r>
    </w:p>
    <w:p w:rsidR="635A44DD" w:rsidP="635A44DD" w:rsidRDefault="635A44DD" w14:paraId="3CC79EC8" w14:textId="04D64473">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cmap</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gray</w:t>
      </w:r>
      <w:r w:rsidRPr="635A44DD">
        <w:rPr>
          <w:rFonts w:ascii="Consolas" w:hAnsi="Consolas" w:eastAsia="Consolas" w:cs="Consolas"/>
          <w:color w:val="5CECC6"/>
          <w:sz w:val="21"/>
          <w:szCs w:val="21"/>
        </w:rPr>
        <w:t>')</w:t>
      </w:r>
    </w:p>
    <w:p w:rsidR="635A44DD" w:rsidP="635A44DD" w:rsidRDefault="635A44DD" w14:paraId="5857D568" w14:textId="2AE50068">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3A6CB1B5" w14:textId="1E4CB0D8">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44BB0A98" w14:textId="5C0D430E">
      <w:pPr>
        <w:shd w:val="clear" w:color="auto" w:fill="141D2B"/>
        <w:spacing w:after="0" w:line="285" w:lineRule="auto"/>
      </w:pPr>
    </w:p>
    <w:p w:rsidR="635A44DD" w:rsidP="635A44DD" w:rsidRDefault="635A44DD" w14:paraId="43F5B026" w14:textId="3C26D280">
      <w:pPr>
        <w:shd w:val="clear" w:color="auto" w:fill="141D2B"/>
        <w:spacing w:after="0" w:line="285" w:lineRule="auto"/>
      </w:pPr>
      <w:r w:rsidRPr="635A44DD">
        <w:rPr>
          <w:rFonts w:ascii="Consolas" w:hAnsi="Consolas" w:eastAsia="Consolas" w:cs="Consolas"/>
          <w:i/>
          <w:iCs/>
          <w:color w:val="D7E4FF"/>
          <w:sz w:val="21"/>
          <w:szCs w:val="21"/>
        </w:rPr>
        <w:t># Membuka gambar</w:t>
      </w:r>
    </w:p>
    <w:p w:rsidR="635A44DD" w:rsidP="635A44DD" w:rsidRDefault="635A44DD" w14:paraId="35941708" w14:textId="4DFE89FE">
      <w:pPr>
        <w:shd w:val="clear" w:color="auto" w:fill="141D2B"/>
        <w:spacing w:after="0" w:line="285" w:lineRule="auto"/>
      </w:pPr>
      <w:r w:rsidRPr="635A44DD">
        <w:rPr>
          <w:rFonts w:ascii="Consolas" w:hAnsi="Consolas" w:eastAsia="Consolas" w:cs="Consolas"/>
          <w:color w:val="A4B1CD"/>
          <w:sz w:val="21"/>
          <w:szCs w:val="21"/>
        </w:rPr>
        <w:t xml:space="preserve">im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open</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../images/umbc_lib.jpg</w:t>
      </w:r>
      <w:r w:rsidRPr="635A44DD">
        <w:rPr>
          <w:rFonts w:ascii="Consolas" w:hAnsi="Consolas" w:eastAsia="Consolas" w:cs="Consolas"/>
          <w:color w:val="5CECC6"/>
          <w:sz w:val="21"/>
          <w:szCs w:val="21"/>
        </w:rPr>
        <w:t>')</w:t>
      </w:r>
    </w:p>
    <w:p w:rsidR="635A44DD" w:rsidP="635A44DD" w:rsidRDefault="635A44DD" w14:paraId="5AF27BA2" w14:textId="5E92A693">
      <w:pPr>
        <w:shd w:val="clear" w:color="auto" w:fill="141D2B"/>
        <w:spacing w:after="0" w:line="285" w:lineRule="auto"/>
      </w:pPr>
    </w:p>
    <w:p w:rsidR="635A44DD" w:rsidP="635A44DD" w:rsidRDefault="635A44DD" w14:paraId="07F058DB" w14:textId="3B10DC13">
      <w:pPr>
        <w:shd w:val="clear" w:color="auto" w:fill="141D2B"/>
        <w:spacing w:after="0" w:line="285" w:lineRule="auto"/>
      </w:pPr>
      <w:r w:rsidRPr="635A44DD">
        <w:rPr>
          <w:rFonts w:ascii="Consolas" w:hAnsi="Consolas" w:eastAsia="Consolas" w:cs="Consolas"/>
          <w:i/>
          <w:iCs/>
          <w:color w:val="D7E4FF"/>
          <w:sz w:val="21"/>
          <w:szCs w:val="21"/>
        </w:rPr>
        <w:t># Menampilkan hasil dengan berbagai filter</w:t>
      </w:r>
    </w:p>
    <w:p w:rsidR="635A44DD" w:rsidP="635A44DD" w:rsidRDefault="635A44DD" w14:paraId="2FDEB939" w14:textId="6A2CBEEE">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figure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18</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25</w:t>
      </w:r>
      <w:r w:rsidRPr="635A44DD">
        <w:rPr>
          <w:rFonts w:ascii="Consolas" w:hAnsi="Consolas" w:eastAsia="Consolas" w:cs="Consolas"/>
          <w:color w:val="5CECC6"/>
          <w:sz w:val="21"/>
          <w:szCs w:val="21"/>
        </w:rPr>
        <w:t>))</w:t>
      </w:r>
    </w:p>
    <w:p w:rsidR="635A44DD" w:rsidP="635A44DD" w:rsidRDefault="635A44DD" w14:paraId="0B8B7A18" w14:textId="3FEDDFD0">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46D0875B" w14:textId="32B4525F">
      <w:pPr>
        <w:shd w:val="clear" w:color="auto" w:fill="141D2B"/>
        <w:spacing w:after="0" w:line="285" w:lineRule="auto"/>
      </w:pP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Original (UMBC Library)</w:t>
      </w:r>
      <w:r w:rsidRPr="635A44DD">
        <w:rPr>
          <w:rFonts w:ascii="Consolas" w:hAnsi="Consolas" w:eastAsia="Consolas" w:cs="Consolas"/>
          <w:color w:val="5CECC6"/>
          <w:sz w:val="21"/>
          <w:szCs w:val="21"/>
        </w:rPr>
        <w:t>')</w:t>
      </w:r>
    </w:p>
    <w:p w:rsidR="635A44DD" w:rsidP="635A44DD" w:rsidRDefault="635A44DD" w14:paraId="03AAB6E8" w14:textId="30E0E504">
      <w:pPr>
        <w:shd w:val="clear" w:color="auto" w:fill="141D2B"/>
        <w:spacing w:after="0" w:line="285" w:lineRule="auto"/>
      </w:pPr>
    </w:p>
    <w:p w:rsidR="635A44DD" w:rsidP="635A44DD" w:rsidRDefault="635A44DD" w14:paraId="43BDDCB3" w14:textId="6DC8EA65">
      <w:pPr>
        <w:shd w:val="clear" w:color="auto" w:fill="141D2B"/>
        <w:spacing w:after="0" w:line="285" w:lineRule="auto"/>
      </w:pPr>
      <w:r w:rsidRPr="635A44DD">
        <w:rPr>
          <w:rFonts w:ascii="Consolas" w:hAnsi="Consolas" w:eastAsia="Consolas" w:cs="Consolas"/>
          <w:color w:val="A4B1CD"/>
          <w:sz w:val="21"/>
          <w:szCs w:val="21"/>
        </w:rPr>
        <w:t xml:space="preserve">i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2</w:t>
      </w:r>
    </w:p>
    <w:p w:rsidR="635A44DD" w:rsidP="635A44DD" w:rsidRDefault="635A44DD" w14:paraId="76BCD580" w14:textId="6A83E680">
      <w:pPr>
        <w:shd w:val="clear" w:color="auto" w:fill="141D2B"/>
        <w:spacing w:after="0" w:line="285" w:lineRule="auto"/>
      </w:pP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f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FIND_EDGES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EDGE_ENHANCE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EDGE_ENHANCE_MORE</w:t>
      </w:r>
      <w:r w:rsidRPr="635A44DD">
        <w:rPr>
          <w:rFonts w:ascii="Consolas" w:hAnsi="Consolas" w:eastAsia="Consolas" w:cs="Consolas"/>
          <w:color w:val="5CECC6"/>
          <w:sz w:val="21"/>
          <w:szCs w:val="21"/>
        </w:rPr>
        <w:t>):</w:t>
      </w:r>
    </w:p>
    <w:p w:rsidR="635A44DD" w:rsidP="635A44DD" w:rsidRDefault="635A44DD" w14:paraId="215CB89B" w14:textId="20638D46">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i</w:t>
      </w:r>
      <w:r w:rsidRPr="635A44DD">
        <w:rPr>
          <w:rFonts w:ascii="Consolas" w:hAnsi="Consolas" w:eastAsia="Consolas" w:cs="Consolas"/>
          <w:color w:val="5CECC6"/>
          <w:sz w:val="21"/>
          <w:szCs w:val="21"/>
        </w:rPr>
        <w:t>)</w:t>
      </w:r>
    </w:p>
    <w:p w:rsidR="635A44DD" w:rsidP="635A44DD" w:rsidRDefault="635A44DD" w14:paraId="0F9052AC" w14:textId="4305AAB8">
      <w:pPr>
        <w:shd w:val="clear" w:color="auto" w:fill="141D2B"/>
        <w:spacing w:after="0" w:line="285" w:lineRule="auto"/>
      </w:pPr>
      <w:r w:rsidRPr="635A44DD">
        <w:rPr>
          <w:rFonts w:ascii="Consolas" w:hAnsi="Consolas" w:eastAsia="Consolas" w:cs="Consolas"/>
          <w:color w:val="A4B1CD"/>
          <w:sz w:val="21"/>
          <w:szCs w:val="21"/>
        </w:rPr>
        <w:t xml:space="preserve">    im1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filter</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w:t>
      </w:r>
      <w:r w:rsidRPr="635A44DD">
        <w:rPr>
          <w:rFonts w:ascii="Consolas" w:hAnsi="Consolas" w:eastAsia="Consolas" w:cs="Consolas"/>
          <w:color w:val="5CECC6"/>
          <w:sz w:val="21"/>
          <w:szCs w:val="21"/>
        </w:rPr>
        <w:t>)</w:t>
      </w:r>
    </w:p>
    <w:p w:rsidR="635A44DD" w:rsidP="635A44DD" w:rsidRDefault="635A44DD" w14:paraId="0ACED849" w14:textId="4159E8A6">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plot_image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A4B1CD"/>
          <w:sz w:val="21"/>
          <w:szCs w:val="21"/>
        </w:rPr>
        <w:t>str</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w:t>
      </w:r>
      <w:r w:rsidRPr="635A44DD">
        <w:rPr>
          <w:rFonts w:ascii="Consolas" w:hAnsi="Consolas" w:eastAsia="Consolas" w:cs="Consolas"/>
          <w:color w:val="5CECC6"/>
          <w:sz w:val="21"/>
          <w:szCs w:val="21"/>
        </w:rPr>
        <w:t>))</w:t>
      </w:r>
    </w:p>
    <w:p w:rsidR="635A44DD" w:rsidP="635A44DD" w:rsidRDefault="635A44DD" w14:paraId="006BED2E" w14:textId="58F8D9E8">
      <w:pPr>
        <w:shd w:val="clear" w:color="auto" w:fill="141D2B"/>
        <w:spacing w:after="0" w:line="285" w:lineRule="auto"/>
      </w:pPr>
      <w:r w:rsidRPr="635A44DD">
        <w:rPr>
          <w:rFonts w:ascii="Consolas" w:hAnsi="Consolas" w:eastAsia="Consolas" w:cs="Consolas"/>
          <w:color w:val="A4B1CD"/>
          <w:sz w:val="21"/>
          <w:szCs w:val="21"/>
        </w:rPr>
        <w:t xml:space="preserve">    i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w:t>
      </w:r>
    </w:p>
    <w:p w:rsidR="635A44DD" w:rsidP="635A44DD" w:rsidRDefault="635A44DD" w14:paraId="3700A329" w14:textId="477E5651">
      <w:pPr>
        <w:shd w:val="clear" w:color="auto" w:fill="141D2B"/>
        <w:spacing w:after="0" w:line="285" w:lineRule="auto"/>
      </w:pPr>
    </w:p>
    <w:p w:rsidR="635A44DD" w:rsidP="635A44DD" w:rsidRDefault="635A44DD" w14:paraId="7DE92B08" w14:textId="21FBFDD9">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4CBEDB37" w14:textId="1E822EE8">
      <w:pPr>
        <w:shd w:val="clear" w:color="auto" w:fill="141D2B"/>
        <w:spacing w:after="0" w:line="285" w:lineRule="auto"/>
      </w:pPr>
    </w:p>
    <w:p w:rsidR="635A44DD" w:rsidP="635A44DD" w:rsidRDefault="635A44DD" w14:paraId="4E93D1C8" w14:textId="41C80E46">
      <w:pPr>
        <w:pStyle w:val="Heading2"/>
        <w:rPr>
          <w:rFonts w:ascii="Times New Roman" w:hAnsi="Times New Roman" w:eastAsia="Times New Roman" w:cs="Times New Roman"/>
          <w:b/>
          <w:bCs/>
          <w:color w:val="auto"/>
          <w:sz w:val="24"/>
          <w:szCs w:val="24"/>
        </w:rPr>
      </w:pPr>
      <w:bookmarkStart w:name="_Toc213102674" w:id="64"/>
      <w:r w:rsidRPr="635A44DD">
        <w:rPr>
          <w:rFonts w:ascii="Times New Roman" w:hAnsi="Times New Roman" w:eastAsia="Times New Roman" w:cs="Times New Roman"/>
          <w:b/>
          <w:bCs/>
          <w:color w:val="auto"/>
          <w:sz w:val="24"/>
          <w:szCs w:val="24"/>
        </w:rPr>
        <w:t>5. 4. Image pyramids (Gaussian and Laplacian) - blending images</w:t>
      </w:r>
      <w:bookmarkEnd w:id="64"/>
    </w:p>
    <w:p w:rsidR="635A44DD" w:rsidP="635A44DD" w:rsidRDefault="635A44DD" w14:paraId="47704356" w14:textId="3EED1440">
      <w:pPr>
        <w:spacing w:before="240" w:after="240"/>
        <w:rPr>
          <w:rFonts w:ascii="Times New Roman" w:hAnsi="Times New Roman" w:eastAsia="Times New Roman" w:cs="Times New Roman"/>
        </w:rPr>
      </w:pPr>
      <w:r w:rsidRPr="635A44DD">
        <w:rPr>
          <w:rFonts w:ascii="Times New Roman" w:hAnsi="Times New Roman" w:eastAsia="Times New Roman" w:cs="Times New Roman"/>
        </w:rPr>
        <w:t>Piramida gambar (image pyramid) adalah representasi bertingkat dari suatu gambar dengan ukuran dan resolusi yang semakin kecil di setiap levelnya.</w:t>
      </w:r>
    </w:p>
    <w:p w:rsidR="635A44DD" w:rsidP="00210EC7" w:rsidRDefault="635A44DD" w14:paraId="44F40A31" w14:textId="1478B9AE">
      <w:pPr>
        <w:pStyle w:val="ListParagraph"/>
        <w:numPr>
          <w:ilvl w:val="0"/>
          <w:numId w:val="26"/>
        </w:num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Gaussian Pyramid dibentuk dengan melakukan </w:t>
      </w:r>
      <w:r w:rsidRPr="635A44DD">
        <w:rPr>
          <w:rFonts w:ascii="Times New Roman" w:hAnsi="Times New Roman" w:eastAsia="Times New Roman" w:cs="Times New Roman"/>
          <w:i/>
          <w:iCs/>
        </w:rPr>
        <w:t>smoothing</w:t>
      </w:r>
      <w:r w:rsidRPr="635A44DD">
        <w:rPr>
          <w:rFonts w:ascii="Times New Roman" w:hAnsi="Times New Roman" w:eastAsia="Times New Roman" w:cs="Times New Roman"/>
        </w:rPr>
        <w:t xml:space="preserve"> (penyaringan Gaussian untuk menghindari aliasing) dan </w:t>
      </w:r>
      <w:r w:rsidRPr="635A44DD">
        <w:rPr>
          <w:rFonts w:ascii="Times New Roman" w:hAnsi="Times New Roman" w:eastAsia="Times New Roman" w:cs="Times New Roman"/>
          <w:i/>
          <w:iCs/>
        </w:rPr>
        <w:t>subsampling</w:t>
      </w:r>
      <w:r w:rsidRPr="635A44DD">
        <w:rPr>
          <w:rFonts w:ascii="Times New Roman" w:hAnsi="Times New Roman" w:eastAsia="Times New Roman" w:cs="Times New Roman"/>
        </w:rPr>
        <w:t xml:space="preserve"> secara berulang pada gambar asli hingga mencapai resolusi minimum. Piramida ini berguna untuk pencarian berdasarkan skala (seperti </w:t>
      </w:r>
      <w:r w:rsidRPr="635A44DD">
        <w:rPr>
          <w:rFonts w:ascii="Times New Roman" w:hAnsi="Times New Roman" w:eastAsia="Times New Roman" w:cs="Times New Roman"/>
          <w:i/>
          <w:iCs/>
        </w:rPr>
        <w:t>template matching</w:t>
      </w:r>
      <w:r w:rsidRPr="635A44DD">
        <w:rPr>
          <w:rFonts w:ascii="Times New Roman" w:hAnsi="Times New Roman" w:eastAsia="Times New Roman" w:cs="Times New Roman"/>
        </w:rPr>
        <w:t xml:space="preserve">), pra-pemrosesan, dan pengolahan gambar yang membutuhkan analisis pada frekuensi berbeda — misalnya untuk </w:t>
      </w:r>
      <w:r w:rsidRPr="635A44DD">
        <w:rPr>
          <w:rFonts w:ascii="Times New Roman" w:hAnsi="Times New Roman" w:eastAsia="Times New Roman" w:cs="Times New Roman"/>
          <w:i/>
          <w:iCs/>
        </w:rPr>
        <w:t>image blending</w:t>
      </w:r>
      <w:r w:rsidRPr="635A44DD">
        <w:rPr>
          <w:rFonts w:ascii="Times New Roman" w:hAnsi="Times New Roman" w:eastAsia="Times New Roman" w:cs="Times New Roman"/>
        </w:rPr>
        <w:t>.</w:t>
      </w:r>
    </w:p>
    <w:p w:rsidR="635A44DD" w:rsidP="00210EC7" w:rsidRDefault="635A44DD" w14:paraId="61C66B67" w14:textId="0B1A2AF3">
      <w:pPr>
        <w:pStyle w:val="ListParagraph"/>
        <w:numPr>
          <w:ilvl w:val="0"/>
          <w:numId w:val="26"/>
        </w:num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Laplacian Pyramid dibentuk dari piramida Gaussian, dengan cara memperbesar (up-sampling dan smoothing) gambar dari level bawah dan menguranginya dari level di atas. Proses ini diulang hingga ukuran gambar kembali ke ukuran asli. Piramida Laplacian sering digunakan untuk menggabungkan atau </w:t>
      </w:r>
      <w:r w:rsidRPr="635A44DD">
        <w:rPr>
          <w:rFonts w:ascii="Times New Roman" w:hAnsi="Times New Roman" w:eastAsia="Times New Roman" w:cs="Times New Roman"/>
          <w:i/>
          <w:iCs/>
        </w:rPr>
        <w:t>blending</w:t>
      </w:r>
      <w:r w:rsidRPr="635A44DD">
        <w:rPr>
          <w:rFonts w:ascii="Times New Roman" w:hAnsi="Times New Roman" w:eastAsia="Times New Roman" w:cs="Times New Roman"/>
        </w:rPr>
        <w:t xml:space="preserve"> dua gambar secara halus dengan mempertahankan detail di setiap skala.</w:t>
      </w:r>
    </w:p>
    <w:p w:rsidR="635A44DD" w:rsidP="635A44DD" w:rsidRDefault="635A44DD" w14:paraId="09BE3FE9" w14:textId="3FF8D341">
      <w:p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Bagian selanjutnya membahas implementasi Python untuk membangun kedua jenis piramida ini serta penerapannya dalam </w:t>
      </w:r>
      <w:r w:rsidRPr="635A44DD">
        <w:rPr>
          <w:rFonts w:ascii="Times New Roman" w:hAnsi="Times New Roman" w:eastAsia="Times New Roman" w:cs="Times New Roman"/>
          <w:i/>
          <w:iCs/>
        </w:rPr>
        <w:t>image blending</w:t>
      </w:r>
      <w:r w:rsidRPr="635A44DD">
        <w:rPr>
          <w:rFonts w:ascii="Times New Roman" w:hAnsi="Times New Roman" w:eastAsia="Times New Roman" w:cs="Times New Roman"/>
        </w:rPr>
        <w:t>.</w:t>
      </w:r>
    </w:p>
    <w:p w:rsidR="635A44DD" w:rsidP="635A44DD" w:rsidRDefault="635A44DD" w14:paraId="68AEE791" w14:textId="01950CA2">
      <w:pPr>
        <w:pStyle w:val="Heading3"/>
      </w:pPr>
      <w:bookmarkStart w:name="_Toc213102675" w:id="65"/>
      <w:r>
        <w:t>5. 4. 1. A Gaussian pyramid with scikit-image transform pyramid module</w:t>
      </w:r>
      <w:bookmarkEnd w:id="65"/>
    </w:p>
    <w:p w:rsidR="635A44DD" w:rsidP="635A44DD" w:rsidRDefault="635A44DD" w14:paraId="2CFA5FD9" w14:textId="61D6ABFA">
      <w:p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Kode tersebut menggunakan modul </w:t>
      </w:r>
      <w:r w:rsidRPr="635A44DD">
        <w:rPr>
          <w:rFonts w:ascii="Consolas" w:hAnsi="Consolas" w:eastAsia="Consolas" w:cs="Consolas"/>
        </w:rPr>
        <w:t>pyramid_gaussian</w:t>
      </w:r>
      <w:r w:rsidRPr="635A44DD">
        <w:rPr>
          <w:rFonts w:ascii="Times New Roman" w:hAnsi="Times New Roman" w:eastAsia="Times New Roman" w:cs="Times New Roman"/>
        </w:rPr>
        <w:t xml:space="preserve"> dari </w:t>
      </w:r>
      <w:r w:rsidRPr="635A44DD">
        <w:rPr>
          <w:rFonts w:ascii="Consolas" w:hAnsi="Consolas" w:eastAsia="Consolas" w:cs="Consolas"/>
        </w:rPr>
        <w:t>scikit-image.transform</w:t>
      </w:r>
      <w:r w:rsidRPr="635A44DD">
        <w:rPr>
          <w:rFonts w:ascii="Times New Roman" w:hAnsi="Times New Roman" w:eastAsia="Times New Roman" w:cs="Times New Roman"/>
        </w:rPr>
        <w:t xml:space="preserve"> untuk membangun Gaussian Pyramid dari sebuah citra. Prosesnya dimulai dari citra asli, lalu dilakukan penyaringan (Gaussian smoothing) dan downsampling berulang kali untuk menghasilkan gambar dengan resolusi semakin kecil di setiap level.</w:t>
      </w:r>
    </w:p>
    <w:p w:rsidR="635A44DD" w:rsidP="635A44DD" w:rsidRDefault="635A44DD" w14:paraId="2591F321" w14:textId="32CF9444">
      <w:pPr>
        <w:spacing w:before="240" w:after="240"/>
        <w:rPr>
          <w:rFonts w:ascii="Times New Roman" w:hAnsi="Times New Roman" w:eastAsia="Times New Roman" w:cs="Times New Roman"/>
        </w:rPr>
      </w:pPr>
      <w:r w:rsidRPr="635A44DD">
        <w:rPr>
          <w:rFonts w:ascii="Times New Roman" w:hAnsi="Times New Roman" w:eastAsia="Times New Roman" w:cs="Times New Roman"/>
        </w:rPr>
        <w:t>Kode Lengkap</w:t>
      </w:r>
    </w:p>
    <w:p w:rsidR="635A44DD" w:rsidP="635A44DD" w:rsidRDefault="635A44DD" w14:paraId="08B34ABC" w14:textId="66E5266F">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numpy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np</w:t>
      </w:r>
    </w:p>
    <w:p w:rsidR="635A44DD" w:rsidP="635A44DD" w:rsidRDefault="635A44DD" w14:paraId="10325206" w14:textId="4B8A61E3">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io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imread</w:t>
      </w:r>
    </w:p>
    <w:p w:rsidR="635A44DD" w:rsidP="635A44DD" w:rsidRDefault="635A44DD" w14:paraId="7BCA11CA" w14:textId="4D93BE85">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transform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pyramid_gaussian</w:t>
      </w:r>
    </w:p>
    <w:p w:rsidR="635A44DD" w:rsidP="635A44DD" w:rsidRDefault="635A44DD" w14:paraId="777D44AB" w14:textId="16C22204">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matplotlib</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pylab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pylab</w:t>
      </w:r>
    </w:p>
    <w:p w:rsidR="635A44DD" w:rsidP="635A44DD" w:rsidRDefault="635A44DD" w14:paraId="75E35C08" w14:textId="200D1987">
      <w:pPr>
        <w:shd w:val="clear" w:color="auto" w:fill="141D2B"/>
        <w:spacing w:after="0" w:line="285" w:lineRule="auto"/>
      </w:pPr>
    </w:p>
    <w:p w:rsidR="635A44DD" w:rsidP="635A44DD" w:rsidRDefault="635A44DD" w14:paraId="50C866E3" w14:textId="00EE31B3">
      <w:pPr>
        <w:shd w:val="clear" w:color="auto" w:fill="141D2B"/>
        <w:spacing w:after="0" w:line="285" w:lineRule="auto"/>
      </w:pPr>
      <w:r w:rsidRPr="635A44DD">
        <w:rPr>
          <w:rFonts w:ascii="Consolas" w:hAnsi="Consolas" w:eastAsia="Consolas" w:cs="Consolas"/>
          <w:i/>
          <w:iCs/>
          <w:color w:val="D7E4FF"/>
          <w:sz w:val="21"/>
          <w:szCs w:val="21"/>
        </w:rPr>
        <w:t># Membaca gambar input</w:t>
      </w:r>
    </w:p>
    <w:p w:rsidR="635A44DD" w:rsidP="635A44DD" w:rsidRDefault="635A44DD" w14:paraId="597DAA77" w14:textId="7159C702">
      <w:pPr>
        <w:shd w:val="clear" w:color="auto" w:fill="141D2B"/>
        <w:spacing w:after="0" w:line="285" w:lineRule="auto"/>
      </w:pPr>
      <w:r w:rsidRPr="635A44DD">
        <w:rPr>
          <w:rFonts w:ascii="Consolas" w:hAnsi="Consolas" w:eastAsia="Consolas" w:cs="Consolas"/>
          <w:color w:val="A4B1CD"/>
          <w:sz w:val="21"/>
          <w:szCs w:val="21"/>
        </w:rPr>
        <w:t xml:space="preserve">image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../images/lena.jpg</w:t>
      </w:r>
      <w:r w:rsidRPr="635A44DD">
        <w:rPr>
          <w:rFonts w:ascii="Consolas" w:hAnsi="Consolas" w:eastAsia="Consolas" w:cs="Consolas"/>
          <w:color w:val="5CECC6"/>
          <w:sz w:val="21"/>
          <w:szCs w:val="21"/>
        </w:rPr>
        <w:t>')</w:t>
      </w:r>
    </w:p>
    <w:p w:rsidR="635A44DD" w:rsidP="635A44DD" w:rsidRDefault="635A44DD" w14:paraId="5C1DF3A1" w14:textId="278428A7">
      <w:pPr>
        <w:shd w:val="clear" w:color="auto" w:fill="141D2B"/>
        <w:spacing w:after="0" w:line="285" w:lineRule="auto"/>
      </w:pPr>
      <w:r w:rsidRPr="635A44DD">
        <w:rPr>
          <w:rFonts w:ascii="Consolas" w:hAnsi="Consolas" w:eastAsia="Consolas" w:cs="Consolas"/>
          <w:color w:val="A4B1CD"/>
          <w:sz w:val="21"/>
          <w:szCs w:val="21"/>
        </w:rPr>
        <w:t>nrows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ncols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42F8DF37" w14:textId="2D664790">
      <w:pPr>
        <w:shd w:val="clear" w:color="auto" w:fill="141D2B"/>
        <w:spacing w:after="0" w:line="285" w:lineRule="auto"/>
      </w:pPr>
    </w:p>
    <w:p w:rsidR="635A44DD" w:rsidP="635A44DD" w:rsidRDefault="635A44DD" w14:paraId="588A01A9" w14:textId="1B8424C0">
      <w:pPr>
        <w:shd w:val="clear" w:color="auto" w:fill="141D2B"/>
        <w:spacing w:after="0" w:line="285" w:lineRule="auto"/>
      </w:pPr>
      <w:r w:rsidRPr="635A44DD">
        <w:rPr>
          <w:rFonts w:ascii="Consolas" w:hAnsi="Consolas" w:eastAsia="Consolas" w:cs="Consolas"/>
          <w:i/>
          <w:iCs/>
          <w:color w:val="D7E4FF"/>
          <w:sz w:val="21"/>
          <w:szCs w:val="21"/>
        </w:rPr>
        <w:t># Membuat Gaussian Pyramid</w:t>
      </w:r>
    </w:p>
    <w:p w:rsidR="635A44DD" w:rsidP="635A44DD" w:rsidRDefault="635A44DD" w14:paraId="7109F6CE" w14:textId="33D017D9">
      <w:pPr>
        <w:shd w:val="clear" w:color="auto" w:fill="141D2B"/>
        <w:spacing w:after="0" w:line="285" w:lineRule="auto"/>
      </w:pPr>
      <w:r w:rsidRPr="635A44DD">
        <w:rPr>
          <w:rFonts w:ascii="Consolas" w:hAnsi="Consolas" w:eastAsia="Consolas" w:cs="Consolas"/>
          <w:color w:val="A4B1CD"/>
          <w:sz w:val="21"/>
          <w:szCs w:val="21"/>
        </w:rPr>
        <w:t xml:space="preserve">pyramid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tuple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pyramid_gaussian</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downscale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5F9871C8" w14:textId="51B48A7C">
      <w:pPr>
        <w:shd w:val="clear" w:color="auto" w:fill="141D2B"/>
        <w:spacing w:after="0" w:line="285" w:lineRule="auto"/>
      </w:pPr>
    </w:p>
    <w:p w:rsidR="635A44DD" w:rsidP="635A44DD" w:rsidRDefault="635A44DD" w14:paraId="6B399F1F" w14:textId="4B56A983">
      <w:pPr>
        <w:shd w:val="clear" w:color="auto" w:fill="141D2B"/>
        <w:spacing w:after="0" w:line="285" w:lineRule="auto"/>
      </w:pPr>
      <w:r w:rsidRPr="635A44DD">
        <w:rPr>
          <w:rFonts w:ascii="Consolas" w:hAnsi="Consolas" w:eastAsia="Consolas" w:cs="Consolas"/>
          <w:i/>
          <w:iCs/>
          <w:color w:val="D7E4FF"/>
          <w:sz w:val="21"/>
          <w:szCs w:val="21"/>
        </w:rPr>
        <w:t># Menampilkan setiap level pyramid</w:t>
      </w:r>
    </w:p>
    <w:p w:rsidR="635A44DD" w:rsidP="635A44DD" w:rsidRDefault="635A44DD" w14:paraId="0074281C" w14:textId="45147CB4">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figure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5</w:t>
      </w:r>
      <w:r w:rsidRPr="635A44DD">
        <w:rPr>
          <w:rFonts w:ascii="Consolas" w:hAnsi="Consolas" w:eastAsia="Consolas" w:cs="Consolas"/>
          <w:color w:val="5CECC6"/>
          <w:sz w:val="21"/>
          <w:szCs w:val="21"/>
        </w:rPr>
        <w:t>))</w:t>
      </w:r>
    </w:p>
    <w:p w:rsidR="635A44DD" w:rsidP="635A44DD" w:rsidRDefault="635A44DD" w14:paraId="143E9480" w14:textId="25D44F45">
      <w:pPr>
        <w:shd w:val="clear" w:color="auto" w:fill="141D2B"/>
        <w:spacing w:after="0" w:line="285" w:lineRule="auto"/>
      </w:pPr>
      <w:r w:rsidRPr="635A44DD">
        <w:rPr>
          <w:rFonts w:ascii="Consolas" w:hAnsi="Consolas" w:eastAsia="Consolas" w:cs="Consolas"/>
          <w:color w:val="A4B1CD"/>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n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len</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pyramid</w:t>
      </w:r>
      <w:r w:rsidRPr="635A44DD">
        <w:rPr>
          <w:rFonts w:ascii="Consolas" w:hAnsi="Consolas" w:eastAsia="Consolas" w:cs="Consolas"/>
          <w:color w:val="5CECC6"/>
          <w:sz w:val="21"/>
          <w:szCs w:val="21"/>
        </w:rPr>
        <w:t>)</w:t>
      </w:r>
    </w:p>
    <w:p w:rsidR="635A44DD" w:rsidP="635A44DD" w:rsidRDefault="635A44DD" w14:paraId="2AB694A8" w14:textId="3379905A">
      <w:pPr>
        <w:shd w:val="clear" w:color="auto" w:fill="141D2B"/>
        <w:spacing w:after="0" w:line="285" w:lineRule="auto"/>
      </w:pP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p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pyramid</w:t>
      </w:r>
      <w:r w:rsidRPr="635A44DD">
        <w:rPr>
          <w:rFonts w:ascii="Consolas" w:hAnsi="Consolas" w:eastAsia="Consolas" w:cs="Consolas"/>
          <w:color w:val="5CECC6"/>
          <w:sz w:val="21"/>
          <w:szCs w:val="21"/>
        </w:rPr>
        <w:t>:</w:t>
      </w:r>
    </w:p>
    <w:p w:rsidR="635A44DD" w:rsidP="635A44DD" w:rsidRDefault="635A44DD" w14:paraId="02018EDF" w14:textId="08E196EA">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n</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i</w:t>
      </w:r>
      <w:r w:rsidRPr="635A44DD">
        <w:rPr>
          <w:rFonts w:ascii="Consolas" w:hAnsi="Consolas" w:eastAsia="Consolas" w:cs="Consolas"/>
          <w:color w:val="5CECC6"/>
          <w:sz w:val="21"/>
          <w:szCs w:val="21"/>
        </w:rPr>
        <w:t>)</w:t>
      </w:r>
    </w:p>
    <w:p w:rsidR="635A44DD" w:rsidP="635A44DD" w:rsidRDefault="635A44DD" w14:paraId="26D43B9F" w14:textId="4448E88D">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w:t>
      </w:r>
      <w:r w:rsidRPr="635A44DD">
        <w:rPr>
          <w:rFonts w:ascii="Consolas" w:hAnsi="Consolas" w:eastAsia="Consolas" w:cs="Consolas"/>
          <w:color w:val="5CECC6"/>
          <w:sz w:val="21"/>
          <w:szCs w:val="21"/>
        </w:rPr>
        <w:t>)</w:t>
      </w:r>
    </w:p>
    <w:p w:rsidR="635A44DD" w:rsidP="635A44DD" w:rsidRDefault="635A44DD" w14:paraId="36B2C99C" w14:textId="1500D692">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f</w:t>
      </w:r>
      <w:r w:rsidRPr="635A44DD">
        <w:rPr>
          <w:rFonts w:ascii="Consolas" w:hAnsi="Consolas" w:eastAsia="Consolas" w:cs="Consolas"/>
          <w:color w:val="C5F467"/>
          <w:sz w:val="21"/>
          <w:szCs w:val="21"/>
        </w:rPr>
        <w:t>"</w:t>
      </w:r>
      <w:r w:rsidRPr="635A44DD">
        <w:rPr>
          <w:rFonts w:ascii="Consolas" w:hAnsi="Consolas" w:eastAsia="Consolas" w:cs="Consolas"/>
          <w:color w:val="5CB2FF"/>
          <w:sz w:val="21"/>
          <w:szCs w:val="21"/>
        </w:rPr>
        <w:t>{</w:t>
      </w:r>
      <w:r w:rsidRPr="635A44DD">
        <w:rPr>
          <w:rFonts w:ascii="Consolas" w:hAnsi="Consolas" w:eastAsia="Consolas" w:cs="Consolas"/>
          <w:color w:val="FFCC5C"/>
          <w:sz w:val="21"/>
          <w:szCs w:val="21"/>
        </w:rPr>
        <w:t>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w:t>
      </w:r>
      <w:r w:rsidRPr="635A44DD">
        <w:rPr>
          <w:rFonts w:ascii="Consolas" w:hAnsi="Consolas" w:eastAsia="Consolas" w:cs="Consolas"/>
          <w:color w:val="C5F467"/>
          <w:sz w:val="21"/>
          <w:szCs w:val="21"/>
        </w:rPr>
        <w:t>x</w:t>
      </w:r>
      <w:r w:rsidRPr="635A44DD">
        <w:rPr>
          <w:rFonts w:ascii="Consolas" w:hAnsi="Consolas" w:eastAsia="Consolas" w:cs="Consolas"/>
          <w:color w:val="5CB2FF"/>
          <w:sz w:val="21"/>
          <w:szCs w:val="21"/>
        </w:rPr>
        <w:t>{</w:t>
      </w:r>
      <w:r w:rsidRPr="635A44DD">
        <w:rPr>
          <w:rFonts w:ascii="Consolas" w:hAnsi="Consolas" w:eastAsia="Consolas" w:cs="Consolas"/>
          <w:color w:val="FFCC5C"/>
          <w:sz w:val="21"/>
          <w:szCs w:val="21"/>
        </w:rPr>
        <w:t>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w:t>
      </w:r>
      <w:r w:rsidRPr="635A44DD">
        <w:rPr>
          <w:rFonts w:ascii="Consolas" w:hAnsi="Consolas" w:eastAsia="Consolas" w:cs="Consolas"/>
          <w:color w:val="C5F467"/>
          <w:sz w:val="21"/>
          <w:szCs w:val="21"/>
        </w:rPr>
        <w:t>"</w:t>
      </w:r>
      <w:r w:rsidRPr="635A44DD">
        <w:rPr>
          <w:rFonts w:ascii="Consolas" w:hAnsi="Consolas" w:eastAsia="Consolas" w:cs="Consolas"/>
          <w:color w:val="5CECC6"/>
          <w:sz w:val="21"/>
          <w:szCs w:val="21"/>
        </w:rPr>
        <w:t>)</w:t>
      </w:r>
    </w:p>
    <w:p w:rsidR="635A44DD" w:rsidP="635A44DD" w:rsidRDefault="635A44DD" w14:paraId="38EF1E52" w14:textId="7D1F3AAC">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645EA8B4" w14:textId="5D7C8295">
      <w:pPr>
        <w:shd w:val="clear" w:color="auto" w:fill="141D2B"/>
        <w:spacing w:after="0" w:line="285" w:lineRule="auto"/>
      </w:pPr>
      <w:r w:rsidRPr="635A44DD">
        <w:rPr>
          <w:rFonts w:ascii="Consolas" w:hAnsi="Consolas" w:eastAsia="Consolas" w:cs="Consolas"/>
          <w:color w:val="A4B1CD"/>
          <w:sz w:val="21"/>
          <w:szCs w:val="21"/>
        </w:rPr>
        <w:t xml:space="preserve">    i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w:t>
      </w:r>
    </w:p>
    <w:p w:rsidR="635A44DD" w:rsidP="635A44DD" w:rsidRDefault="635A44DD" w14:paraId="794096BB" w14:textId="404BBB47">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suptitle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Gaussian 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30</w:t>
      </w:r>
      <w:r w:rsidRPr="635A44DD">
        <w:rPr>
          <w:rFonts w:ascii="Consolas" w:hAnsi="Consolas" w:eastAsia="Consolas" w:cs="Consolas"/>
          <w:color w:val="5CECC6"/>
          <w:sz w:val="21"/>
          <w:szCs w:val="21"/>
        </w:rPr>
        <w:t>)</w:t>
      </w:r>
    </w:p>
    <w:p w:rsidR="635A44DD" w:rsidP="635A44DD" w:rsidRDefault="635A44DD" w14:paraId="20F660FA" w14:textId="33FB8F67">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18FE2F46" w14:textId="7C2924AE">
      <w:pPr>
        <w:shd w:val="clear" w:color="auto" w:fill="141D2B"/>
        <w:spacing w:after="0" w:line="285" w:lineRule="auto"/>
      </w:pPr>
    </w:p>
    <w:p w:rsidR="635A44DD" w:rsidP="635A44DD" w:rsidRDefault="635A44DD" w14:paraId="2C03DC6A" w14:textId="140B9E33">
      <w:pPr>
        <w:shd w:val="clear" w:color="auto" w:fill="141D2B"/>
        <w:spacing w:after="0" w:line="285" w:lineRule="auto"/>
      </w:pPr>
      <w:r w:rsidRPr="635A44DD">
        <w:rPr>
          <w:rFonts w:ascii="Consolas" w:hAnsi="Consolas" w:eastAsia="Consolas" w:cs="Consolas"/>
          <w:i/>
          <w:iCs/>
          <w:color w:val="D7E4FF"/>
          <w:sz w:val="21"/>
          <w:szCs w:val="21"/>
        </w:rPr>
        <w:t># Membuat komposisi gambar pyramid</w:t>
      </w:r>
    </w:p>
    <w:p w:rsidR="635A44DD" w:rsidP="635A44DD" w:rsidRDefault="635A44DD" w14:paraId="46609AE0" w14:textId="08B52564">
      <w:pPr>
        <w:shd w:val="clear" w:color="auto" w:fill="141D2B"/>
        <w:spacing w:after="0" w:line="285" w:lineRule="auto"/>
      </w:pPr>
      <w:r w:rsidRPr="635A44DD">
        <w:rPr>
          <w:rFonts w:ascii="Consolas" w:hAnsi="Consolas" w:eastAsia="Consolas" w:cs="Consolas"/>
          <w:color w:val="A4B1CD"/>
          <w:sz w:val="21"/>
          <w:szCs w:val="21"/>
        </w:rPr>
        <w:t xml:space="preserve">compos_image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zeros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nrows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ncols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ncols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dtype</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double</w:t>
      </w:r>
      <w:r w:rsidRPr="635A44DD">
        <w:rPr>
          <w:rFonts w:ascii="Consolas" w:hAnsi="Consolas" w:eastAsia="Consolas" w:cs="Consolas"/>
          <w:color w:val="5CECC6"/>
          <w:sz w:val="21"/>
          <w:szCs w:val="21"/>
        </w:rPr>
        <w:t>)</w:t>
      </w:r>
    </w:p>
    <w:p w:rsidR="635A44DD" w:rsidP="635A44DD" w:rsidRDefault="635A44DD" w14:paraId="02F1E57E" w14:textId="6385DFC2">
      <w:pPr>
        <w:shd w:val="clear" w:color="auto" w:fill="141D2B"/>
        <w:spacing w:after="0" w:line="285" w:lineRule="auto"/>
      </w:pPr>
      <w:r w:rsidRPr="635A44DD">
        <w:rPr>
          <w:rFonts w:ascii="Consolas" w:hAnsi="Consolas" w:eastAsia="Consolas" w:cs="Consolas"/>
          <w:color w:val="A4B1CD"/>
          <w:sz w:val="21"/>
          <w:szCs w:val="21"/>
        </w:rPr>
        <w:t>compos_image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nrows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ncols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pyramid</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p>
    <w:p w:rsidR="635A44DD" w:rsidP="635A44DD" w:rsidRDefault="635A44DD" w14:paraId="2E22FCD1" w14:textId="26FE01B2">
      <w:pPr>
        <w:shd w:val="clear" w:color="auto" w:fill="141D2B"/>
        <w:spacing w:after="0" w:line="285" w:lineRule="auto"/>
      </w:pPr>
      <w:r w:rsidRPr="635A44DD">
        <w:rPr>
          <w:rFonts w:ascii="Consolas" w:hAnsi="Consolas" w:eastAsia="Consolas" w:cs="Consolas"/>
          <w:color w:val="A4B1CD"/>
          <w:sz w:val="21"/>
          <w:szCs w:val="21"/>
        </w:rPr>
        <w:t>i_row</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cols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ncols</w:t>
      </w:r>
    </w:p>
    <w:p w:rsidR="635A44DD" w:rsidP="635A44DD" w:rsidRDefault="635A44DD" w14:paraId="3ACB712F" w14:textId="6EF501E5">
      <w:pPr>
        <w:shd w:val="clear" w:color="auto" w:fill="141D2B"/>
        <w:spacing w:after="0" w:line="285" w:lineRule="auto"/>
      </w:pPr>
    </w:p>
    <w:p w:rsidR="635A44DD" w:rsidP="635A44DD" w:rsidRDefault="635A44DD" w14:paraId="63F089D8" w14:textId="5097A3AB">
      <w:pPr>
        <w:shd w:val="clear" w:color="auto" w:fill="141D2B"/>
        <w:spacing w:after="0" w:line="285" w:lineRule="auto"/>
      </w:pP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p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pyramid</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0A0614D1" w14:textId="7E933410">
      <w:pPr>
        <w:shd w:val="clear" w:color="auto" w:fill="141D2B"/>
        <w:spacing w:after="0" w:line="285" w:lineRule="auto"/>
      </w:pPr>
      <w:r w:rsidRPr="635A44DD">
        <w:rPr>
          <w:rFonts w:ascii="Consolas" w:hAnsi="Consolas" w:eastAsia="Consolas" w:cs="Consolas"/>
          <w:color w:val="A4B1CD"/>
          <w:sz w:val="21"/>
          <w:szCs w:val="21"/>
        </w:rPr>
        <w:t xml:space="preserve">    nrows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ncols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514C04D0" w14:textId="1BF6E304">
      <w:pPr>
        <w:shd w:val="clear" w:color="auto" w:fill="141D2B"/>
        <w:spacing w:after="0" w:line="285" w:lineRule="auto"/>
      </w:pPr>
      <w:r w:rsidRPr="635A44DD">
        <w:rPr>
          <w:rFonts w:ascii="Consolas" w:hAnsi="Consolas" w:eastAsia="Consolas" w:cs="Consolas"/>
          <w:color w:val="A4B1CD"/>
          <w:sz w:val="21"/>
          <w:szCs w:val="21"/>
        </w:rPr>
        <w:t xml:space="preserve">    compos_image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i_row</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i_row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nrows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cols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cols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ncols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w:t>
      </w:r>
    </w:p>
    <w:p w:rsidR="635A44DD" w:rsidP="635A44DD" w:rsidRDefault="635A44DD" w14:paraId="0585BE50" w14:textId="2293F05E">
      <w:pPr>
        <w:shd w:val="clear" w:color="auto" w:fill="141D2B"/>
        <w:spacing w:after="0" w:line="285" w:lineRule="auto"/>
      </w:pPr>
      <w:r w:rsidRPr="635A44DD">
        <w:rPr>
          <w:rFonts w:ascii="Consolas" w:hAnsi="Consolas" w:eastAsia="Consolas" w:cs="Consolas"/>
          <w:color w:val="A4B1CD"/>
          <w:sz w:val="21"/>
          <w:szCs w:val="21"/>
        </w:rPr>
        <w:t xml:space="preserve">    i_row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nrows</w:t>
      </w:r>
    </w:p>
    <w:p w:rsidR="635A44DD" w:rsidP="635A44DD" w:rsidRDefault="635A44DD" w14:paraId="3D490EBA" w14:textId="1E56B803">
      <w:pPr>
        <w:shd w:val="clear" w:color="auto" w:fill="141D2B"/>
        <w:spacing w:after="0" w:line="285" w:lineRule="auto"/>
      </w:pPr>
    </w:p>
    <w:p w:rsidR="635A44DD" w:rsidP="635A44DD" w:rsidRDefault="635A44DD" w14:paraId="7AE900FF" w14:textId="41CD9D0C">
      <w:pPr>
        <w:shd w:val="clear" w:color="auto" w:fill="141D2B"/>
        <w:spacing w:after="0" w:line="285" w:lineRule="auto"/>
      </w:pPr>
      <w:r w:rsidRPr="635A44DD">
        <w:rPr>
          <w:rFonts w:ascii="Consolas" w:hAnsi="Consolas" w:eastAsia="Consolas" w:cs="Consolas"/>
          <w:color w:val="A4B1CD"/>
          <w:sz w:val="21"/>
          <w:szCs w:val="21"/>
        </w:rPr>
        <w:t>fig</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axes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subplots</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67E4D730" w14:textId="77BA4572">
      <w:pPr>
        <w:shd w:val="clear" w:color="auto" w:fill="141D2B"/>
        <w:spacing w:after="0" w:line="285" w:lineRule="auto"/>
      </w:pPr>
      <w:r w:rsidRPr="635A44DD">
        <w:rPr>
          <w:rFonts w:ascii="Consolas" w:hAnsi="Consolas" w:eastAsia="Consolas" w:cs="Consolas"/>
          <w:color w:val="A4B1CD"/>
          <w:sz w:val="21"/>
          <w:szCs w:val="21"/>
        </w:rPr>
        <w:t>axes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compos_image</w:t>
      </w:r>
      <w:r w:rsidRPr="635A44DD">
        <w:rPr>
          <w:rFonts w:ascii="Consolas" w:hAnsi="Consolas" w:eastAsia="Consolas" w:cs="Consolas"/>
          <w:color w:val="5CECC6"/>
          <w:sz w:val="21"/>
          <w:szCs w:val="21"/>
        </w:rPr>
        <w:t>)</w:t>
      </w:r>
    </w:p>
    <w:p w:rsidR="635A44DD" w:rsidP="635A44DD" w:rsidRDefault="635A44DD" w14:paraId="302C368D" w14:textId="0B4EBF20">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36479509" w14:textId="25FE7E32">
      <w:pPr>
        <w:shd w:val="clear" w:color="auto" w:fill="141D2B"/>
        <w:spacing w:after="0" w:line="285" w:lineRule="auto"/>
      </w:pPr>
    </w:p>
    <w:p w:rsidR="635A44DD" w:rsidP="635A44DD" w:rsidRDefault="635A44DD" w14:paraId="77BCD45B" w14:textId="4EBD6A84">
      <w:pPr>
        <w:pStyle w:val="Heading3"/>
      </w:pPr>
      <w:bookmarkStart w:name="_Toc213102676" w:id="66"/>
      <w:r>
        <w:t>5. 4. 2. A Laplacian pyramid with scikit-image transform’s pyramid module</w:t>
      </w:r>
      <w:bookmarkEnd w:id="66"/>
    </w:p>
    <w:p w:rsidR="635A44DD" w:rsidP="635A44DD" w:rsidRDefault="635A44DD" w14:paraId="2C2B1DAC" w14:textId="0CB73161">
      <w:p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Laplacian Pyramid dibuat menggunakan fungsi </w:t>
      </w:r>
      <w:r w:rsidRPr="635A44DD">
        <w:rPr>
          <w:rFonts w:ascii="Consolas" w:hAnsi="Consolas" w:eastAsia="Consolas" w:cs="Consolas"/>
        </w:rPr>
        <w:t>pyramid_laplacian()</w:t>
      </w:r>
      <w:r w:rsidRPr="635A44DD">
        <w:rPr>
          <w:rFonts w:ascii="Times New Roman" w:hAnsi="Times New Roman" w:eastAsia="Times New Roman" w:cs="Times New Roman"/>
        </w:rPr>
        <w:t xml:space="preserve"> dari modul </w:t>
      </w:r>
      <w:r w:rsidRPr="635A44DD">
        <w:rPr>
          <w:rFonts w:ascii="Consolas" w:hAnsi="Consolas" w:eastAsia="Consolas" w:cs="Consolas"/>
        </w:rPr>
        <w:t>scikit-image.transform</w:t>
      </w:r>
      <w:r w:rsidRPr="635A44DD">
        <w:rPr>
          <w:rFonts w:ascii="Times New Roman" w:hAnsi="Times New Roman" w:eastAsia="Times New Roman" w:cs="Times New Roman"/>
        </w:rPr>
        <w:t>. Proses ini dimulai dengan menghitung selisih antara citra asli dan versi halusnya (smoothed), kemudian dilakukan downsampling dan perhitungan selisih secara rekursif untuk tiap level. Tujuannya adalah untuk kompresi gambar karena nilai pada Laplacian cenderung berkisar di sekitar nol.</w:t>
      </w:r>
    </w:p>
    <w:p w:rsidR="635A44DD" w:rsidP="635A44DD" w:rsidRDefault="635A44DD" w14:paraId="759E5E24" w14:textId="0CD09ECC">
      <w:pPr>
        <w:spacing w:before="240" w:after="240"/>
        <w:rPr>
          <w:rFonts w:ascii="Times New Roman" w:hAnsi="Times New Roman" w:eastAsia="Times New Roman" w:cs="Times New Roman"/>
        </w:rPr>
      </w:pPr>
      <w:r w:rsidRPr="635A44DD">
        <w:rPr>
          <w:rFonts w:ascii="Times New Roman" w:hAnsi="Times New Roman" w:eastAsia="Times New Roman" w:cs="Times New Roman"/>
        </w:rPr>
        <w:t>Kode Lengkap</w:t>
      </w:r>
    </w:p>
    <w:p w:rsidR="635A44DD" w:rsidP="635A44DD" w:rsidRDefault="635A44DD" w14:paraId="162EB437" w14:textId="1E11D168">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numpy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np</w:t>
      </w:r>
    </w:p>
    <w:p w:rsidR="635A44DD" w:rsidP="635A44DD" w:rsidRDefault="635A44DD" w14:paraId="51F38075" w14:textId="340C94CF">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io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imread</w:t>
      </w:r>
    </w:p>
    <w:p w:rsidR="635A44DD" w:rsidP="635A44DD" w:rsidRDefault="635A44DD" w14:paraId="7DF2A5E9" w14:textId="002F640D">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transform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pyramid_laplacian</w:t>
      </w:r>
    </w:p>
    <w:p w:rsidR="635A44DD" w:rsidP="635A44DD" w:rsidRDefault="635A44DD" w14:paraId="10E3161A" w14:textId="56B622EB">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matplotlib</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pylab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pylab</w:t>
      </w:r>
    </w:p>
    <w:p w:rsidR="635A44DD" w:rsidP="635A44DD" w:rsidRDefault="635A44DD" w14:paraId="734E3FD4" w14:textId="0087354B">
      <w:pPr>
        <w:shd w:val="clear" w:color="auto" w:fill="141D2B"/>
        <w:spacing w:after="0" w:line="285" w:lineRule="auto"/>
      </w:pPr>
    </w:p>
    <w:p w:rsidR="635A44DD" w:rsidP="635A44DD" w:rsidRDefault="635A44DD" w14:paraId="25B76535" w14:textId="7E1412C5">
      <w:pPr>
        <w:shd w:val="clear" w:color="auto" w:fill="141D2B"/>
        <w:spacing w:after="0" w:line="285" w:lineRule="auto"/>
      </w:pPr>
      <w:r w:rsidRPr="635A44DD">
        <w:rPr>
          <w:rFonts w:ascii="Consolas" w:hAnsi="Consolas" w:eastAsia="Consolas" w:cs="Consolas"/>
          <w:i/>
          <w:iCs/>
          <w:color w:val="D7E4FF"/>
          <w:sz w:val="21"/>
          <w:szCs w:val="21"/>
        </w:rPr>
        <w:t># Membaca gambar grayscale</w:t>
      </w:r>
    </w:p>
    <w:p w:rsidR="635A44DD" w:rsidP="635A44DD" w:rsidRDefault="635A44DD" w14:paraId="219FAB29" w14:textId="2115754B">
      <w:pPr>
        <w:shd w:val="clear" w:color="auto" w:fill="141D2B"/>
        <w:spacing w:after="0" w:line="285" w:lineRule="auto"/>
      </w:pPr>
      <w:r w:rsidRPr="635A44DD">
        <w:rPr>
          <w:rFonts w:ascii="Consolas" w:hAnsi="Consolas" w:eastAsia="Consolas" w:cs="Consolas"/>
          <w:color w:val="A4B1CD"/>
          <w:sz w:val="21"/>
          <w:szCs w:val="21"/>
        </w:rPr>
        <w:t xml:space="preserve">image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../images/lena.jpg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as_gray</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True</w:t>
      </w:r>
      <w:r w:rsidRPr="635A44DD">
        <w:rPr>
          <w:rFonts w:ascii="Consolas" w:hAnsi="Consolas" w:eastAsia="Consolas" w:cs="Consolas"/>
          <w:color w:val="5CECC6"/>
          <w:sz w:val="21"/>
          <w:szCs w:val="21"/>
        </w:rPr>
        <w:t>)</w:t>
      </w:r>
    </w:p>
    <w:p w:rsidR="635A44DD" w:rsidP="635A44DD" w:rsidRDefault="635A44DD" w14:paraId="42B3F091" w14:textId="77C4D457">
      <w:pPr>
        <w:shd w:val="clear" w:color="auto" w:fill="141D2B"/>
        <w:spacing w:after="0" w:line="285" w:lineRule="auto"/>
      </w:pPr>
      <w:r w:rsidRPr="635A44DD">
        <w:rPr>
          <w:rFonts w:ascii="Consolas" w:hAnsi="Consolas" w:eastAsia="Consolas" w:cs="Consolas"/>
          <w:color w:val="A4B1CD"/>
          <w:sz w:val="21"/>
          <w:szCs w:val="21"/>
        </w:rPr>
        <w:t>nrows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ncols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6139492A" w14:textId="22427B6A">
      <w:pPr>
        <w:shd w:val="clear" w:color="auto" w:fill="141D2B"/>
        <w:spacing w:after="0" w:line="285" w:lineRule="auto"/>
      </w:pPr>
    </w:p>
    <w:p w:rsidR="635A44DD" w:rsidP="635A44DD" w:rsidRDefault="635A44DD" w14:paraId="7323F7EE" w14:textId="270CCFD9">
      <w:pPr>
        <w:shd w:val="clear" w:color="auto" w:fill="141D2B"/>
        <w:spacing w:after="0" w:line="285" w:lineRule="auto"/>
      </w:pPr>
      <w:r w:rsidRPr="635A44DD">
        <w:rPr>
          <w:rFonts w:ascii="Consolas" w:hAnsi="Consolas" w:eastAsia="Consolas" w:cs="Consolas"/>
          <w:i/>
          <w:iCs/>
          <w:color w:val="D7E4FF"/>
          <w:sz w:val="21"/>
          <w:szCs w:val="21"/>
        </w:rPr>
        <w:t># Membuat Laplacian Pyramid</w:t>
      </w:r>
    </w:p>
    <w:p w:rsidR="635A44DD" w:rsidP="635A44DD" w:rsidRDefault="635A44DD" w14:paraId="773B7F2D" w14:textId="537BCB94">
      <w:pPr>
        <w:shd w:val="clear" w:color="auto" w:fill="141D2B"/>
        <w:spacing w:after="0" w:line="285" w:lineRule="auto"/>
      </w:pPr>
      <w:r w:rsidRPr="635A44DD">
        <w:rPr>
          <w:rFonts w:ascii="Consolas" w:hAnsi="Consolas" w:eastAsia="Consolas" w:cs="Consolas"/>
          <w:color w:val="A4B1CD"/>
          <w:sz w:val="21"/>
          <w:szCs w:val="21"/>
        </w:rPr>
        <w:t xml:space="preserve">pyramid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tuple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pyramid_laplacian</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downscale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193DA34A" w14:textId="67257E16">
      <w:pPr>
        <w:shd w:val="clear" w:color="auto" w:fill="141D2B"/>
        <w:spacing w:after="0" w:line="285" w:lineRule="auto"/>
      </w:pPr>
    </w:p>
    <w:p w:rsidR="635A44DD" w:rsidP="635A44DD" w:rsidRDefault="635A44DD" w14:paraId="4E49C60B" w14:textId="56EC143B">
      <w:pPr>
        <w:shd w:val="clear" w:color="auto" w:fill="141D2B"/>
        <w:spacing w:after="0" w:line="285" w:lineRule="auto"/>
      </w:pPr>
      <w:r w:rsidRPr="635A44DD">
        <w:rPr>
          <w:rFonts w:ascii="Consolas" w:hAnsi="Consolas" w:eastAsia="Consolas" w:cs="Consolas"/>
          <w:i/>
          <w:iCs/>
          <w:color w:val="D7E4FF"/>
          <w:sz w:val="21"/>
          <w:szCs w:val="21"/>
        </w:rPr>
        <w:t># Menampilkan setiap level pyramid</w:t>
      </w:r>
    </w:p>
    <w:p w:rsidR="635A44DD" w:rsidP="635A44DD" w:rsidRDefault="635A44DD" w14:paraId="262D09C7" w14:textId="3AEA79D2">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figure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5</w:t>
      </w:r>
      <w:r w:rsidRPr="635A44DD">
        <w:rPr>
          <w:rFonts w:ascii="Consolas" w:hAnsi="Consolas" w:eastAsia="Consolas" w:cs="Consolas"/>
          <w:color w:val="5CECC6"/>
          <w:sz w:val="21"/>
          <w:szCs w:val="21"/>
        </w:rPr>
        <w:t>))</w:t>
      </w:r>
    </w:p>
    <w:p w:rsidR="635A44DD" w:rsidP="635A44DD" w:rsidRDefault="635A44DD" w14:paraId="6154BD62" w14:textId="71A6F4A5">
      <w:pPr>
        <w:shd w:val="clear" w:color="auto" w:fill="141D2B"/>
        <w:spacing w:after="0" w:line="285" w:lineRule="auto"/>
      </w:pPr>
      <w:r w:rsidRPr="635A44DD">
        <w:rPr>
          <w:rFonts w:ascii="Consolas" w:hAnsi="Consolas" w:eastAsia="Consolas" w:cs="Consolas"/>
          <w:color w:val="A4B1CD"/>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n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len</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pyramid</w:t>
      </w:r>
      <w:r w:rsidRPr="635A44DD">
        <w:rPr>
          <w:rFonts w:ascii="Consolas" w:hAnsi="Consolas" w:eastAsia="Consolas" w:cs="Consolas"/>
          <w:color w:val="5CECC6"/>
          <w:sz w:val="21"/>
          <w:szCs w:val="21"/>
        </w:rPr>
        <w:t>)</w:t>
      </w:r>
    </w:p>
    <w:p w:rsidR="635A44DD" w:rsidP="635A44DD" w:rsidRDefault="635A44DD" w14:paraId="75387D1F" w14:textId="458C8492">
      <w:pPr>
        <w:shd w:val="clear" w:color="auto" w:fill="141D2B"/>
        <w:spacing w:after="0" w:line="285" w:lineRule="auto"/>
      </w:pP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p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pyramid</w:t>
      </w:r>
      <w:r w:rsidRPr="635A44DD">
        <w:rPr>
          <w:rFonts w:ascii="Consolas" w:hAnsi="Consolas" w:eastAsia="Consolas" w:cs="Consolas"/>
          <w:color w:val="5CECC6"/>
          <w:sz w:val="21"/>
          <w:szCs w:val="21"/>
        </w:rPr>
        <w:t>:</w:t>
      </w:r>
    </w:p>
    <w:p w:rsidR="635A44DD" w:rsidP="635A44DD" w:rsidRDefault="635A44DD" w14:paraId="0D83A9A4" w14:textId="5FAE3E54">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n</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i</w:t>
      </w:r>
      <w:r w:rsidRPr="635A44DD">
        <w:rPr>
          <w:rFonts w:ascii="Consolas" w:hAnsi="Consolas" w:eastAsia="Consolas" w:cs="Consolas"/>
          <w:color w:val="5CECC6"/>
          <w:sz w:val="21"/>
          <w:szCs w:val="21"/>
        </w:rPr>
        <w:t>)</w:t>
      </w:r>
    </w:p>
    <w:p w:rsidR="635A44DD" w:rsidP="635A44DD" w:rsidRDefault="635A44DD" w14:paraId="4E4352C0" w14:textId="01ACB75C">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cmap</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gray</w:t>
      </w:r>
      <w:r w:rsidRPr="635A44DD">
        <w:rPr>
          <w:rFonts w:ascii="Consolas" w:hAnsi="Consolas" w:eastAsia="Consolas" w:cs="Consolas"/>
          <w:color w:val="5CECC6"/>
          <w:sz w:val="21"/>
          <w:szCs w:val="21"/>
        </w:rPr>
        <w:t>')</w:t>
      </w:r>
    </w:p>
    <w:p w:rsidR="635A44DD" w:rsidP="635A44DD" w:rsidRDefault="635A44DD" w14:paraId="21AC09A9" w14:textId="1FAF6CD9">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f</w:t>
      </w:r>
      <w:r w:rsidRPr="635A44DD">
        <w:rPr>
          <w:rFonts w:ascii="Consolas" w:hAnsi="Consolas" w:eastAsia="Consolas" w:cs="Consolas"/>
          <w:color w:val="C5F467"/>
          <w:sz w:val="21"/>
          <w:szCs w:val="21"/>
        </w:rPr>
        <w:t>"</w:t>
      </w:r>
      <w:r w:rsidRPr="635A44DD">
        <w:rPr>
          <w:rFonts w:ascii="Consolas" w:hAnsi="Consolas" w:eastAsia="Consolas" w:cs="Consolas"/>
          <w:color w:val="5CB2FF"/>
          <w:sz w:val="21"/>
          <w:szCs w:val="21"/>
        </w:rPr>
        <w:t>{</w:t>
      </w:r>
      <w:r w:rsidRPr="635A44DD">
        <w:rPr>
          <w:rFonts w:ascii="Consolas" w:hAnsi="Consolas" w:eastAsia="Consolas" w:cs="Consolas"/>
          <w:color w:val="FFCC5C"/>
          <w:sz w:val="21"/>
          <w:szCs w:val="21"/>
        </w:rPr>
        <w:t>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w:t>
      </w:r>
      <w:r w:rsidRPr="635A44DD">
        <w:rPr>
          <w:rFonts w:ascii="Consolas" w:hAnsi="Consolas" w:eastAsia="Consolas" w:cs="Consolas"/>
          <w:color w:val="C5F467"/>
          <w:sz w:val="21"/>
          <w:szCs w:val="21"/>
        </w:rPr>
        <w:t>x</w:t>
      </w:r>
      <w:r w:rsidRPr="635A44DD">
        <w:rPr>
          <w:rFonts w:ascii="Consolas" w:hAnsi="Consolas" w:eastAsia="Consolas" w:cs="Consolas"/>
          <w:color w:val="5CB2FF"/>
          <w:sz w:val="21"/>
          <w:szCs w:val="21"/>
        </w:rPr>
        <w:t>{</w:t>
      </w:r>
      <w:r w:rsidRPr="635A44DD">
        <w:rPr>
          <w:rFonts w:ascii="Consolas" w:hAnsi="Consolas" w:eastAsia="Consolas" w:cs="Consolas"/>
          <w:color w:val="FFCC5C"/>
          <w:sz w:val="21"/>
          <w:szCs w:val="21"/>
        </w:rPr>
        <w:t>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w:t>
      </w:r>
      <w:r w:rsidRPr="635A44DD">
        <w:rPr>
          <w:rFonts w:ascii="Consolas" w:hAnsi="Consolas" w:eastAsia="Consolas" w:cs="Consolas"/>
          <w:color w:val="C5F467"/>
          <w:sz w:val="21"/>
          <w:szCs w:val="21"/>
        </w:rPr>
        <w:t>"</w:t>
      </w:r>
      <w:r w:rsidRPr="635A44DD">
        <w:rPr>
          <w:rFonts w:ascii="Consolas" w:hAnsi="Consolas" w:eastAsia="Consolas" w:cs="Consolas"/>
          <w:color w:val="5CECC6"/>
          <w:sz w:val="21"/>
          <w:szCs w:val="21"/>
        </w:rPr>
        <w:t>)</w:t>
      </w:r>
    </w:p>
    <w:p w:rsidR="635A44DD" w:rsidP="635A44DD" w:rsidRDefault="635A44DD" w14:paraId="42F427AF" w14:textId="308042B1">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21A0636B" w14:textId="54271496">
      <w:pPr>
        <w:shd w:val="clear" w:color="auto" w:fill="141D2B"/>
        <w:spacing w:after="0" w:line="285" w:lineRule="auto"/>
      </w:pPr>
      <w:r w:rsidRPr="635A44DD">
        <w:rPr>
          <w:rFonts w:ascii="Consolas" w:hAnsi="Consolas" w:eastAsia="Consolas" w:cs="Consolas"/>
          <w:color w:val="A4B1CD"/>
          <w:sz w:val="21"/>
          <w:szCs w:val="21"/>
        </w:rPr>
        <w:t xml:space="preserve">    i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w:t>
      </w:r>
    </w:p>
    <w:p w:rsidR="635A44DD" w:rsidP="635A44DD" w:rsidRDefault="635A44DD" w14:paraId="0881D683" w14:textId="4228DD0A">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suptitle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Laplacian 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30</w:t>
      </w:r>
      <w:r w:rsidRPr="635A44DD">
        <w:rPr>
          <w:rFonts w:ascii="Consolas" w:hAnsi="Consolas" w:eastAsia="Consolas" w:cs="Consolas"/>
          <w:color w:val="5CECC6"/>
          <w:sz w:val="21"/>
          <w:szCs w:val="21"/>
        </w:rPr>
        <w:t>)</w:t>
      </w:r>
    </w:p>
    <w:p w:rsidR="635A44DD" w:rsidP="635A44DD" w:rsidRDefault="635A44DD" w14:paraId="15B01640" w14:textId="092599FB">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79CA8C9F" w14:textId="5757084F">
      <w:pPr>
        <w:shd w:val="clear" w:color="auto" w:fill="141D2B"/>
        <w:spacing w:after="0" w:line="285" w:lineRule="auto"/>
      </w:pPr>
    </w:p>
    <w:p w:rsidR="635A44DD" w:rsidP="635A44DD" w:rsidRDefault="635A44DD" w14:paraId="17BD88C2" w14:textId="314B785D">
      <w:pPr>
        <w:shd w:val="clear" w:color="auto" w:fill="141D2B"/>
        <w:spacing w:after="0" w:line="285" w:lineRule="auto"/>
      </w:pPr>
      <w:r w:rsidRPr="635A44DD">
        <w:rPr>
          <w:rFonts w:ascii="Consolas" w:hAnsi="Consolas" w:eastAsia="Consolas" w:cs="Consolas"/>
          <w:i/>
          <w:iCs/>
          <w:color w:val="D7E4FF"/>
          <w:sz w:val="21"/>
          <w:szCs w:val="21"/>
        </w:rPr>
        <w:t># Membuat komposisi gambar pyramid</w:t>
      </w:r>
    </w:p>
    <w:p w:rsidR="635A44DD" w:rsidP="635A44DD" w:rsidRDefault="635A44DD" w14:paraId="546ED6E3" w14:textId="4E27BB44">
      <w:pPr>
        <w:shd w:val="clear" w:color="auto" w:fill="141D2B"/>
        <w:spacing w:after="0" w:line="285" w:lineRule="auto"/>
      </w:pPr>
      <w:r w:rsidRPr="635A44DD">
        <w:rPr>
          <w:rFonts w:ascii="Consolas" w:hAnsi="Consolas" w:eastAsia="Consolas" w:cs="Consolas"/>
          <w:color w:val="A4B1CD"/>
          <w:sz w:val="21"/>
          <w:szCs w:val="21"/>
        </w:rPr>
        <w:t xml:space="preserve">compos_image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zeros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nrows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ncols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ncols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dtype</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double</w:t>
      </w:r>
      <w:r w:rsidRPr="635A44DD">
        <w:rPr>
          <w:rFonts w:ascii="Consolas" w:hAnsi="Consolas" w:eastAsia="Consolas" w:cs="Consolas"/>
          <w:color w:val="5CECC6"/>
          <w:sz w:val="21"/>
          <w:szCs w:val="21"/>
        </w:rPr>
        <w:t>)</w:t>
      </w:r>
    </w:p>
    <w:p w:rsidR="635A44DD" w:rsidP="635A44DD" w:rsidRDefault="635A44DD" w14:paraId="56885F6E" w14:textId="430BB7A6">
      <w:pPr>
        <w:shd w:val="clear" w:color="auto" w:fill="141D2B"/>
        <w:spacing w:after="0" w:line="285" w:lineRule="auto"/>
      </w:pPr>
      <w:r w:rsidRPr="635A44DD">
        <w:rPr>
          <w:rFonts w:ascii="Consolas" w:hAnsi="Consolas" w:eastAsia="Consolas" w:cs="Consolas"/>
          <w:color w:val="A4B1CD"/>
          <w:sz w:val="21"/>
          <w:szCs w:val="21"/>
        </w:rPr>
        <w:t>compos_image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nrows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ncols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pyramid</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p>
    <w:p w:rsidR="635A44DD" w:rsidP="635A44DD" w:rsidRDefault="635A44DD" w14:paraId="3AECB9A0" w14:textId="2C0C29D4">
      <w:pPr>
        <w:shd w:val="clear" w:color="auto" w:fill="141D2B"/>
        <w:spacing w:after="0" w:line="285" w:lineRule="auto"/>
      </w:pPr>
      <w:r w:rsidRPr="635A44DD">
        <w:rPr>
          <w:rFonts w:ascii="Consolas" w:hAnsi="Consolas" w:eastAsia="Consolas" w:cs="Consolas"/>
          <w:color w:val="A4B1CD"/>
          <w:sz w:val="21"/>
          <w:szCs w:val="21"/>
        </w:rPr>
        <w:t>i_row</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cols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ncols</w:t>
      </w:r>
    </w:p>
    <w:p w:rsidR="635A44DD" w:rsidP="635A44DD" w:rsidRDefault="635A44DD" w14:paraId="3B4BDEEF" w14:textId="4F5FB2B0">
      <w:pPr>
        <w:shd w:val="clear" w:color="auto" w:fill="141D2B"/>
        <w:spacing w:after="0" w:line="285" w:lineRule="auto"/>
      </w:pPr>
    </w:p>
    <w:p w:rsidR="635A44DD" w:rsidP="635A44DD" w:rsidRDefault="635A44DD" w14:paraId="2D9AE88E" w14:textId="3A3A3647">
      <w:pPr>
        <w:shd w:val="clear" w:color="auto" w:fill="141D2B"/>
        <w:spacing w:after="0" w:line="285" w:lineRule="auto"/>
      </w:pP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p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pyramid</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05656C53" w14:textId="44EFFC26">
      <w:pPr>
        <w:shd w:val="clear" w:color="auto" w:fill="141D2B"/>
        <w:spacing w:after="0" w:line="285" w:lineRule="auto"/>
      </w:pPr>
      <w:r w:rsidRPr="635A44DD">
        <w:rPr>
          <w:rFonts w:ascii="Consolas" w:hAnsi="Consolas" w:eastAsia="Consolas" w:cs="Consolas"/>
          <w:color w:val="A4B1CD"/>
          <w:sz w:val="21"/>
          <w:szCs w:val="21"/>
        </w:rPr>
        <w:t xml:space="preserve">    nrows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ncols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25661C10" w14:textId="00551AB2">
      <w:pPr>
        <w:shd w:val="clear" w:color="auto" w:fill="141D2B"/>
        <w:spacing w:after="0" w:line="285" w:lineRule="auto"/>
      </w:pPr>
      <w:r w:rsidRPr="635A44DD">
        <w:rPr>
          <w:rFonts w:ascii="Consolas" w:hAnsi="Consolas" w:eastAsia="Consolas" w:cs="Consolas"/>
          <w:color w:val="A4B1CD"/>
          <w:sz w:val="21"/>
          <w:szCs w:val="21"/>
        </w:rPr>
        <w:t xml:space="preserve">    compos_image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i_row</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i_row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nrows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cols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cols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ncols</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w:t>
      </w:r>
    </w:p>
    <w:p w:rsidR="635A44DD" w:rsidP="635A44DD" w:rsidRDefault="635A44DD" w14:paraId="27D9AF58" w14:textId="6ECF7E47">
      <w:pPr>
        <w:shd w:val="clear" w:color="auto" w:fill="141D2B"/>
        <w:spacing w:after="0" w:line="285" w:lineRule="auto"/>
      </w:pPr>
      <w:r w:rsidRPr="635A44DD">
        <w:rPr>
          <w:rFonts w:ascii="Consolas" w:hAnsi="Consolas" w:eastAsia="Consolas" w:cs="Consolas"/>
          <w:color w:val="A4B1CD"/>
          <w:sz w:val="21"/>
          <w:szCs w:val="21"/>
        </w:rPr>
        <w:t xml:space="preserve">    i_row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nrows</w:t>
      </w:r>
    </w:p>
    <w:p w:rsidR="635A44DD" w:rsidP="635A44DD" w:rsidRDefault="635A44DD" w14:paraId="4E0B351B" w14:textId="3163F523">
      <w:pPr>
        <w:shd w:val="clear" w:color="auto" w:fill="141D2B"/>
        <w:spacing w:after="0" w:line="285" w:lineRule="auto"/>
      </w:pPr>
    </w:p>
    <w:p w:rsidR="635A44DD" w:rsidP="635A44DD" w:rsidRDefault="635A44DD" w14:paraId="05B176E8" w14:textId="3C15EAF7">
      <w:pPr>
        <w:shd w:val="clear" w:color="auto" w:fill="141D2B"/>
        <w:spacing w:after="0" w:line="285" w:lineRule="auto"/>
      </w:pPr>
      <w:r w:rsidRPr="635A44DD">
        <w:rPr>
          <w:rFonts w:ascii="Consolas" w:hAnsi="Consolas" w:eastAsia="Consolas" w:cs="Consolas"/>
          <w:color w:val="A4B1CD"/>
          <w:sz w:val="21"/>
          <w:szCs w:val="21"/>
        </w:rPr>
        <w:t>fig</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axes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subplots</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45538EA7" w14:textId="1969F71D">
      <w:pPr>
        <w:shd w:val="clear" w:color="auto" w:fill="141D2B"/>
        <w:spacing w:after="0" w:line="285" w:lineRule="auto"/>
      </w:pPr>
      <w:r w:rsidRPr="635A44DD">
        <w:rPr>
          <w:rFonts w:ascii="Consolas" w:hAnsi="Consolas" w:eastAsia="Consolas" w:cs="Consolas"/>
          <w:color w:val="A4B1CD"/>
          <w:sz w:val="21"/>
          <w:szCs w:val="21"/>
        </w:rPr>
        <w:t>axes</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compos_image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cmap</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gray</w:t>
      </w:r>
      <w:r w:rsidRPr="635A44DD">
        <w:rPr>
          <w:rFonts w:ascii="Consolas" w:hAnsi="Consolas" w:eastAsia="Consolas" w:cs="Consolas"/>
          <w:color w:val="5CECC6"/>
          <w:sz w:val="21"/>
          <w:szCs w:val="21"/>
        </w:rPr>
        <w:t>')</w:t>
      </w:r>
    </w:p>
    <w:p w:rsidR="635A44DD" w:rsidP="635A44DD" w:rsidRDefault="635A44DD" w14:paraId="4216D792" w14:textId="047C1804">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1625F361" w14:textId="3CC6EE5D">
      <w:pPr>
        <w:shd w:val="clear" w:color="auto" w:fill="141D2B"/>
        <w:spacing w:after="0" w:line="285" w:lineRule="auto"/>
      </w:pPr>
    </w:p>
    <w:p w:rsidR="635A44DD" w:rsidP="635A44DD" w:rsidRDefault="635A44DD" w14:paraId="1BB4F20B" w14:textId="5EDC4C0B">
      <w:pPr>
        <w:pStyle w:val="Heading3"/>
      </w:pPr>
      <w:bookmarkStart w:name="_Toc213102677" w:id="67"/>
      <w:r>
        <w:t>5. 4. 3. Constructing the Gaussian Pyramid</w:t>
      </w:r>
      <w:bookmarkEnd w:id="67"/>
    </w:p>
    <w:p w:rsidR="635A44DD" w:rsidP="635A44DD" w:rsidRDefault="635A44DD" w14:paraId="3DC4C560" w14:textId="036CB6DA">
      <w:pPr>
        <w:spacing w:before="240" w:after="240"/>
        <w:rPr>
          <w:rFonts w:ascii="Times New Roman" w:hAnsi="Times New Roman" w:eastAsia="Times New Roman" w:cs="Times New Roman"/>
        </w:rPr>
      </w:pPr>
      <w:r w:rsidRPr="635A44DD">
        <w:rPr>
          <w:rFonts w:ascii="Times New Roman" w:hAnsi="Times New Roman" w:eastAsia="Times New Roman" w:cs="Times New Roman"/>
        </w:rPr>
        <w:t>Pyramid Gaussian dibentuk dengan melakukan penyaringan Gaussian (smoothing) pada gambar asli, kemudian menurunkan resolusinya secara iteratif hingga ukuran gambar menjadi sangat kecil. Pyramid Laplacian dibentuk dari pyramid Gaussian dengan menghitung selisih antara setiap level Gaussian dan versi yang di-upsample dari level berikutnya. Pyramid ini digunakan untuk pemrosesan gambar seperti blending dan kompresi.</w:t>
      </w:r>
    </w:p>
    <w:p w:rsidR="635A44DD" w:rsidP="635A44DD" w:rsidRDefault="635A44DD" w14:paraId="029B3621" w14:textId="0FC608F9">
      <w:pPr>
        <w:spacing w:before="240" w:after="240"/>
        <w:rPr>
          <w:rFonts w:ascii="Times New Roman" w:hAnsi="Times New Roman" w:eastAsia="Times New Roman" w:cs="Times New Roman"/>
        </w:rPr>
      </w:pPr>
      <w:r w:rsidRPr="635A44DD">
        <w:rPr>
          <w:rFonts w:ascii="Times New Roman" w:hAnsi="Times New Roman" w:eastAsia="Times New Roman" w:cs="Times New Roman"/>
        </w:rPr>
        <w:t>Kode Lengkap</w:t>
      </w:r>
    </w:p>
    <w:p w:rsidR="635A44DD" w:rsidP="635A44DD" w:rsidRDefault="635A44DD" w14:paraId="2F3DAAA2" w14:textId="6F5063C9">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numpy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np</w:t>
      </w:r>
    </w:p>
    <w:p w:rsidR="635A44DD" w:rsidP="635A44DD" w:rsidRDefault="635A44DD" w14:paraId="77C72514" w14:textId="21B1554B">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io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imread</w:t>
      </w:r>
    </w:p>
    <w:p w:rsidR="635A44DD" w:rsidP="635A44DD" w:rsidRDefault="635A44DD" w14:paraId="69081102" w14:textId="424063F5">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transform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pyramid_reduce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pyramid_expand</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resize</w:t>
      </w:r>
    </w:p>
    <w:p w:rsidR="635A44DD" w:rsidP="635A44DD" w:rsidRDefault="635A44DD" w14:paraId="705B659B" w14:textId="4873C072">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color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rgb2gray</w:t>
      </w:r>
    </w:p>
    <w:p w:rsidR="635A44DD" w:rsidP="635A44DD" w:rsidRDefault="635A44DD" w14:paraId="518BCE8F" w14:textId="680D8C24">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matplotlib</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pylab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pylab</w:t>
      </w:r>
    </w:p>
    <w:p w:rsidR="635A44DD" w:rsidP="635A44DD" w:rsidRDefault="635A44DD" w14:paraId="3EDD396D" w14:textId="2D3546F8">
      <w:pPr>
        <w:shd w:val="clear" w:color="auto" w:fill="141D2B"/>
        <w:spacing w:after="0" w:line="285" w:lineRule="auto"/>
      </w:pPr>
    </w:p>
    <w:p w:rsidR="635A44DD" w:rsidP="635A44DD" w:rsidRDefault="635A44DD" w14:paraId="26D63561" w14:textId="7E2E9099">
      <w:pPr>
        <w:shd w:val="clear" w:color="auto" w:fill="141D2B"/>
        <w:spacing w:after="0" w:line="285" w:lineRule="auto"/>
      </w:pPr>
      <w:r w:rsidRPr="635A44DD">
        <w:rPr>
          <w:rFonts w:ascii="Consolas" w:hAnsi="Consolas" w:eastAsia="Consolas" w:cs="Consolas"/>
          <w:color w:val="FF8484"/>
          <w:sz w:val="21"/>
          <w:szCs w:val="21"/>
        </w:rPr>
        <w:t>def</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get_gaussian_pyramid</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max_layer</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5</w:t>
      </w:r>
      <w:r w:rsidRPr="635A44DD">
        <w:rPr>
          <w:rFonts w:ascii="Consolas" w:hAnsi="Consolas" w:eastAsia="Consolas" w:cs="Consolas"/>
          <w:color w:val="5CECC6"/>
          <w:sz w:val="21"/>
          <w:szCs w:val="21"/>
        </w:rPr>
        <w:t>):</w:t>
      </w:r>
    </w:p>
    <w:p w:rsidR="635A44DD" w:rsidP="635A44DD" w:rsidRDefault="635A44DD" w14:paraId="0922177B" w14:textId="6468277C">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p>
    <w:p w:rsidR="635A44DD" w:rsidP="635A44DD" w:rsidRDefault="635A44DD" w14:paraId="74727D41" w14:textId="53F68C65">
      <w:pPr>
        <w:shd w:val="clear" w:color="auto" w:fill="141D2B"/>
        <w:spacing w:after="0" w:line="285" w:lineRule="auto"/>
      </w:pPr>
      <w:r w:rsidRPr="635A44DD">
        <w:rPr>
          <w:rFonts w:ascii="Consolas" w:hAnsi="Consolas" w:eastAsia="Consolas" w:cs="Consolas"/>
          <w:color w:val="C5F467"/>
          <w:sz w:val="21"/>
          <w:szCs w:val="21"/>
        </w:rPr>
        <w:t xml:space="preserve">    input: an RGB image</w:t>
      </w:r>
    </w:p>
    <w:p w:rsidR="635A44DD" w:rsidP="635A44DD" w:rsidRDefault="635A44DD" w14:paraId="3F37C44D" w14:textId="2D238E04">
      <w:pPr>
        <w:shd w:val="clear" w:color="auto" w:fill="141D2B"/>
        <w:spacing w:after="0" w:line="285" w:lineRule="auto"/>
      </w:pPr>
      <w:r w:rsidRPr="635A44DD">
        <w:rPr>
          <w:rFonts w:ascii="Consolas" w:hAnsi="Consolas" w:eastAsia="Consolas" w:cs="Consolas"/>
          <w:color w:val="C5F467"/>
          <w:sz w:val="21"/>
          <w:szCs w:val="21"/>
        </w:rPr>
        <w:t xml:space="preserve">    output: the Gaussian Pyramid of the image as a list</w:t>
      </w:r>
    </w:p>
    <w:p w:rsidR="635A44DD" w:rsidP="635A44DD" w:rsidRDefault="635A44DD" w14:paraId="41A90B17" w14:textId="327B671E">
      <w:pPr>
        <w:shd w:val="clear" w:color="auto" w:fill="141D2B"/>
        <w:spacing w:after="0" w:line="285" w:lineRule="auto"/>
      </w:pPr>
      <w:r w:rsidRPr="635A44DD">
        <w:rPr>
          <w:rFonts w:ascii="Consolas" w:hAnsi="Consolas" w:eastAsia="Consolas" w:cs="Consolas"/>
          <w:color w:val="C5F467"/>
          <w:sz w:val="21"/>
          <w:szCs w:val="21"/>
        </w:rPr>
        <w:t xml:space="preserve">    </w:t>
      </w:r>
      <w:r w:rsidRPr="635A44DD">
        <w:rPr>
          <w:rFonts w:ascii="Consolas" w:hAnsi="Consolas" w:eastAsia="Consolas" w:cs="Consolas"/>
          <w:color w:val="5CECC6"/>
          <w:sz w:val="21"/>
          <w:szCs w:val="21"/>
        </w:rPr>
        <w:t>'''</w:t>
      </w:r>
    </w:p>
    <w:p w:rsidR="635A44DD" w:rsidP="635A44DD" w:rsidRDefault="635A44DD" w14:paraId="402C341D" w14:textId="3461B7FC">
      <w:pPr>
        <w:shd w:val="clear" w:color="auto" w:fill="141D2B"/>
        <w:spacing w:after="0" w:line="285" w:lineRule="auto"/>
      </w:pPr>
      <w:r w:rsidRPr="635A44DD">
        <w:rPr>
          <w:rFonts w:ascii="Consolas" w:hAnsi="Consolas" w:eastAsia="Consolas" w:cs="Consolas"/>
          <w:color w:val="A4B1CD"/>
          <w:sz w:val="21"/>
          <w:szCs w:val="21"/>
        </w:rPr>
        <w:t xml:space="preserve">    gaussian_pyramid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image</w:t>
      </w:r>
      <w:r w:rsidRPr="635A44DD">
        <w:rPr>
          <w:rFonts w:ascii="Consolas" w:hAnsi="Consolas" w:eastAsia="Consolas" w:cs="Consolas"/>
          <w:color w:val="5CECC6"/>
          <w:sz w:val="21"/>
          <w:szCs w:val="21"/>
        </w:rPr>
        <w:t>]</w:t>
      </w:r>
    </w:p>
    <w:p w:rsidR="635A44DD" w:rsidP="635A44DD" w:rsidRDefault="635A44DD" w14:paraId="150751B8" w14:textId="01646ABC">
      <w:pPr>
        <w:shd w:val="clear" w:color="auto" w:fill="141D2B"/>
        <w:spacing w:after="0" w:line="285" w:lineRule="auto"/>
      </w:pPr>
      <w:r w:rsidRPr="635A44DD">
        <w:rPr>
          <w:rFonts w:ascii="Consolas" w:hAnsi="Consolas" w:eastAsia="Consolas" w:cs="Consolas"/>
          <w:color w:val="A4B1CD"/>
          <w:sz w:val="21"/>
          <w:szCs w:val="21"/>
        </w:rPr>
        <w:t xml:space="preserve">    current_image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image</w:t>
      </w:r>
    </w:p>
    <w:p w:rsidR="635A44DD" w:rsidP="635A44DD" w:rsidRDefault="635A44DD" w14:paraId="02503E88" w14:textId="6506A967">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_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range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max_layer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54337DFE" w14:textId="7C6A4163">
      <w:pPr>
        <w:shd w:val="clear" w:color="auto" w:fill="141D2B"/>
        <w:spacing w:after="0" w:line="285" w:lineRule="auto"/>
      </w:pPr>
      <w:r w:rsidRPr="635A44DD">
        <w:rPr>
          <w:rFonts w:ascii="Consolas" w:hAnsi="Consolas" w:eastAsia="Consolas" w:cs="Consolas"/>
          <w:color w:val="A4B1CD"/>
          <w:sz w:val="21"/>
          <w:szCs w:val="21"/>
        </w:rPr>
        <w:t xml:space="preserve">        current_image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pyramid_reduce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current_image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downscale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7665C4BD" w14:textId="4C0B68B0">
      <w:pPr>
        <w:shd w:val="clear" w:color="auto" w:fill="141D2B"/>
        <w:spacing w:after="0" w:line="285" w:lineRule="auto"/>
      </w:pPr>
      <w:r w:rsidRPr="635A44DD">
        <w:rPr>
          <w:rFonts w:ascii="Consolas" w:hAnsi="Consolas" w:eastAsia="Consolas" w:cs="Consolas"/>
          <w:color w:val="A4B1CD"/>
          <w:sz w:val="21"/>
          <w:szCs w:val="21"/>
        </w:rPr>
        <w:t xml:space="preserve">        gaussian_pyramid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append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current_image</w:t>
      </w:r>
      <w:r w:rsidRPr="635A44DD">
        <w:rPr>
          <w:rFonts w:ascii="Consolas" w:hAnsi="Consolas" w:eastAsia="Consolas" w:cs="Consolas"/>
          <w:color w:val="5CECC6"/>
          <w:sz w:val="21"/>
          <w:szCs w:val="21"/>
        </w:rPr>
        <w:t>)</w:t>
      </w:r>
    </w:p>
    <w:p w:rsidR="635A44DD" w:rsidP="635A44DD" w:rsidRDefault="635A44DD" w14:paraId="47DC6830" w14:textId="6F6B8E43">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return</w:t>
      </w:r>
      <w:r w:rsidRPr="635A44DD">
        <w:rPr>
          <w:rFonts w:ascii="Consolas" w:hAnsi="Consolas" w:eastAsia="Consolas" w:cs="Consolas"/>
          <w:color w:val="A4B1CD"/>
          <w:sz w:val="21"/>
          <w:szCs w:val="21"/>
        </w:rPr>
        <w:t xml:space="preserve"> gaussian_pyramid</w:t>
      </w:r>
    </w:p>
    <w:p w:rsidR="635A44DD" w:rsidP="635A44DD" w:rsidRDefault="635A44DD" w14:paraId="41D75D16" w14:textId="31EB473F">
      <w:pPr>
        <w:shd w:val="clear" w:color="auto" w:fill="141D2B"/>
        <w:spacing w:after="0" w:line="285" w:lineRule="auto"/>
      </w:pPr>
    </w:p>
    <w:p w:rsidR="635A44DD" w:rsidP="635A44DD" w:rsidRDefault="635A44DD" w14:paraId="5B18AC07" w14:textId="175CB2E8">
      <w:pPr>
        <w:shd w:val="clear" w:color="auto" w:fill="141D2B"/>
        <w:spacing w:after="0" w:line="285" w:lineRule="auto"/>
      </w:pPr>
      <w:r w:rsidRPr="635A44DD">
        <w:rPr>
          <w:rFonts w:ascii="Consolas" w:hAnsi="Consolas" w:eastAsia="Consolas" w:cs="Consolas"/>
          <w:color w:val="FF8484"/>
          <w:sz w:val="21"/>
          <w:szCs w:val="21"/>
        </w:rPr>
        <w:t>def</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get_laplacian_pyramid</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gaussian_pyramid</w:t>
      </w:r>
      <w:r w:rsidRPr="635A44DD">
        <w:rPr>
          <w:rFonts w:ascii="Consolas" w:hAnsi="Consolas" w:eastAsia="Consolas" w:cs="Consolas"/>
          <w:color w:val="5CECC6"/>
          <w:sz w:val="21"/>
          <w:szCs w:val="21"/>
        </w:rPr>
        <w:t>):</w:t>
      </w:r>
    </w:p>
    <w:p w:rsidR="635A44DD" w:rsidP="635A44DD" w:rsidRDefault="635A44DD" w14:paraId="25055EAD" w14:textId="1785CF13">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p>
    <w:p w:rsidR="635A44DD" w:rsidP="635A44DD" w:rsidRDefault="635A44DD" w14:paraId="34258AE5" w14:textId="10F958B1">
      <w:pPr>
        <w:shd w:val="clear" w:color="auto" w:fill="141D2B"/>
        <w:spacing w:after="0" w:line="285" w:lineRule="auto"/>
      </w:pPr>
      <w:r w:rsidRPr="635A44DD">
        <w:rPr>
          <w:rFonts w:ascii="Consolas" w:hAnsi="Consolas" w:eastAsia="Consolas" w:cs="Consolas"/>
          <w:color w:val="C5F467"/>
          <w:sz w:val="21"/>
          <w:szCs w:val="21"/>
        </w:rPr>
        <w:t xml:space="preserve">    input: the Gaussian Pyramid of an image as a list</w:t>
      </w:r>
    </w:p>
    <w:p w:rsidR="635A44DD" w:rsidP="635A44DD" w:rsidRDefault="635A44DD" w14:paraId="6F4BD5AF" w14:textId="20084E9D">
      <w:pPr>
        <w:shd w:val="clear" w:color="auto" w:fill="141D2B"/>
        <w:spacing w:after="0" w:line="285" w:lineRule="auto"/>
      </w:pPr>
      <w:r w:rsidRPr="635A44DD">
        <w:rPr>
          <w:rFonts w:ascii="Consolas" w:hAnsi="Consolas" w:eastAsia="Consolas" w:cs="Consolas"/>
          <w:color w:val="C5F467"/>
          <w:sz w:val="21"/>
          <w:szCs w:val="21"/>
        </w:rPr>
        <w:t xml:space="preserve">    output: the Laplacian Pyramid of the image as a list</w:t>
      </w:r>
    </w:p>
    <w:p w:rsidR="635A44DD" w:rsidP="635A44DD" w:rsidRDefault="635A44DD" w14:paraId="11F47875" w14:textId="37538118">
      <w:pPr>
        <w:shd w:val="clear" w:color="auto" w:fill="141D2B"/>
        <w:spacing w:after="0" w:line="285" w:lineRule="auto"/>
      </w:pPr>
      <w:r w:rsidRPr="635A44DD">
        <w:rPr>
          <w:rFonts w:ascii="Consolas" w:hAnsi="Consolas" w:eastAsia="Consolas" w:cs="Consolas"/>
          <w:color w:val="C5F467"/>
          <w:sz w:val="21"/>
          <w:szCs w:val="21"/>
        </w:rPr>
        <w:t xml:space="preserve">    </w:t>
      </w:r>
      <w:r w:rsidRPr="635A44DD">
        <w:rPr>
          <w:rFonts w:ascii="Consolas" w:hAnsi="Consolas" w:eastAsia="Consolas" w:cs="Consolas"/>
          <w:color w:val="5CECC6"/>
          <w:sz w:val="21"/>
          <w:szCs w:val="21"/>
        </w:rPr>
        <w:t>'''</w:t>
      </w:r>
    </w:p>
    <w:p w:rsidR="635A44DD" w:rsidP="635A44DD" w:rsidRDefault="635A44DD" w14:paraId="70873D41" w14:textId="02A5CFF2">
      <w:pPr>
        <w:shd w:val="clear" w:color="auto" w:fill="141D2B"/>
        <w:spacing w:after="0" w:line="285" w:lineRule="auto"/>
      </w:pPr>
      <w:r w:rsidRPr="635A44DD">
        <w:rPr>
          <w:rFonts w:ascii="Consolas" w:hAnsi="Consolas" w:eastAsia="Consolas" w:cs="Consolas"/>
          <w:color w:val="A4B1CD"/>
          <w:sz w:val="21"/>
          <w:szCs w:val="21"/>
        </w:rPr>
        <w:t xml:space="preserve">    laplacian_pyramid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p>
    <w:p w:rsidR="635A44DD" w:rsidP="635A44DD" w:rsidRDefault="635A44DD" w14:paraId="0472B91F" w14:textId="4B47566F">
      <w:pPr>
        <w:shd w:val="clear" w:color="auto" w:fill="141D2B"/>
        <w:spacing w:after="0" w:line="285" w:lineRule="auto"/>
      </w:pPr>
      <w:r w:rsidRPr="635A44DD">
        <w:rPr>
          <w:rFonts w:ascii="Consolas" w:hAnsi="Consolas" w:eastAsia="Consolas" w:cs="Consolas"/>
          <w:color w:val="A4B1CD"/>
          <w:sz w:val="21"/>
          <w:szCs w:val="21"/>
        </w:rPr>
        <w:t xml:space="preserve">    n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len</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gaussian_pyramid</w:t>
      </w:r>
      <w:r w:rsidRPr="635A44DD">
        <w:rPr>
          <w:rFonts w:ascii="Consolas" w:hAnsi="Consolas" w:eastAsia="Consolas" w:cs="Consolas"/>
          <w:color w:val="5CECC6"/>
          <w:sz w:val="21"/>
          <w:szCs w:val="21"/>
        </w:rPr>
        <w:t>)</w:t>
      </w:r>
    </w:p>
    <w:p w:rsidR="635A44DD" w:rsidP="635A44DD" w:rsidRDefault="635A44DD" w14:paraId="3BE2D117" w14:textId="49E10E0A">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i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range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n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15E1A2FF" w14:textId="29BB7701">
      <w:pPr>
        <w:shd w:val="clear" w:color="auto" w:fill="141D2B"/>
        <w:spacing w:after="0" w:line="285" w:lineRule="auto"/>
      </w:pPr>
      <w:r w:rsidRPr="635A44DD">
        <w:rPr>
          <w:rFonts w:ascii="Consolas" w:hAnsi="Consolas" w:eastAsia="Consolas" w:cs="Consolas"/>
          <w:color w:val="A4B1CD"/>
          <w:sz w:val="21"/>
          <w:szCs w:val="21"/>
        </w:rPr>
        <w:t xml:space="preserve">        expanded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pyramid_expand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gaussian_pyramid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i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upscale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572E4B9A" w14:textId="7D917DC4">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if</w:t>
      </w:r>
      <w:r w:rsidRPr="635A44DD">
        <w:rPr>
          <w:rFonts w:ascii="Consolas" w:hAnsi="Consolas" w:eastAsia="Consolas" w:cs="Consolas"/>
          <w:color w:val="A4B1CD"/>
          <w:sz w:val="21"/>
          <w:szCs w:val="21"/>
        </w:rPr>
        <w:t xml:space="preserve"> expanded</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shape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gaussian_pyramid</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shape</w:t>
      </w:r>
      <w:r w:rsidRPr="635A44DD">
        <w:rPr>
          <w:rFonts w:ascii="Consolas" w:hAnsi="Consolas" w:eastAsia="Consolas" w:cs="Consolas"/>
          <w:color w:val="5CECC6"/>
          <w:sz w:val="21"/>
          <w:szCs w:val="21"/>
        </w:rPr>
        <w:t>:</w:t>
      </w:r>
    </w:p>
    <w:p w:rsidR="635A44DD" w:rsidP="635A44DD" w:rsidRDefault="635A44DD" w14:paraId="7A25DCE9" w14:textId="59CE162C">
      <w:pPr>
        <w:shd w:val="clear" w:color="auto" w:fill="141D2B"/>
        <w:spacing w:after="0" w:line="285" w:lineRule="auto"/>
      </w:pPr>
      <w:r w:rsidRPr="635A44DD">
        <w:rPr>
          <w:rFonts w:ascii="Consolas" w:hAnsi="Consolas" w:eastAsia="Consolas" w:cs="Consolas"/>
          <w:color w:val="A4B1CD"/>
          <w:sz w:val="21"/>
          <w:szCs w:val="21"/>
        </w:rPr>
        <w:t xml:space="preserve">            expanded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resize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expanded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gaussian_pyramid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anti_aliasing</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True</w:t>
      </w:r>
      <w:r w:rsidRPr="635A44DD">
        <w:rPr>
          <w:rFonts w:ascii="Consolas" w:hAnsi="Consolas" w:eastAsia="Consolas" w:cs="Consolas"/>
          <w:color w:val="5CECC6"/>
          <w:sz w:val="21"/>
          <w:szCs w:val="21"/>
        </w:rPr>
        <w:t>)</w:t>
      </w:r>
    </w:p>
    <w:p w:rsidR="635A44DD" w:rsidP="635A44DD" w:rsidRDefault="635A44DD" w14:paraId="434A5136" w14:textId="4FDE67A1">
      <w:pPr>
        <w:shd w:val="clear" w:color="auto" w:fill="141D2B"/>
        <w:spacing w:after="0" w:line="285" w:lineRule="auto"/>
      </w:pPr>
      <w:r w:rsidRPr="635A44DD">
        <w:rPr>
          <w:rFonts w:ascii="Consolas" w:hAnsi="Consolas" w:eastAsia="Consolas" w:cs="Consolas"/>
          <w:color w:val="A4B1CD"/>
          <w:sz w:val="21"/>
          <w:szCs w:val="21"/>
        </w:rPr>
        <w:t xml:space="preserve">        laplacian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gaussian_pyramid</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expanded</w:t>
      </w:r>
    </w:p>
    <w:p w:rsidR="635A44DD" w:rsidP="635A44DD" w:rsidRDefault="635A44DD" w14:paraId="33236E5C" w14:textId="28771D04">
      <w:pPr>
        <w:shd w:val="clear" w:color="auto" w:fill="141D2B"/>
        <w:spacing w:after="0" w:line="285" w:lineRule="auto"/>
      </w:pPr>
      <w:r w:rsidRPr="635A44DD">
        <w:rPr>
          <w:rFonts w:ascii="Consolas" w:hAnsi="Consolas" w:eastAsia="Consolas" w:cs="Consolas"/>
          <w:color w:val="A4B1CD"/>
          <w:sz w:val="21"/>
          <w:szCs w:val="21"/>
        </w:rPr>
        <w:t xml:space="preserve">        laplacian_pyramid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append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laplacian</w:t>
      </w:r>
      <w:r w:rsidRPr="635A44DD">
        <w:rPr>
          <w:rFonts w:ascii="Consolas" w:hAnsi="Consolas" w:eastAsia="Consolas" w:cs="Consolas"/>
          <w:color w:val="5CECC6"/>
          <w:sz w:val="21"/>
          <w:szCs w:val="21"/>
        </w:rPr>
        <w:t>)</w:t>
      </w:r>
    </w:p>
    <w:p w:rsidR="635A44DD" w:rsidP="635A44DD" w:rsidRDefault="635A44DD" w14:paraId="06A0C86D" w14:textId="48D237FB">
      <w:pPr>
        <w:shd w:val="clear" w:color="auto" w:fill="141D2B"/>
        <w:spacing w:after="0" w:line="285" w:lineRule="auto"/>
      </w:pPr>
      <w:r w:rsidRPr="635A44DD">
        <w:rPr>
          <w:rFonts w:ascii="Consolas" w:hAnsi="Consolas" w:eastAsia="Consolas" w:cs="Consolas"/>
          <w:color w:val="A4B1CD"/>
          <w:sz w:val="21"/>
          <w:szCs w:val="21"/>
        </w:rPr>
        <w:t xml:space="preserve">    laplacian_pyramid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append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gaussian_pyramid</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57BFB8A1" w14:textId="27051CE4">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return</w:t>
      </w:r>
      <w:r w:rsidRPr="635A44DD">
        <w:rPr>
          <w:rFonts w:ascii="Consolas" w:hAnsi="Consolas" w:eastAsia="Consolas" w:cs="Consolas"/>
          <w:color w:val="A4B1CD"/>
          <w:sz w:val="21"/>
          <w:szCs w:val="21"/>
        </w:rPr>
        <w:t xml:space="preserve"> laplacian_pyramid</w:t>
      </w:r>
    </w:p>
    <w:p w:rsidR="635A44DD" w:rsidP="635A44DD" w:rsidRDefault="635A44DD" w14:paraId="0CC80D37" w14:textId="59203FE6">
      <w:pPr>
        <w:shd w:val="clear" w:color="auto" w:fill="141D2B"/>
        <w:spacing w:after="0" w:line="285" w:lineRule="auto"/>
      </w:pPr>
    </w:p>
    <w:p w:rsidR="635A44DD" w:rsidP="635A44DD" w:rsidRDefault="635A44DD" w14:paraId="3C49D19A" w14:textId="501EDF50">
      <w:pPr>
        <w:shd w:val="clear" w:color="auto" w:fill="141D2B"/>
        <w:spacing w:after="0" w:line="285" w:lineRule="auto"/>
      </w:pPr>
      <w:r w:rsidRPr="635A44DD">
        <w:rPr>
          <w:rFonts w:ascii="Consolas" w:hAnsi="Consolas" w:eastAsia="Consolas" w:cs="Consolas"/>
          <w:i/>
          <w:iCs/>
          <w:color w:val="D7E4FF"/>
          <w:sz w:val="21"/>
          <w:szCs w:val="21"/>
        </w:rPr>
        <w:t># Membaca gambar</w:t>
      </w:r>
    </w:p>
    <w:p w:rsidR="635A44DD" w:rsidP="635A44DD" w:rsidRDefault="635A44DD" w14:paraId="1842EE42" w14:textId="556B2F31">
      <w:pPr>
        <w:shd w:val="clear" w:color="auto" w:fill="141D2B"/>
        <w:spacing w:after="0" w:line="285" w:lineRule="auto"/>
      </w:pPr>
      <w:r w:rsidRPr="635A44DD">
        <w:rPr>
          <w:rFonts w:ascii="Consolas" w:hAnsi="Consolas" w:eastAsia="Consolas" w:cs="Consolas"/>
          <w:color w:val="A4B1CD"/>
          <w:sz w:val="21"/>
          <w:szCs w:val="21"/>
        </w:rPr>
        <w:t xml:space="preserve">image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../images/antelops.jpeg</w:t>
      </w:r>
      <w:r w:rsidRPr="635A44DD">
        <w:rPr>
          <w:rFonts w:ascii="Consolas" w:hAnsi="Consolas" w:eastAsia="Consolas" w:cs="Consolas"/>
          <w:color w:val="5CECC6"/>
          <w:sz w:val="21"/>
          <w:szCs w:val="21"/>
        </w:rPr>
        <w:t>')</w:t>
      </w:r>
    </w:p>
    <w:p w:rsidR="635A44DD" w:rsidP="635A44DD" w:rsidRDefault="635A44DD" w14:paraId="1471EB4C" w14:textId="2FD1EDDE">
      <w:pPr>
        <w:shd w:val="clear" w:color="auto" w:fill="141D2B"/>
        <w:spacing w:after="0" w:line="285" w:lineRule="auto"/>
      </w:pPr>
    </w:p>
    <w:p w:rsidR="635A44DD" w:rsidP="635A44DD" w:rsidRDefault="635A44DD" w14:paraId="145D80F2" w14:textId="3C425650">
      <w:pPr>
        <w:shd w:val="clear" w:color="auto" w:fill="141D2B"/>
        <w:spacing w:after="0" w:line="285" w:lineRule="auto"/>
      </w:pPr>
      <w:r w:rsidRPr="635A44DD">
        <w:rPr>
          <w:rFonts w:ascii="Consolas" w:hAnsi="Consolas" w:eastAsia="Consolas" w:cs="Consolas"/>
          <w:i/>
          <w:iCs/>
          <w:color w:val="D7E4FF"/>
          <w:sz w:val="21"/>
          <w:szCs w:val="21"/>
        </w:rPr>
        <w:t># Membuat Gaussian dan Laplacian Pyramid</w:t>
      </w:r>
    </w:p>
    <w:p w:rsidR="635A44DD" w:rsidP="635A44DD" w:rsidRDefault="635A44DD" w14:paraId="4D4D147E" w14:textId="034912EE">
      <w:pPr>
        <w:shd w:val="clear" w:color="auto" w:fill="141D2B"/>
        <w:spacing w:after="0" w:line="285" w:lineRule="auto"/>
      </w:pPr>
      <w:r w:rsidRPr="635A44DD">
        <w:rPr>
          <w:rFonts w:ascii="Consolas" w:hAnsi="Consolas" w:eastAsia="Consolas" w:cs="Consolas"/>
          <w:color w:val="A4B1CD"/>
          <w:sz w:val="21"/>
          <w:szCs w:val="21"/>
        </w:rPr>
        <w:t xml:space="preserve">gaussian_pyramid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get_gaussian_pyramid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image</w:t>
      </w:r>
      <w:r w:rsidRPr="635A44DD">
        <w:rPr>
          <w:rFonts w:ascii="Consolas" w:hAnsi="Consolas" w:eastAsia="Consolas" w:cs="Consolas"/>
          <w:color w:val="5CECC6"/>
          <w:sz w:val="21"/>
          <w:szCs w:val="21"/>
        </w:rPr>
        <w:t>)</w:t>
      </w:r>
    </w:p>
    <w:p w:rsidR="635A44DD" w:rsidP="635A44DD" w:rsidRDefault="635A44DD" w14:paraId="0FBD0395" w14:textId="07FEB6D8">
      <w:pPr>
        <w:shd w:val="clear" w:color="auto" w:fill="141D2B"/>
        <w:spacing w:after="0" w:line="285" w:lineRule="auto"/>
      </w:pPr>
      <w:r w:rsidRPr="635A44DD">
        <w:rPr>
          <w:rFonts w:ascii="Consolas" w:hAnsi="Consolas" w:eastAsia="Consolas" w:cs="Consolas"/>
          <w:color w:val="A4B1CD"/>
          <w:sz w:val="21"/>
          <w:szCs w:val="21"/>
        </w:rPr>
        <w:t xml:space="preserve">laplacian_pyramid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get_laplacian_pyramid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gaussian_pyramid</w:t>
      </w:r>
      <w:r w:rsidRPr="635A44DD">
        <w:rPr>
          <w:rFonts w:ascii="Consolas" w:hAnsi="Consolas" w:eastAsia="Consolas" w:cs="Consolas"/>
          <w:color w:val="5CECC6"/>
          <w:sz w:val="21"/>
          <w:szCs w:val="21"/>
        </w:rPr>
        <w:t>)</w:t>
      </w:r>
    </w:p>
    <w:p w:rsidR="635A44DD" w:rsidP="635A44DD" w:rsidRDefault="635A44DD" w14:paraId="31D167B3" w14:textId="682006BC">
      <w:pPr>
        <w:shd w:val="clear" w:color="auto" w:fill="141D2B"/>
        <w:spacing w:after="0" w:line="285" w:lineRule="auto"/>
      </w:pPr>
    </w:p>
    <w:p w:rsidR="635A44DD" w:rsidP="635A44DD" w:rsidRDefault="635A44DD" w14:paraId="4C051797" w14:textId="3DDEB365">
      <w:pPr>
        <w:shd w:val="clear" w:color="auto" w:fill="141D2B"/>
        <w:spacing w:after="0" w:line="285" w:lineRule="auto"/>
      </w:pPr>
      <w:r w:rsidRPr="635A44DD">
        <w:rPr>
          <w:rFonts w:ascii="Consolas" w:hAnsi="Consolas" w:eastAsia="Consolas" w:cs="Consolas"/>
          <w:i/>
          <w:iCs/>
          <w:color w:val="D7E4FF"/>
          <w:sz w:val="21"/>
          <w:szCs w:val="21"/>
        </w:rPr>
        <w:t># Tampilkan Gaussian Pyramid</w:t>
      </w:r>
    </w:p>
    <w:p w:rsidR="635A44DD" w:rsidP="635A44DD" w:rsidRDefault="635A44DD" w14:paraId="503E6858" w14:textId="32F2302F">
      <w:pPr>
        <w:shd w:val="clear" w:color="auto" w:fill="141D2B"/>
        <w:spacing w:after="0" w:line="285" w:lineRule="auto"/>
      </w:pPr>
      <w:r w:rsidRPr="635A44DD">
        <w:rPr>
          <w:rFonts w:ascii="Consolas" w:hAnsi="Consolas" w:eastAsia="Consolas" w:cs="Consolas"/>
          <w:color w:val="A4B1CD"/>
          <w:sz w:val="21"/>
          <w:szCs w:val="21"/>
        </w:rPr>
        <w:t>w</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h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12</w:t>
      </w:r>
    </w:p>
    <w:p w:rsidR="635A44DD" w:rsidP="635A44DD" w:rsidRDefault="635A44DD" w14:paraId="073B2CFC" w14:textId="7FB95196">
      <w:pPr>
        <w:shd w:val="clear" w:color="auto" w:fill="141D2B"/>
        <w:spacing w:after="0" w:line="285" w:lineRule="auto"/>
      </w:pP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i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range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p>
    <w:p w:rsidR="635A44DD" w:rsidP="635A44DD" w:rsidRDefault="635A44DD" w14:paraId="5BF12EB1" w14:textId="35F7BD67">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figure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h</w:t>
      </w:r>
      <w:r w:rsidRPr="635A44DD">
        <w:rPr>
          <w:rFonts w:ascii="Consolas" w:hAnsi="Consolas" w:eastAsia="Consolas" w:cs="Consolas"/>
          <w:color w:val="5CECC6"/>
          <w:sz w:val="21"/>
          <w:szCs w:val="21"/>
        </w:rPr>
        <w:t>))</w:t>
      </w:r>
    </w:p>
    <w:p w:rsidR="635A44DD" w:rsidP="635A44DD" w:rsidRDefault="635A44DD" w14:paraId="30EE2349" w14:textId="49B68695">
      <w:pPr>
        <w:shd w:val="clear" w:color="auto" w:fill="141D2B"/>
        <w:spacing w:after="0" w:line="285" w:lineRule="auto"/>
      </w:pPr>
      <w:r w:rsidRPr="635A44DD">
        <w:rPr>
          <w:rFonts w:ascii="Consolas" w:hAnsi="Consolas" w:eastAsia="Consolas" w:cs="Consolas"/>
          <w:color w:val="A4B1CD"/>
          <w:sz w:val="21"/>
          <w:szCs w:val="21"/>
        </w:rPr>
        <w:t xml:space="preserve">    p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gaussian_pyramid</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i</w:t>
      </w:r>
      <w:r w:rsidRPr="635A44DD">
        <w:rPr>
          <w:rFonts w:ascii="Consolas" w:hAnsi="Consolas" w:eastAsia="Consolas" w:cs="Consolas"/>
          <w:color w:val="5CECC6"/>
          <w:sz w:val="21"/>
          <w:szCs w:val="21"/>
        </w:rPr>
        <w:t>]</w:t>
      </w:r>
    </w:p>
    <w:p w:rsidR="635A44DD" w:rsidP="635A44DD" w:rsidRDefault="635A44DD" w14:paraId="135D4BA2" w14:textId="6909FFBF">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w:t>
      </w:r>
      <w:r w:rsidRPr="635A44DD">
        <w:rPr>
          <w:rFonts w:ascii="Consolas" w:hAnsi="Consolas" w:eastAsia="Consolas" w:cs="Consolas"/>
          <w:color w:val="5CECC6"/>
          <w:sz w:val="21"/>
          <w:szCs w:val="21"/>
        </w:rPr>
        <w:t>)</w:t>
      </w:r>
    </w:p>
    <w:p w:rsidR="635A44DD" w:rsidP="635A44DD" w:rsidRDefault="635A44DD" w14:paraId="7C56CCD8" w14:textId="2BDE1118">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f</w:t>
      </w:r>
      <w:r w:rsidRPr="635A44DD">
        <w:rPr>
          <w:rFonts w:ascii="Consolas" w:hAnsi="Consolas" w:eastAsia="Consolas" w:cs="Consolas"/>
          <w:color w:val="C5F467"/>
          <w:sz w:val="21"/>
          <w:szCs w:val="21"/>
        </w:rPr>
        <w:t>"</w:t>
      </w:r>
      <w:r w:rsidRPr="635A44DD">
        <w:rPr>
          <w:rFonts w:ascii="Consolas" w:hAnsi="Consolas" w:eastAsia="Consolas" w:cs="Consolas"/>
          <w:color w:val="5CB2FF"/>
          <w:sz w:val="21"/>
          <w:szCs w:val="21"/>
        </w:rPr>
        <w:t>{</w:t>
      </w:r>
      <w:r w:rsidRPr="635A44DD">
        <w:rPr>
          <w:rFonts w:ascii="Consolas" w:hAnsi="Consolas" w:eastAsia="Consolas" w:cs="Consolas"/>
          <w:color w:val="FFCC5C"/>
          <w:sz w:val="21"/>
          <w:szCs w:val="21"/>
        </w:rPr>
        <w:t>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w:t>
      </w:r>
      <w:r w:rsidRPr="635A44DD">
        <w:rPr>
          <w:rFonts w:ascii="Consolas" w:hAnsi="Consolas" w:eastAsia="Consolas" w:cs="Consolas"/>
          <w:color w:val="C5F467"/>
          <w:sz w:val="21"/>
          <w:szCs w:val="21"/>
        </w:rPr>
        <w:t>x</w:t>
      </w:r>
      <w:r w:rsidRPr="635A44DD">
        <w:rPr>
          <w:rFonts w:ascii="Consolas" w:hAnsi="Consolas" w:eastAsia="Consolas" w:cs="Consolas"/>
          <w:color w:val="5CB2FF"/>
          <w:sz w:val="21"/>
          <w:szCs w:val="21"/>
        </w:rPr>
        <w:t>{</w:t>
      </w:r>
      <w:r w:rsidRPr="635A44DD">
        <w:rPr>
          <w:rFonts w:ascii="Consolas" w:hAnsi="Consolas" w:eastAsia="Consolas" w:cs="Consolas"/>
          <w:color w:val="FFCC5C"/>
          <w:sz w:val="21"/>
          <w:szCs w:val="21"/>
        </w:rPr>
        <w:t>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w:t>
      </w:r>
      <w:r w:rsidRPr="635A44DD">
        <w:rPr>
          <w:rFonts w:ascii="Consolas" w:hAnsi="Consolas" w:eastAsia="Consolas" w:cs="Consolas"/>
          <w:color w:val="C5F467"/>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3177BEE1" w14:textId="648398C8">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57C1E2F2" w14:textId="604627F7">
      <w:pPr>
        <w:shd w:val="clear" w:color="auto" w:fill="141D2B"/>
        <w:spacing w:after="0" w:line="285" w:lineRule="auto"/>
      </w:pPr>
      <w:r w:rsidRPr="635A44DD">
        <w:rPr>
          <w:rFonts w:ascii="Consolas" w:hAnsi="Consolas" w:eastAsia="Consolas" w:cs="Consolas"/>
          <w:color w:val="A4B1CD"/>
          <w:sz w:val="21"/>
          <w:szCs w:val="21"/>
        </w:rPr>
        <w:t xml:space="preserve">    w</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h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h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2</w:t>
      </w:r>
    </w:p>
    <w:p w:rsidR="635A44DD" w:rsidP="635A44DD" w:rsidRDefault="635A44DD" w14:paraId="5F6AA44C" w14:textId="18518772">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749F6AAE" w14:textId="22E4A49D">
      <w:pPr>
        <w:shd w:val="clear" w:color="auto" w:fill="141D2B"/>
        <w:spacing w:after="0" w:line="285" w:lineRule="auto"/>
      </w:pPr>
    </w:p>
    <w:p w:rsidR="635A44DD" w:rsidP="635A44DD" w:rsidRDefault="635A44DD" w14:paraId="76D63B85" w14:textId="54D7DE14">
      <w:pPr>
        <w:shd w:val="clear" w:color="auto" w:fill="141D2B"/>
        <w:spacing w:after="0" w:line="285" w:lineRule="auto"/>
      </w:pPr>
      <w:r w:rsidRPr="635A44DD">
        <w:rPr>
          <w:rFonts w:ascii="Consolas" w:hAnsi="Consolas" w:eastAsia="Consolas" w:cs="Consolas"/>
          <w:i/>
          <w:iCs/>
          <w:color w:val="D7E4FF"/>
          <w:sz w:val="21"/>
          <w:szCs w:val="21"/>
        </w:rPr>
        <w:t># Tampilkan Laplacian Pyramid</w:t>
      </w:r>
    </w:p>
    <w:p w:rsidR="635A44DD" w:rsidP="635A44DD" w:rsidRDefault="635A44DD" w14:paraId="5E0C03F9" w14:textId="6C55229B">
      <w:pPr>
        <w:shd w:val="clear" w:color="auto" w:fill="141D2B"/>
        <w:spacing w:after="0" w:line="285" w:lineRule="auto"/>
      </w:pPr>
      <w:r w:rsidRPr="635A44DD">
        <w:rPr>
          <w:rFonts w:ascii="Consolas" w:hAnsi="Consolas" w:eastAsia="Consolas" w:cs="Consolas"/>
          <w:color w:val="A4B1CD"/>
          <w:sz w:val="21"/>
          <w:szCs w:val="21"/>
        </w:rPr>
        <w:t>w</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h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10</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6</w:t>
      </w:r>
    </w:p>
    <w:p w:rsidR="635A44DD" w:rsidP="635A44DD" w:rsidRDefault="635A44DD" w14:paraId="71557C59" w14:textId="0698AED2">
      <w:pPr>
        <w:shd w:val="clear" w:color="auto" w:fill="141D2B"/>
        <w:spacing w:after="0" w:line="285" w:lineRule="auto"/>
      </w:pP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i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range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4</w:t>
      </w:r>
      <w:r w:rsidRPr="635A44DD">
        <w:rPr>
          <w:rFonts w:ascii="Consolas" w:hAnsi="Consolas" w:eastAsia="Consolas" w:cs="Consolas"/>
          <w:color w:val="5CECC6"/>
          <w:sz w:val="21"/>
          <w:szCs w:val="21"/>
        </w:rPr>
        <w:t>):</w:t>
      </w:r>
    </w:p>
    <w:p w:rsidR="635A44DD" w:rsidP="635A44DD" w:rsidRDefault="635A44DD" w14:paraId="1B6D62DB" w14:textId="552A44B9">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figure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h</w:t>
      </w:r>
      <w:r w:rsidRPr="635A44DD">
        <w:rPr>
          <w:rFonts w:ascii="Consolas" w:hAnsi="Consolas" w:eastAsia="Consolas" w:cs="Consolas"/>
          <w:color w:val="5CECC6"/>
          <w:sz w:val="21"/>
          <w:szCs w:val="21"/>
        </w:rPr>
        <w:t>))</w:t>
      </w:r>
    </w:p>
    <w:p w:rsidR="635A44DD" w:rsidP="635A44DD" w:rsidRDefault="635A44DD" w14:paraId="68BDEE2E" w14:textId="67A01877">
      <w:pPr>
        <w:shd w:val="clear" w:color="auto" w:fill="141D2B"/>
        <w:spacing w:after="0" w:line="285" w:lineRule="auto"/>
      </w:pPr>
      <w:r w:rsidRPr="635A44DD">
        <w:rPr>
          <w:rFonts w:ascii="Consolas" w:hAnsi="Consolas" w:eastAsia="Consolas" w:cs="Consolas"/>
          <w:color w:val="A4B1CD"/>
          <w:sz w:val="21"/>
          <w:szCs w:val="21"/>
        </w:rPr>
        <w:t xml:space="preserve">    p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laplacian_pyramid</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i</w:t>
      </w:r>
      <w:r w:rsidRPr="635A44DD">
        <w:rPr>
          <w:rFonts w:ascii="Consolas" w:hAnsi="Consolas" w:eastAsia="Consolas" w:cs="Consolas"/>
          <w:color w:val="5CECC6"/>
          <w:sz w:val="21"/>
          <w:szCs w:val="21"/>
        </w:rPr>
        <w:t>]</w:t>
      </w:r>
    </w:p>
    <w:p w:rsidR="635A44DD" w:rsidP="635A44DD" w:rsidRDefault="635A44DD" w14:paraId="6CCA4EF3" w14:textId="0B99491D">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rgb2gray</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cmap</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gray</w:t>
      </w:r>
      <w:r w:rsidRPr="635A44DD">
        <w:rPr>
          <w:rFonts w:ascii="Consolas" w:hAnsi="Consolas" w:eastAsia="Consolas" w:cs="Consolas"/>
          <w:color w:val="5CECC6"/>
          <w:sz w:val="21"/>
          <w:szCs w:val="21"/>
        </w:rPr>
        <w:t>')</w:t>
      </w:r>
    </w:p>
    <w:p w:rsidR="635A44DD" w:rsidP="635A44DD" w:rsidRDefault="635A44DD" w14:paraId="05F70BCD" w14:textId="2C2DEFAA">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FF8484"/>
          <w:sz w:val="21"/>
          <w:szCs w:val="21"/>
        </w:rPr>
        <w:t>f</w:t>
      </w:r>
      <w:r w:rsidRPr="635A44DD">
        <w:rPr>
          <w:rFonts w:ascii="Consolas" w:hAnsi="Consolas" w:eastAsia="Consolas" w:cs="Consolas"/>
          <w:color w:val="C5F467"/>
          <w:sz w:val="21"/>
          <w:szCs w:val="21"/>
        </w:rPr>
        <w:t>"</w:t>
      </w:r>
      <w:r w:rsidRPr="635A44DD">
        <w:rPr>
          <w:rFonts w:ascii="Consolas" w:hAnsi="Consolas" w:eastAsia="Consolas" w:cs="Consolas"/>
          <w:color w:val="5CB2FF"/>
          <w:sz w:val="21"/>
          <w:szCs w:val="21"/>
        </w:rPr>
        <w:t>{</w:t>
      </w:r>
      <w:r w:rsidRPr="635A44DD">
        <w:rPr>
          <w:rFonts w:ascii="Consolas" w:hAnsi="Consolas" w:eastAsia="Consolas" w:cs="Consolas"/>
          <w:color w:val="FFCC5C"/>
          <w:sz w:val="21"/>
          <w:szCs w:val="21"/>
        </w:rPr>
        <w:t>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w:t>
      </w:r>
      <w:r w:rsidRPr="635A44DD">
        <w:rPr>
          <w:rFonts w:ascii="Consolas" w:hAnsi="Consolas" w:eastAsia="Consolas" w:cs="Consolas"/>
          <w:color w:val="C5F467"/>
          <w:sz w:val="21"/>
          <w:szCs w:val="21"/>
        </w:rPr>
        <w:t>x</w:t>
      </w:r>
      <w:r w:rsidRPr="635A44DD">
        <w:rPr>
          <w:rFonts w:ascii="Consolas" w:hAnsi="Consolas" w:eastAsia="Consolas" w:cs="Consolas"/>
          <w:color w:val="5CB2FF"/>
          <w:sz w:val="21"/>
          <w:szCs w:val="21"/>
        </w:rPr>
        <w:t>{</w:t>
      </w:r>
      <w:r w:rsidRPr="635A44DD">
        <w:rPr>
          <w:rFonts w:ascii="Consolas" w:hAnsi="Consolas" w:eastAsia="Consolas" w:cs="Consolas"/>
          <w:color w:val="FFCC5C"/>
          <w:sz w:val="21"/>
          <w:szCs w:val="21"/>
        </w:rPr>
        <w:t>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w:t>
      </w:r>
      <w:r w:rsidRPr="635A44DD">
        <w:rPr>
          <w:rFonts w:ascii="Consolas" w:hAnsi="Consolas" w:eastAsia="Consolas" w:cs="Consolas"/>
          <w:color w:val="C5F467"/>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3E1E9B62" w14:textId="19597E0C">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392E9658" w14:textId="5ECBE153">
      <w:pPr>
        <w:shd w:val="clear" w:color="auto" w:fill="141D2B"/>
        <w:spacing w:after="0" w:line="285" w:lineRule="auto"/>
      </w:pPr>
      <w:r w:rsidRPr="635A44DD">
        <w:rPr>
          <w:rFonts w:ascii="Consolas" w:hAnsi="Consolas" w:eastAsia="Consolas" w:cs="Consolas"/>
          <w:color w:val="A4B1CD"/>
          <w:sz w:val="21"/>
          <w:szCs w:val="21"/>
        </w:rPr>
        <w:t xml:space="preserve">    w</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h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h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2</w:t>
      </w:r>
    </w:p>
    <w:p w:rsidR="635A44DD" w:rsidP="635A44DD" w:rsidRDefault="635A44DD" w14:paraId="5063E92B" w14:textId="72B22886">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2EBEAAE2" w14:textId="3A1F00CC">
      <w:pPr>
        <w:shd w:val="clear" w:color="auto" w:fill="141D2B"/>
        <w:spacing w:after="0" w:line="285" w:lineRule="auto"/>
      </w:pPr>
    </w:p>
    <w:p w:rsidR="635A44DD" w:rsidP="635A44DD" w:rsidRDefault="635A44DD" w14:paraId="193B522A" w14:textId="16D2FF7D">
      <w:pPr>
        <w:pStyle w:val="Heading3"/>
      </w:pPr>
      <w:bookmarkStart w:name="_Toc213102678" w:id="68"/>
      <w:r>
        <w:t>5. 4. 4. Reconstructing an image only from its Laplacian pyramid</w:t>
      </w:r>
      <w:bookmarkEnd w:id="68"/>
    </w:p>
    <w:p w:rsidR="635A44DD" w:rsidP="635A44DD" w:rsidRDefault="635A44DD" w14:paraId="0EF00DCD" w14:textId="6EAB4467">
      <w:p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Rekonstruksi gambar dari </w:t>
      </w:r>
      <w:r w:rsidRPr="635A44DD">
        <w:rPr>
          <w:rFonts w:ascii="Times New Roman" w:hAnsi="Times New Roman" w:eastAsia="Times New Roman" w:cs="Times New Roman"/>
          <w:i/>
          <w:iCs/>
        </w:rPr>
        <w:t>Laplacian Pyramid</w:t>
      </w:r>
      <w:r w:rsidRPr="635A44DD">
        <w:rPr>
          <w:rFonts w:ascii="Times New Roman" w:hAnsi="Times New Roman" w:eastAsia="Times New Roman" w:cs="Times New Roman"/>
        </w:rPr>
        <w:t xml:space="preserve"> dilakukan dengan cara memperluas (</w:t>
      </w:r>
      <w:r w:rsidRPr="635A44DD">
        <w:rPr>
          <w:rFonts w:ascii="Times New Roman" w:hAnsi="Times New Roman" w:eastAsia="Times New Roman" w:cs="Times New Roman"/>
          <w:i/>
          <w:iCs/>
        </w:rPr>
        <w:t>expand</w:t>
      </w:r>
      <w:r w:rsidRPr="635A44DD">
        <w:rPr>
          <w:rFonts w:ascii="Times New Roman" w:hAnsi="Times New Roman" w:eastAsia="Times New Roman" w:cs="Times New Roman"/>
        </w:rPr>
        <w:t xml:space="preserve">) gambar dari level paling kecil secara bertahap dan menambahkan hasilnya ke level berikutnya hingga mencapai ukuran gambar asli. Proses ini membuktikan bahwa gambar dapat dibentuk kembali hanya dari informasi pada </w:t>
      </w:r>
      <w:r w:rsidRPr="635A44DD">
        <w:rPr>
          <w:rFonts w:ascii="Times New Roman" w:hAnsi="Times New Roman" w:eastAsia="Times New Roman" w:cs="Times New Roman"/>
          <w:i/>
          <w:iCs/>
        </w:rPr>
        <w:t>Laplacian Pyramid</w:t>
      </w:r>
      <w:r w:rsidRPr="635A44DD">
        <w:rPr>
          <w:rFonts w:ascii="Times New Roman" w:hAnsi="Times New Roman" w:eastAsia="Times New Roman" w:cs="Times New Roman"/>
        </w:rPr>
        <w:t xml:space="preserve"> tanpa memerlukan </w:t>
      </w:r>
      <w:r w:rsidRPr="635A44DD">
        <w:rPr>
          <w:rFonts w:ascii="Times New Roman" w:hAnsi="Times New Roman" w:eastAsia="Times New Roman" w:cs="Times New Roman"/>
          <w:i/>
          <w:iCs/>
        </w:rPr>
        <w:t>Gaussian Pyramid</w:t>
      </w:r>
      <w:r w:rsidRPr="635A44DD">
        <w:rPr>
          <w:rFonts w:ascii="Times New Roman" w:hAnsi="Times New Roman" w:eastAsia="Times New Roman" w:cs="Times New Roman"/>
        </w:rPr>
        <w:t>.</w:t>
      </w:r>
    </w:p>
    <w:p w:rsidR="635A44DD" w:rsidP="635A44DD" w:rsidRDefault="635A44DD" w14:paraId="25878753" w14:textId="00615593">
      <w:pPr>
        <w:spacing w:before="240" w:after="240"/>
        <w:rPr>
          <w:rFonts w:ascii="Times New Roman" w:hAnsi="Times New Roman" w:eastAsia="Times New Roman" w:cs="Times New Roman"/>
        </w:rPr>
      </w:pPr>
      <w:r w:rsidRPr="635A44DD">
        <w:rPr>
          <w:rFonts w:ascii="Times New Roman" w:hAnsi="Times New Roman" w:eastAsia="Times New Roman" w:cs="Times New Roman"/>
        </w:rPr>
        <w:t>Kode Lengkap</w:t>
      </w:r>
    </w:p>
    <w:p w:rsidR="635A44DD" w:rsidP="635A44DD" w:rsidRDefault="635A44DD" w14:paraId="70847ECF" w14:textId="60D4DA73">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numpy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np</w:t>
      </w:r>
    </w:p>
    <w:p w:rsidR="635A44DD" w:rsidP="635A44DD" w:rsidRDefault="635A44DD" w14:paraId="5F9EA79F" w14:textId="520FEFDF">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io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imread</w:t>
      </w:r>
    </w:p>
    <w:p w:rsidR="635A44DD" w:rsidP="635A44DD" w:rsidRDefault="635A44DD" w14:paraId="75E17912" w14:textId="356B598A">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img_as_float</w:t>
      </w:r>
    </w:p>
    <w:p w:rsidR="635A44DD" w:rsidP="635A44DD" w:rsidRDefault="635A44DD" w14:paraId="415830F8" w14:textId="1A65E1E3">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transform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pyramid_expand</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resize</w:t>
      </w:r>
    </w:p>
    <w:p w:rsidR="635A44DD" w:rsidP="635A44DD" w:rsidRDefault="635A44DD" w14:paraId="0B784898" w14:textId="38155615">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matplotlib</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pylab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pylab</w:t>
      </w:r>
    </w:p>
    <w:p w:rsidR="635A44DD" w:rsidP="635A44DD" w:rsidRDefault="635A44DD" w14:paraId="316EDC9B" w14:textId="11DAA700">
      <w:pPr>
        <w:shd w:val="clear" w:color="auto" w:fill="141D2B"/>
        <w:spacing w:after="0" w:line="285" w:lineRule="auto"/>
      </w:pPr>
    </w:p>
    <w:p w:rsidR="635A44DD" w:rsidP="635A44DD" w:rsidRDefault="635A44DD" w14:paraId="61A0D83D" w14:textId="7046642F">
      <w:pPr>
        <w:shd w:val="clear" w:color="auto" w:fill="141D2B"/>
        <w:spacing w:after="0" w:line="285" w:lineRule="auto"/>
      </w:pPr>
      <w:r w:rsidRPr="635A44DD">
        <w:rPr>
          <w:rFonts w:ascii="Consolas" w:hAnsi="Consolas" w:eastAsia="Consolas" w:cs="Consolas"/>
          <w:color w:val="FF8484"/>
          <w:sz w:val="21"/>
          <w:szCs w:val="21"/>
        </w:rPr>
        <w:t>def</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reconstruct_image_from_laplacian_pyramid</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pyramid</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original_image</w:t>
      </w:r>
      <w:r w:rsidRPr="635A44DD">
        <w:rPr>
          <w:rFonts w:ascii="Consolas" w:hAnsi="Consolas" w:eastAsia="Consolas" w:cs="Consolas"/>
          <w:color w:val="5CECC6"/>
          <w:sz w:val="21"/>
          <w:szCs w:val="21"/>
        </w:rPr>
        <w:t>):</w:t>
      </w:r>
    </w:p>
    <w:p w:rsidR="635A44DD" w:rsidP="635A44DD" w:rsidRDefault="635A44DD" w14:paraId="626A81AB" w14:textId="0FF2AD97">
      <w:pPr>
        <w:shd w:val="clear" w:color="auto" w:fill="141D2B"/>
        <w:spacing w:after="0" w:line="285" w:lineRule="auto"/>
      </w:pPr>
      <w:r w:rsidRPr="635A44DD">
        <w:rPr>
          <w:rFonts w:ascii="Consolas" w:hAnsi="Consolas" w:eastAsia="Consolas" w:cs="Consolas"/>
          <w:color w:val="A4B1CD"/>
          <w:sz w:val="21"/>
          <w:szCs w:val="21"/>
        </w:rPr>
        <w:t xml:space="preserve">    i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len</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pyramid</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2</w:t>
      </w:r>
    </w:p>
    <w:p w:rsidR="635A44DD" w:rsidP="635A44DD" w:rsidRDefault="635A44DD" w14:paraId="2F12237B" w14:textId="658CBD86">
      <w:pPr>
        <w:shd w:val="clear" w:color="auto" w:fill="141D2B"/>
        <w:spacing w:after="0" w:line="285" w:lineRule="auto"/>
      </w:pPr>
      <w:r w:rsidRPr="635A44DD">
        <w:rPr>
          <w:rFonts w:ascii="Consolas" w:hAnsi="Consolas" w:eastAsia="Consolas" w:cs="Consolas"/>
          <w:color w:val="A4B1CD"/>
          <w:sz w:val="21"/>
          <w:szCs w:val="21"/>
        </w:rPr>
        <w:t xml:space="preserve">    prev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pyramid</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i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60E80D0F" w14:textId="5906EF7D">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figure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1D810750" w14:textId="36D8B2AA">
      <w:pPr>
        <w:shd w:val="clear" w:color="auto" w:fill="141D2B"/>
        <w:spacing w:after="0" w:line="285" w:lineRule="auto"/>
      </w:pPr>
      <w:r w:rsidRPr="635A44DD">
        <w:rPr>
          <w:rFonts w:ascii="Consolas" w:hAnsi="Consolas" w:eastAsia="Consolas" w:cs="Consolas"/>
          <w:color w:val="A4B1CD"/>
          <w:sz w:val="21"/>
          <w:szCs w:val="21"/>
        </w:rPr>
        <w:t xml:space="preserve">    j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w:t>
      </w:r>
    </w:p>
    <w:p w:rsidR="635A44DD" w:rsidP="635A44DD" w:rsidRDefault="635A44DD" w14:paraId="40A620A0" w14:textId="2180A2CD">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while</w:t>
      </w:r>
      <w:r w:rsidRPr="635A44DD">
        <w:rPr>
          <w:rFonts w:ascii="Consolas" w:hAnsi="Consolas" w:eastAsia="Consolas" w:cs="Consolas"/>
          <w:color w:val="A4B1CD"/>
          <w:sz w:val="21"/>
          <w:szCs w:val="21"/>
        </w:rPr>
        <w:t xml:space="preserve"> i </w:t>
      </w:r>
      <w:r w:rsidRPr="635A44DD">
        <w:rPr>
          <w:rFonts w:ascii="Consolas" w:hAnsi="Consolas" w:eastAsia="Consolas" w:cs="Consolas"/>
          <w:color w:val="FF8484"/>
          <w:sz w:val="21"/>
          <w:szCs w:val="21"/>
        </w:rPr>
        <w:t>&gt;=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p>
    <w:p w:rsidR="635A44DD" w:rsidP="635A44DD" w:rsidRDefault="635A44DD" w14:paraId="784F4717" w14:textId="636EB874">
      <w:pPr>
        <w:shd w:val="clear" w:color="auto" w:fill="141D2B"/>
        <w:spacing w:after="0" w:line="285" w:lineRule="auto"/>
      </w:pPr>
      <w:r w:rsidRPr="635A44DD">
        <w:rPr>
          <w:rFonts w:ascii="Consolas" w:hAnsi="Consolas" w:eastAsia="Consolas" w:cs="Consolas"/>
          <w:color w:val="A4B1CD"/>
          <w:sz w:val="21"/>
          <w:szCs w:val="21"/>
        </w:rPr>
        <w:t xml:space="preserve">        prev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resize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pyramid_expand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prev</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upscale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p>
    <w:p w:rsidR="635A44DD" w:rsidP="635A44DD" w:rsidRDefault="635A44DD" w14:paraId="581D51A5" w14:textId="63AFC72C">
      <w:pPr>
        <w:shd w:val="clear" w:color="auto" w:fill="141D2B"/>
        <w:spacing w:after="0" w:line="285" w:lineRule="auto"/>
      </w:pPr>
      <w:r w:rsidRPr="635A44DD">
        <w:rPr>
          <w:rFonts w:ascii="Consolas" w:hAnsi="Consolas" w:eastAsia="Consolas" w:cs="Consolas"/>
          <w:color w:val="A4B1CD"/>
          <w:sz w:val="21"/>
          <w:szCs w:val="21"/>
        </w:rPr>
        <w:t xml:space="preserve">        im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np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clip</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prev</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3BB34D62" w14:textId="655EAF45">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j</w:t>
      </w:r>
      <w:r w:rsidRPr="635A44DD">
        <w:rPr>
          <w:rFonts w:ascii="Consolas" w:hAnsi="Consolas" w:eastAsia="Consolas" w:cs="Consolas"/>
          <w:color w:val="5CECC6"/>
          <w:sz w:val="21"/>
          <w:szCs w:val="21"/>
        </w:rPr>
        <w:t>)</w:t>
      </w:r>
    </w:p>
    <w:p w:rsidR="635A44DD" w:rsidP="635A44DD" w:rsidRDefault="635A44DD" w14:paraId="6D56E0F2" w14:textId="23C76FCD">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p>
    <w:p w:rsidR="635A44DD" w:rsidP="635A44DD" w:rsidRDefault="635A44DD" w14:paraId="6DA72565" w14:textId="5EE6C832">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Level=</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A4B1CD"/>
          <w:sz w:val="21"/>
          <w:szCs w:val="21"/>
        </w:rPr>
        <w:t>str</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j</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A4B1CD"/>
          <w:sz w:val="21"/>
          <w:szCs w:val="21"/>
        </w:rPr>
        <w:t>str</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x</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A4B1CD"/>
          <w:sz w:val="21"/>
          <w:szCs w:val="21"/>
        </w:rPr>
        <w:t>str</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2ABAF56F" w14:textId="420F711A">
      <w:pPr>
        <w:shd w:val="clear" w:color="auto" w:fill="141D2B"/>
        <w:spacing w:after="0" w:line="285" w:lineRule="auto"/>
      </w:pPr>
      <w:r w:rsidRPr="635A44DD">
        <w:rPr>
          <w:rFonts w:ascii="Consolas" w:hAnsi="Consolas" w:eastAsia="Consolas" w:cs="Consolas"/>
          <w:color w:val="A4B1CD"/>
          <w:sz w:val="21"/>
          <w:szCs w:val="21"/>
        </w:rPr>
        <w:t xml:space="preserve">        prev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im</w:t>
      </w:r>
    </w:p>
    <w:p w:rsidR="635A44DD" w:rsidP="635A44DD" w:rsidRDefault="635A44DD" w14:paraId="51223247" w14:textId="180890C2">
      <w:pPr>
        <w:shd w:val="clear" w:color="auto" w:fill="141D2B"/>
        <w:spacing w:after="0" w:line="285" w:lineRule="auto"/>
      </w:pPr>
      <w:r w:rsidRPr="635A44DD">
        <w:rPr>
          <w:rFonts w:ascii="Consolas" w:hAnsi="Consolas" w:eastAsia="Consolas" w:cs="Consolas"/>
          <w:color w:val="A4B1CD"/>
          <w:sz w:val="21"/>
          <w:szCs w:val="21"/>
        </w:rPr>
        <w:t xml:space="preserve">        i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w:t>
      </w:r>
    </w:p>
    <w:p w:rsidR="635A44DD" w:rsidP="635A44DD" w:rsidRDefault="635A44DD" w14:paraId="0F6309D7" w14:textId="6A0E64FD">
      <w:pPr>
        <w:shd w:val="clear" w:color="auto" w:fill="141D2B"/>
        <w:spacing w:after="0" w:line="285" w:lineRule="auto"/>
      </w:pPr>
      <w:r w:rsidRPr="635A44DD">
        <w:rPr>
          <w:rFonts w:ascii="Consolas" w:hAnsi="Consolas" w:eastAsia="Consolas" w:cs="Consolas"/>
          <w:color w:val="A4B1CD"/>
          <w:sz w:val="21"/>
          <w:szCs w:val="21"/>
        </w:rPr>
        <w:t xml:space="preserve">        j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B2FF"/>
          <w:sz w:val="21"/>
          <w:szCs w:val="21"/>
        </w:rPr>
        <w:t>1</w:t>
      </w:r>
    </w:p>
    <w:p w:rsidR="635A44DD" w:rsidP="635A44DD" w:rsidRDefault="635A44DD" w14:paraId="5AF43051" w14:textId="35344D0C">
      <w:pPr>
        <w:shd w:val="clear" w:color="auto" w:fill="141D2B"/>
        <w:spacing w:after="0" w:line="285" w:lineRule="auto"/>
      </w:pPr>
    </w:p>
    <w:p w:rsidR="635A44DD" w:rsidP="635A44DD" w:rsidRDefault="635A44DD" w14:paraId="72743C9C" w14:textId="438C3657">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j</w:t>
      </w:r>
      <w:r w:rsidRPr="635A44DD">
        <w:rPr>
          <w:rFonts w:ascii="Consolas" w:hAnsi="Consolas" w:eastAsia="Consolas" w:cs="Consolas"/>
          <w:color w:val="5CECC6"/>
          <w:sz w:val="21"/>
          <w:szCs w:val="21"/>
        </w:rPr>
        <w:t>)</w:t>
      </w:r>
    </w:p>
    <w:p w:rsidR="635A44DD" w:rsidP="635A44DD" w:rsidRDefault="635A44DD" w14:paraId="0AF7F6D1" w14:textId="2DA33547">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original_image</w:t>
      </w:r>
      <w:r w:rsidRPr="635A44DD">
        <w:rPr>
          <w:rFonts w:ascii="Consolas" w:hAnsi="Consolas" w:eastAsia="Consolas" w:cs="Consolas"/>
          <w:color w:val="5CECC6"/>
          <w:sz w:val="21"/>
          <w:szCs w:val="21"/>
        </w:rPr>
        <w:t>)</w:t>
      </w:r>
    </w:p>
    <w:p w:rsidR="635A44DD" w:rsidP="635A44DD" w:rsidRDefault="635A44DD" w14:paraId="50322FB6" w14:textId="04D13DC2">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Original 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A4B1CD"/>
          <w:sz w:val="21"/>
          <w:szCs w:val="21"/>
        </w:rPr>
        <w:t>str</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original_image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0</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x</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A4B1CD"/>
          <w:sz w:val="21"/>
          <w:szCs w:val="21"/>
        </w:rPr>
        <w:t>str</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original_image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shape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400DF1E4" w14:textId="5DEBABA3">
      <w:pPr>
        <w:shd w:val="clear" w:color="auto" w:fill="141D2B"/>
        <w:spacing w:after="0" w:line="285" w:lineRule="auto"/>
      </w:pPr>
      <w:r w:rsidRPr="635A44DD">
        <w:rPr>
          <w:rFonts w:ascii="Consolas" w:hAnsi="Consolas" w:eastAsia="Consolas" w:cs="Consolas"/>
          <w:color w:val="A4B1CD"/>
          <w:sz w:val="21"/>
          <w:szCs w:val="21"/>
        </w:rPr>
        <w:t xml:space="preserve">    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4075BD36" w14:textId="27BAF808">
      <w:pPr>
        <w:shd w:val="clear" w:color="auto" w:fill="141D2B"/>
        <w:spacing w:after="0" w:line="285" w:lineRule="auto"/>
      </w:pPr>
      <w:r w:rsidRPr="635A44DD">
        <w:rPr>
          <w:rFonts w:ascii="Consolas" w:hAnsi="Consolas" w:eastAsia="Consolas" w:cs="Consolas"/>
          <w:color w:val="A4B1CD"/>
          <w:sz w:val="21"/>
          <w:szCs w:val="21"/>
        </w:rPr>
        <w:t xml:space="preserve">    </w:t>
      </w:r>
      <w:r w:rsidRPr="635A44DD">
        <w:rPr>
          <w:rFonts w:ascii="Consolas" w:hAnsi="Consolas" w:eastAsia="Consolas" w:cs="Consolas"/>
          <w:color w:val="CF8DFB"/>
          <w:sz w:val="21"/>
          <w:szCs w:val="21"/>
        </w:rPr>
        <w:t>return</w:t>
      </w:r>
      <w:r w:rsidRPr="635A44DD">
        <w:rPr>
          <w:rFonts w:ascii="Consolas" w:hAnsi="Consolas" w:eastAsia="Consolas" w:cs="Consolas"/>
          <w:color w:val="A4B1CD"/>
          <w:sz w:val="21"/>
          <w:szCs w:val="21"/>
        </w:rPr>
        <w:t xml:space="preserve"> im</w:t>
      </w:r>
    </w:p>
    <w:p w:rsidR="635A44DD" w:rsidP="635A44DD" w:rsidRDefault="635A44DD" w14:paraId="793F103A" w14:textId="78806B4C">
      <w:pPr>
        <w:shd w:val="clear" w:color="auto" w:fill="141D2B"/>
        <w:spacing w:after="0" w:line="285" w:lineRule="auto"/>
      </w:pPr>
    </w:p>
    <w:p w:rsidR="635A44DD" w:rsidP="635A44DD" w:rsidRDefault="635A44DD" w14:paraId="73855FF5" w14:textId="0E435E90">
      <w:pPr>
        <w:shd w:val="clear" w:color="auto" w:fill="141D2B"/>
        <w:spacing w:after="0" w:line="285" w:lineRule="auto"/>
      </w:pPr>
      <w:r w:rsidRPr="635A44DD">
        <w:rPr>
          <w:rFonts w:ascii="Consolas" w:hAnsi="Consolas" w:eastAsia="Consolas" w:cs="Consolas"/>
          <w:i/>
          <w:iCs/>
          <w:color w:val="D7E4FF"/>
          <w:sz w:val="21"/>
          <w:szCs w:val="21"/>
        </w:rPr>
        <w:t># Membaca gambar dan membangun pyramid</w:t>
      </w:r>
    </w:p>
    <w:p w:rsidR="635A44DD" w:rsidP="635A44DD" w:rsidRDefault="635A44DD" w14:paraId="18FADC38" w14:textId="3F7DA9A1">
      <w:pPr>
        <w:shd w:val="clear" w:color="auto" w:fill="141D2B"/>
        <w:spacing w:after="0" w:line="285" w:lineRule="auto"/>
      </w:pPr>
      <w:r w:rsidRPr="635A44DD">
        <w:rPr>
          <w:rFonts w:ascii="Consolas" w:hAnsi="Consolas" w:eastAsia="Consolas" w:cs="Consolas"/>
          <w:color w:val="A4B1CD"/>
          <w:sz w:val="21"/>
          <w:szCs w:val="21"/>
        </w:rPr>
        <w:t xml:space="preserve">image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img_as_float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../images/apple.png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p>
    <w:p w:rsidR="635A44DD" w:rsidP="635A44DD" w:rsidRDefault="635A44DD" w14:paraId="442C7710" w14:textId="75E050F0">
      <w:pPr>
        <w:shd w:val="clear" w:color="auto" w:fill="141D2B"/>
        <w:spacing w:after="0" w:line="285" w:lineRule="auto"/>
      </w:pPr>
      <w:r w:rsidRPr="635A44DD">
        <w:rPr>
          <w:rFonts w:ascii="Consolas" w:hAnsi="Consolas" w:eastAsia="Consolas" w:cs="Consolas"/>
          <w:color w:val="A4B1CD"/>
          <w:sz w:val="21"/>
          <w:szCs w:val="21"/>
        </w:rPr>
        <w:t xml:space="preserve">pyramid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get_laplacian_pyramid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get_gaussian_pyramid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image</w:t>
      </w:r>
      <w:r w:rsidRPr="635A44DD">
        <w:rPr>
          <w:rFonts w:ascii="Consolas" w:hAnsi="Consolas" w:eastAsia="Consolas" w:cs="Consolas"/>
          <w:color w:val="5CECC6"/>
          <w:sz w:val="21"/>
          <w:szCs w:val="21"/>
        </w:rPr>
        <w:t>))</w:t>
      </w:r>
    </w:p>
    <w:p w:rsidR="635A44DD" w:rsidP="635A44DD" w:rsidRDefault="635A44DD" w14:paraId="6D8A4314" w14:textId="4D9D02AC">
      <w:pPr>
        <w:shd w:val="clear" w:color="auto" w:fill="141D2B"/>
        <w:spacing w:after="0" w:line="285" w:lineRule="auto"/>
      </w:pPr>
    </w:p>
    <w:p w:rsidR="635A44DD" w:rsidP="635A44DD" w:rsidRDefault="635A44DD" w14:paraId="06F28741" w14:textId="5E539FF7">
      <w:pPr>
        <w:shd w:val="clear" w:color="auto" w:fill="141D2B"/>
        <w:spacing w:after="0" w:line="285" w:lineRule="auto"/>
      </w:pPr>
      <w:r w:rsidRPr="635A44DD">
        <w:rPr>
          <w:rFonts w:ascii="Consolas" w:hAnsi="Consolas" w:eastAsia="Consolas" w:cs="Consolas"/>
          <w:i/>
          <w:iCs/>
          <w:color w:val="D7E4FF"/>
          <w:sz w:val="21"/>
          <w:szCs w:val="21"/>
        </w:rPr>
        <w:t># Rekonstruksi gambar dari Laplacian Pyramid</w:t>
      </w:r>
    </w:p>
    <w:p w:rsidR="635A44DD" w:rsidP="635A44DD" w:rsidRDefault="635A44DD" w14:paraId="6B47AA6E" w14:textId="1ED1E88E">
      <w:pPr>
        <w:shd w:val="clear" w:color="auto" w:fill="141D2B"/>
        <w:spacing w:after="0" w:line="285" w:lineRule="auto"/>
      </w:pPr>
      <w:r w:rsidRPr="635A44DD">
        <w:rPr>
          <w:rFonts w:ascii="Consolas" w:hAnsi="Consolas" w:eastAsia="Consolas" w:cs="Consolas"/>
          <w:color w:val="A4B1CD"/>
          <w:sz w:val="21"/>
          <w:szCs w:val="21"/>
        </w:rPr>
        <w:t xml:space="preserve">im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reconstruct_image_from_laplacian_pyramid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image</w:t>
      </w:r>
      <w:r w:rsidRPr="635A44DD">
        <w:rPr>
          <w:rFonts w:ascii="Consolas" w:hAnsi="Consolas" w:eastAsia="Consolas" w:cs="Consolas"/>
          <w:color w:val="5CECC6"/>
          <w:sz w:val="21"/>
          <w:szCs w:val="21"/>
        </w:rPr>
        <w:t>)</w:t>
      </w:r>
    </w:p>
    <w:p w:rsidR="635A44DD" w:rsidP="635A44DD" w:rsidRDefault="635A44DD" w14:paraId="291D1B6C" w14:textId="3CFBA72A">
      <w:pPr>
        <w:shd w:val="clear" w:color="auto" w:fill="141D2B"/>
        <w:spacing w:after="0" w:line="285" w:lineRule="auto"/>
      </w:pPr>
    </w:p>
    <w:p w:rsidR="635A44DD" w:rsidP="635A44DD" w:rsidRDefault="635A44DD" w14:paraId="60EEA90E" w14:textId="09A044B6">
      <w:pPr>
        <w:pStyle w:val="Heading3"/>
      </w:pPr>
      <w:bookmarkStart w:name="_Toc213102679" w:id="69"/>
      <w:r>
        <w:t>5. 4. 5. Blending images with pyramids</w:t>
      </w:r>
      <w:bookmarkEnd w:id="69"/>
    </w:p>
    <w:p w:rsidR="635A44DD" w:rsidP="635A44DD" w:rsidRDefault="635A44DD" w14:paraId="0E5551F9" w14:textId="53045EF8">
      <w:pPr>
        <w:rPr>
          <w:rFonts w:ascii="Times New Roman" w:hAnsi="Times New Roman" w:eastAsia="Times New Roman" w:cs="Times New Roman"/>
        </w:rPr>
      </w:pPr>
      <w:r w:rsidRPr="635A44DD">
        <w:rPr>
          <w:rFonts w:ascii="Times New Roman" w:hAnsi="Times New Roman" w:eastAsia="Times New Roman" w:cs="Times New Roman"/>
        </w:rPr>
        <w:t xml:space="preserve">Blending gambar menggunakan </w:t>
      </w:r>
      <w:r w:rsidRPr="635A44DD">
        <w:rPr>
          <w:rFonts w:ascii="Times New Roman" w:hAnsi="Times New Roman" w:eastAsia="Times New Roman" w:cs="Times New Roman"/>
          <w:i/>
          <w:iCs/>
        </w:rPr>
        <w:t>image pyramids</w:t>
      </w:r>
      <w:r w:rsidRPr="635A44DD">
        <w:rPr>
          <w:rFonts w:ascii="Times New Roman" w:hAnsi="Times New Roman" w:eastAsia="Times New Roman" w:cs="Times New Roman"/>
        </w:rPr>
        <w:t xml:space="preserve"> dilakukan dengan cara menggabungkan dua gambar (misalnya apel dan jeruk) berdasarkan sebuah </w:t>
      </w:r>
      <w:r w:rsidRPr="635A44DD">
        <w:rPr>
          <w:rFonts w:ascii="Times New Roman" w:hAnsi="Times New Roman" w:eastAsia="Times New Roman" w:cs="Times New Roman"/>
          <w:i/>
          <w:iCs/>
        </w:rPr>
        <w:t>mask</w:t>
      </w:r>
      <w:r w:rsidRPr="635A44DD">
        <w:rPr>
          <w:rFonts w:ascii="Times New Roman" w:hAnsi="Times New Roman" w:eastAsia="Times New Roman" w:cs="Times New Roman"/>
        </w:rPr>
        <w:t xml:space="preserve"> biner. Mask menentukan bagian mana dari gambar yang diambil — nilai 1 mengambil dari gambar A (apel) dan nilai 0 dari gambar B (jeruk). Proses ini dilakukan dengan membangun </w:t>
      </w:r>
      <w:r w:rsidRPr="635A44DD">
        <w:rPr>
          <w:rFonts w:ascii="Times New Roman" w:hAnsi="Times New Roman" w:eastAsia="Times New Roman" w:cs="Times New Roman"/>
          <w:i/>
          <w:iCs/>
        </w:rPr>
        <w:t>Laplacian pyramid</w:t>
      </w:r>
      <w:r w:rsidRPr="635A44DD">
        <w:rPr>
          <w:rFonts w:ascii="Times New Roman" w:hAnsi="Times New Roman" w:eastAsia="Times New Roman" w:cs="Times New Roman"/>
        </w:rPr>
        <w:t xml:space="preserve"> dari kedua gambar serta </w:t>
      </w:r>
      <w:r w:rsidRPr="635A44DD">
        <w:rPr>
          <w:rFonts w:ascii="Times New Roman" w:hAnsi="Times New Roman" w:eastAsia="Times New Roman" w:cs="Times New Roman"/>
          <w:i/>
          <w:iCs/>
        </w:rPr>
        <w:t>Gaussian pyramid</w:t>
      </w:r>
      <w:r w:rsidRPr="635A44DD">
        <w:rPr>
          <w:rFonts w:ascii="Times New Roman" w:hAnsi="Times New Roman" w:eastAsia="Times New Roman" w:cs="Times New Roman"/>
        </w:rPr>
        <w:t xml:space="preserve"> dari mask, lalu mengombinasikannya di setiap level, dan akhirnya merekonstruksi hasil gabungan dari </w:t>
      </w:r>
      <w:r w:rsidRPr="635A44DD">
        <w:rPr>
          <w:rFonts w:ascii="Times New Roman" w:hAnsi="Times New Roman" w:eastAsia="Times New Roman" w:cs="Times New Roman"/>
          <w:i/>
          <w:iCs/>
        </w:rPr>
        <w:t>blended Laplacian pyramid</w:t>
      </w:r>
      <w:r w:rsidRPr="635A44DD">
        <w:rPr>
          <w:rFonts w:ascii="Times New Roman" w:hAnsi="Times New Roman" w:eastAsia="Times New Roman" w:cs="Times New Roman"/>
        </w:rPr>
        <w:t xml:space="preserve"> tersebut.</w:t>
      </w:r>
    </w:p>
    <w:p w:rsidR="635A44DD" w:rsidP="635A44DD" w:rsidRDefault="635A44DD" w14:paraId="4CE3262C" w14:textId="3B0049C0">
      <w:pPr>
        <w:rPr>
          <w:rFonts w:ascii="Times New Roman" w:hAnsi="Times New Roman" w:eastAsia="Times New Roman" w:cs="Times New Roman"/>
        </w:rPr>
      </w:pPr>
      <w:r w:rsidRPr="635A44DD">
        <w:rPr>
          <w:rFonts w:ascii="Times New Roman" w:hAnsi="Times New Roman" w:eastAsia="Times New Roman" w:cs="Times New Roman"/>
        </w:rPr>
        <w:t>Kode Lengkap</w:t>
      </w:r>
    </w:p>
    <w:p w:rsidR="635A44DD" w:rsidP="635A44DD" w:rsidRDefault="635A44DD" w14:paraId="6CD296C5" w14:textId="6E6B862C">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numpy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np</w:t>
      </w:r>
    </w:p>
    <w:p w:rsidR="635A44DD" w:rsidP="635A44DD" w:rsidRDefault="635A44DD" w14:paraId="3D07BBB4" w14:textId="7DDA710F">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io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imread</w:t>
      </w:r>
    </w:p>
    <w:p w:rsidR="635A44DD" w:rsidP="635A44DD" w:rsidRDefault="635A44DD" w14:paraId="26B638BC" w14:textId="4B2DFDE7">
      <w:pPr>
        <w:shd w:val="clear" w:color="auto" w:fill="141D2B"/>
        <w:spacing w:after="0" w:line="285" w:lineRule="auto"/>
      </w:pPr>
      <w:r w:rsidRPr="635A44DD">
        <w:rPr>
          <w:rFonts w:ascii="Consolas" w:hAnsi="Consolas" w:eastAsia="Consolas" w:cs="Consolas"/>
          <w:color w:val="CF8DFB"/>
          <w:sz w:val="21"/>
          <w:szCs w:val="21"/>
        </w:rPr>
        <w:t>from</w:t>
      </w:r>
      <w:r w:rsidRPr="635A44DD">
        <w:rPr>
          <w:rFonts w:ascii="Consolas" w:hAnsi="Consolas" w:eastAsia="Consolas" w:cs="Consolas"/>
          <w:color w:val="A4B1CD"/>
          <w:sz w:val="21"/>
          <w:szCs w:val="21"/>
        </w:rPr>
        <w:t xml:space="preserve"> skimage </w:t>
      </w: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img_as_float</w:t>
      </w:r>
    </w:p>
    <w:p w:rsidR="635A44DD" w:rsidP="635A44DD" w:rsidRDefault="635A44DD" w14:paraId="44AAE55B" w14:textId="0571B4A5">
      <w:pPr>
        <w:shd w:val="clear" w:color="auto" w:fill="141D2B"/>
        <w:spacing w:after="0" w:line="285" w:lineRule="auto"/>
      </w:pPr>
      <w:r w:rsidRPr="635A44DD">
        <w:rPr>
          <w:rFonts w:ascii="Consolas" w:hAnsi="Consolas" w:eastAsia="Consolas" w:cs="Consolas"/>
          <w:color w:val="CF8DFB"/>
          <w:sz w:val="21"/>
          <w:szCs w:val="21"/>
        </w:rPr>
        <w:t>import</w:t>
      </w:r>
      <w:r w:rsidRPr="635A44DD">
        <w:rPr>
          <w:rFonts w:ascii="Consolas" w:hAnsi="Consolas" w:eastAsia="Consolas" w:cs="Consolas"/>
          <w:color w:val="A4B1CD"/>
          <w:sz w:val="21"/>
          <w:szCs w:val="21"/>
        </w:rPr>
        <w:t xml:space="preserve"> matplotlib</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pylab </w:t>
      </w:r>
      <w:r w:rsidRPr="635A44DD">
        <w:rPr>
          <w:rFonts w:ascii="Consolas" w:hAnsi="Consolas" w:eastAsia="Consolas" w:cs="Consolas"/>
          <w:color w:val="CF8DFB"/>
          <w:sz w:val="21"/>
          <w:szCs w:val="21"/>
        </w:rPr>
        <w:t>as</w:t>
      </w:r>
      <w:r w:rsidRPr="635A44DD">
        <w:rPr>
          <w:rFonts w:ascii="Consolas" w:hAnsi="Consolas" w:eastAsia="Consolas" w:cs="Consolas"/>
          <w:color w:val="A4B1CD"/>
          <w:sz w:val="21"/>
          <w:szCs w:val="21"/>
        </w:rPr>
        <w:t xml:space="preserve"> pylab</w:t>
      </w:r>
    </w:p>
    <w:p w:rsidR="635A44DD" w:rsidP="635A44DD" w:rsidRDefault="635A44DD" w14:paraId="31816CF9" w14:textId="07567768">
      <w:pPr>
        <w:shd w:val="clear" w:color="auto" w:fill="141D2B"/>
        <w:spacing w:after="0" w:line="285" w:lineRule="auto"/>
      </w:pPr>
    </w:p>
    <w:p w:rsidR="635A44DD" w:rsidP="635A44DD" w:rsidRDefault="635A44DD" w14:paraId="3CEDD085" w14:textId="1128C233">
      <w:pPr>
        <w:shd w:val="clear" w:color="auto" w:fill="141D2B"/>
        <w:spacing w:after="0" w:line="285" w:lineRule="auto"/>
      </w:pPr>
      <w:r w:rsidRPr="635A44DD">
        <w:rPr>
          <w:rFonts w:ascii="Consolas" w:hAnsi="Consolas" w:eastAsia="Consolas" w:cs="Consolas"/>
          <w:i/>
          <w:iCs/>
          <w:color w:val="D7E4FF"/>
          <w:sz w:val="21"/>
          <w:szCs w:val="21"/>
        </w:rPr>
        <w:t># Fungsi sebelumnya harus sudah diimplementasikan:</w:t>
      </w:r>
    </w:p>
    <w:p w:rsidR="635A44DD" w:rsidP="635A44DD" w:rsidRDefault="635A44DD" w14:paraId="055E0E1A" w14:textId="1145CE4F">
      <w:pPr>
        <w:shd w:val="clear" w:color="auto" w:fill="141D2B"/>
        <w:spacing w:after="0" w:line="285" w:lineRule="auto"/>
      </w:pPr>
      <w:r w:rsidRPr="635A44DD">
        <w:rPr>
          <w:rFonts w:ascii="Consolas" w:hAnsi="Consolas" w:eastAsia="Consolas" w:cs="Consolas"/>
          <w:i/>
          <w:iCs/>
          <w:color w:val="D7E4FF"/>
          <w:sz w:val="21"/>
          <w:szCs w:val="21"/>
        </w:rPr>
        <w:t># get_gaussian_pyramid(), get_laplacian_pyramid(), reconstruct_image_from_laplacian_pyramid()</w:t>
      </w:r>
    </w:p>
    <w:p w:rsidR="635A44DD" w:rsidP="635A44DD" w:rsidRDefault="635A44DD" w14:paraId="6C64DA68" w14:textId="60A26E3B">
      <w:pPr>
        <w:shd w:val="clear" w:color="auto" w:fill="141D2B"/>
        <w:spacing w:after="0" w:line="285" w:lineRule="auto"/>
      </w:pPr>
    </w:p>
    <w:p w:rsidR="635A44DD" w:rsidP="635A44DD" w:rsidRDefault="635A44DD" w14:paraId="7A24133E" w14:textId="193B9A8F">
      <w:pPr>
        <w:shd w:val="clear" w:color="auto" w:fill="141D2B"/>
        <w:spacing w:after="0" w:line="285" w:lineRule="auto"/>
      </w:pPr>
      <w:r w:rsidRPr="635A44DD">
        <w:rPr>
          <w:rFonts w:ascii="Consolas" w:hAnsi="Consolas" w:eastAsia="Consolas" w:cs="Consolas"/>
          <w:i/>
          <w:iCs/>
          <w:color w:val="D7E4FF"/>
          <w:sz w:val="21"/>
          <w:szCs w:val="21"/>
        </w:rPr>
        <w:t># Membaca gambar input</w:t>
      </w:r>
    </w:p>
    <w:p w:rsidR="635A44DD" w:rsidP="635A44DD" w:rsidRDefault="635A44DD" w14:paraId="5BAA07C7" w14:textId="05D75367">
      <w:pPr>
        <w:shd w:val="clear" w:color="auto" w:fill="141D2B"/>
        <w:spacing w:after="0" w:line="285" w:lineRule="auto"/>
      </w:pPr>
      <w:r w:rsidRPr="635A44DD">
        <w:rPr>
          <w:rFonts w:ascii="Consolas" w:hAnsi="Consolas" w:eastAsia="Consolas" w:cs="Consolas"/>
          <w:color w:val="A4B1CD"/>
          <w:sz w:val="21"/>
          <w:szCs w:val="21"/>
        </w:rPr>
        <w:t xml:space="preserve">A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img_as_float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../images/apple.png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i/>
          <w:iCs/>
          <w:color w:val="D7E4FF"/>
          <w:sz w:val="21"/>
          <w:szCs w:val="21"/>
        </w:rPr>
        <w:t># gambar A (apel)</w:t>
      </w:r>
    </w:p>
    <w:p w:rsidR="635A44DD" w:rsidP="635A44DD" w:rsidRDefault="635A44DD" w14:paraId="693C44E4" w14:textId="4DF58CF0">
      <w:pPr>
        <w:shd w:val="clear" w:color="auto" w:fill="141D2B"/>
        <w:spacing w:after="0" w:line="285" w:lineRule="auto"/>
      </w:pPr>
      <w:r w:rsidRPr="635A44DD">
        <w:rPr>
          <w:rFonts w:ascii="Consolas" w:hAnsi="Consolas" w:eastAsia="Consolas" w:cs="Consolas"/>
          <w:color w:val="A4B1CD"/>
          <w:sz w:val="21"/>
          <w:szCs w:val="21"/>
        </w:rPr>
        <w:t xml:space="preserve">B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img_as_float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../images/orange.png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i/>
          <w:iCs/>
          <w:color w:val="D7E4FF"/>
          <w:sz w:val="21"/>
          <w:szCs w:val="21"/>
        </w:rPr>
        <w:t># gambar B (jeruk)</w:t>
      </w:r>
    </w:p>
    <w:p w:rsidR="635A44DD" w:rsidP="635A44DD" w:rsidRDefault="635A44DD" w14:paraId="5DD85B4C" w14:textId="14A3462A">
      <w:pPr>
        <w:shd w:val="clear" w:color="auto" w:fill="141D2B"/>
        <w:spacing w:after="0" w:line="285" w:lineRule="auto"/>
      </w:pPr>
      <w:r w:rsidRPr="635A44DD">
        <w:rPr>
          <w:rFonts w:ascii="Consolas" w:hAnsi="Consolas" w:eastAsia="Consolas" w:cs="Consolas"/>
          <w:color w:val="A4B1CD"/>
          <w:sz w:val="21"/>
          <w:szCs w:val="21"/>
        </w:rPr>
        <w:t xml:space="preserve">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img_as_float</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imread</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../images/mask.png</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i/>
          <w:iCs/>
          <w:color w:val="D7E4FF"/>
          <w:sz w:val="21"/>
          <w:szCs w:val="21"/>
        </w:rPr>
        <w:t># gambar mask</w:t>
      </w:r>
    </w:p>
    <w:p w:rsidR="635A44DD" w:rsidP="635A44DD" w:rsidRDefault="635A44DD" w14:paraId="3E8D79CA" w14:textId="4EF4ADCA">
      <w:pPr>
        <w:shd w:val="clear" w:color="auto" w:fill="141D2B"/>
        <w:spacing w:after="0" w:line="285" w:lineRule="auto"/>
      </w:pPr>
    </w:p>
    <w:p w:rsidR="635A44DD" w:rsidP="635A44DD" w:rsidRDefault="635A44DD" w14:paraId="470855C2" w14:textId="2680F659">
      <w:pPr>
        <w:shd w:val="clear" w:color="auto" w:fill="141D2B"/>
        <w:spacing w:after="0" w:line="285" w:lineRule="auto"/>
      </w:pPr>
      <w:r w:rsidRPr="635A44DD">
        <w:rPr>
          <w:rFonts w:ascii="Consolas" w:hAnsi="Consolas" w:eastAsia="Consolas" w:cs="Consolas"/>
          <w:i/>
          <w:iCs/>
          <w:color w:val="D7E4FF"/>
          <w:sz w:val="21"/>
          <w:szCs w:val="21"/>
        </w:rPr>
        <w:t># Membuat Gaussian dan Laplacian Pyramid</w:t>
      </w:r>
    </w:p>
    <w:p w:rsidR="635A44DD" w:rsidP="635A44DD" w:rsidRDefault="635A44DD" w14:paraId="69BE4ED2" w14:textId="745CD4D2">
      <w:pPr>
        <w:shd w:val="clear" w:color="auto" w:fill="141D2B"/>
        <w:spacing w:after="0" w:line="285" w:lineRule="auto"/>
      </w:pPr>
      <w:r w:rsidRPr="635A44DD">
        <w:rPr>
          <w:rFonts w:ascii="Consolas" w:hAnsi="Consolas" w:eastAsia="Consolas" w:cs="Consolas"/>
          <w:color w:val="A4B1CD"/>
          <w:sz w:val="21"/>
          <w:szCs w:val="21"/>
        </w:rPr>
        <w:t xml:space="preserve">pyramidA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get_laplacian_pyramid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get_gaussian_pyramid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w:t>
      </w:r>
      <w:r w:rsidRPr="635A44DD">
        <w:rPr>
          <w:rFonts w:ascii="Consolas" w:hAnsi="Consolas" w:eastAsia="Consolas" w:cs="Consolas"/>
          <w:color w:val="5CECC6"/>
          <w:sz w:val="21"/>
          <w:szCs w:val="21"/>
        </w:rPr>
        <w:t>))</w:t>
      </w:r>
    </w:p>
    <w:p w:rsidR="635A44DD" w:rsidP="635A44DD" w:rsidRDefault="635A44DD" w14:paraId="450AFE57" w14:textId="68D8FAAF">
      <w:pPr>
        <w:shd w:val="clear" w:color="auto" w:fill="141D2B"/>
        <w:spacing w:after="0" w:line="285" w:lineRule="auto"/>
      </w:pPr>
      <w:r w:rsidRPr="635A44DD">
        <w:rPr>
          <w:rFonts w:ascii="Consolas" w:hAnsi="Consolas" w:eastAsia="Consolas" w:cs="Consolas"/>
          <w:color w:val="A4B1CD"/>
          <w:sz w:val="21"/>
          <w:szCs w:val="21"/>
        </w:rPr>
        <w:t xml:space="preserve">pyramidB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get_laplacian_pyramid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get_gaussian_pyramid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B</w:t>
      </w:r>
      <w:r w:rsidRPr="635A44DD">
        <w:rPr>
          <w:rFonts w:ascii="Consolas" w:hAnsi="Consolas" w:eastAsia="Consolas" w:cs="Consolas"/>
          <w:color w:val="5CECC6"/>
          <w:sz w:val="21"/>
          <w:szCs w:val="21"/>
        </w:rPr>
        <w:t>))</w:t>
      </w:r>
    </w:p>
    <w:p w:rsidR="635A44DD" w:rsidP="635A44DD" w:rsidRDefault="635A44DD" w14:paraId="11EB2E59" w14:textId="0E1C5384">
      <w:pPr>
        <w:shd w:val="clear" w:color="auto" w:fill="141D2B"/>
        <w:spacing w:after="0" w:line="285" w:lineRule="auto"/>
      </w:pPr>
      <w:r w:rsidRPr="635A44DD">
        <w:rPr>
          <w:rFonts w:ascii="Consolas" w:hAnsi="Consolas" w:eastAsia="Consolas" w:cs="Consolas"/>
          <w:color w:val="A4B1CD"/>
          <w:sz w:val="21"/>
          <w:szCs w:val="21"/>
        </w:rPr>
        <w:t xml:space="preserve">pyramidM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get_gaussian_pyramid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M</w:t>
      </w:r>
      <w:r w:rsidRPr="635A44DD">
        <w:rPr>
          <w:rFonts w:ascii="Consolas" w:hAnsi="Consolas" w:eastAsia="Consolas" w:cs="Consolas"/>
          <w:color w:val="5CECC6"/>
          <w:sz w:val="21"/>
          <w:szCs w:val="21"/>
        </w:rPr>
        <w:t>)</w:t>
      </w:r>
    </w:p>
    <w:p w:rsidR="635A44DD" w:rsidP="635A44DD" w:rsidRDefault="635A44DD" w14:paraId="31CE54C7" w14:textId="6D13BAA5">
      <w:pPr>
        <w:shd w:val="clear" w:color="auto" w:fill="141D2B"/>
        <w:spacing w:after="0" w:line="285" w:lineRule="auto"/>
      </w:pPr>
    </w:p>
    <w:p w:rsidR="635A44DD" w:rsidP="635A44DD" w:rsidRDefault="635A44DD" w14:paraId="42029658" w14:textId="0053A715">
      <w:pPr>
        <w:shd w:val="clear" w:color="auto" w:fill="141D2B"/>
        <w:spacing w:after="0" w:line="285" w:lineRule="auto"/>
      </w:pPr>
      <w:r w:rsidRPr="635A44DD">
        <w:rPr>
          <w:rFonts w:ascii="Consolas" w:hAnsi="Consolas" w:eastAsia="Consolas" w:cs="Consolas"/>
          <w:i/>
          <w:iCs/>
          <w:color w:val="D7E4FF"/>
          <w:sz w:val="21"/>
          <w:szCs w:val="21"/>
        </w:rPr>
        <w:t># Membangun blended pyramid</w:t>
      </w:r>
    </w:p>
    <w:p w:rsidR="635A44DD" w:rsidP="635A44DD" w:rsidRDefault="635A44DD" w14:paraId="7E9E2D1B" w14:textId="323C765B">
      <w:pPr>
        <w:shd w:val="clear" w:color="auto" w:fill="141D2B"/>
        <w:spacing w:after="0" w:line="285" w:lineRule="auto"/>
      </w:pPr>
      <w:r w:rsidRPr="635A44DD">
        <w:rPr>
          <w:rFonts w:ascii="Consolas" w:hAnsi="Consolas" w:eastAsia="Consolas" w:cs="Consolas"/>
          <w:color w:val="A4B1CD"/>
          <w:sz w:val="21"/>
          <w:szCs w:val="21"/>
        </w:rPr>
        <w:t xml:space="preserve">pyramidC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p>
    <w:p w:rsidR="635A44DD" w:rsidP="635A44DD" w:rsidRDefault="635A44DD" w14:paraId="7068203C" w14:textId="6FB0CF74">
      <w:pPr>
        <w:shd w:val="clear" w:color="auto" w:fill="141D2B"/>
        <w:spacing w:after="0" w:line="285" w:lineRule="auto"/>
      </w:pPr>
      <w:r w:rsidRPr="635A44DD">
        <w:rPr>
          <w:rFonts w:ascii="Consolas" w:hAnsi="Consolas" w:eastAsia="Consolas" w:cs="Consolas"/>
          <w:color w:val="CF8DFB"/>
          <w:sz w:val="21"/>
          <w:szCs w:val="21"/>
        </w:rPr>
        <w:t>for</w:t>
      </w:r>
      <w:r w:rsidRPr="635A44DD">
        <w:rPr>
          <w:rFonts w:ascii="Consolas" w:hAnsi="Consolas" w:eastAsia="Consolas" w:cs="Consolas"/>
          <w:color w:val="A4B1CD"/>
          <w:sz w:val="21"/>
          <w:szCs w:val="21"/>
        </w:rPr>
        <w:t xml:space="preserve"> i </w:t>
      </w:r>
      <w:r w:rsidRPr="635A44DD">
        <w:rPr>
          <w:rFonts w:ascii="Consolas" w:hAnsi="Consolas" w:eastAsia="Consolas" w:cs="Consolas"/>
          <w:color w:val="CF8DFB"/>
          <w:sz w:val="21"/>
          <w:szCs w:val="21"/>
        </w:rPr>
        <w:t>in</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range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len</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pyramidM</w:t>
      </w:r>
      <w:r w:rsidRPr="635A44DD">
        <w:rPr>
          <w:rFonts w:ascii="Consolas" w:hAnsi="Consolas" w:eastAsia="Consolas" w:cs="Consolas"/>
          <w:color w:val="5CECC6"/>
          <w:sz w:val="21"/>
          <w:szCs w:val="21"/>
        </w:rPr>
        <w:t>)):</w:t>
      </w:r>
    </w:p>
    <w:p w:rsidR="635A44DD" w:rsidP="635A44DD" w:rsidRDefault="635A44DD" w14:paraId="331B82B0" w14:textId="3FE61777">
      <w:pPr>
        <w:shd w:val="clear" w:color="auto" w:fill="141D2B"/>
        <w:spacing w:after="0" w:line="285" w:lineRule="auto"/>
      </w:pPr>
      <w:r w:rsidRPr="635A44DD">
        <w:rPr>
          <w:rFonts w:ascii="Consolas" w:hAnsi="Consolas" w:eastAsia="Consolas" w:cs="Consolas"/>
          <w:color w:val="A4B1CD"/>
          <w:sz w:val="21"/>
          <w:szCs w:val="21"/>
        </w:rPr>
        <w:t xml:space="preserve">    im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pyramidM</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pyramidA</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pyramidM</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i</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pyramidB</w:t>
      </w:r>
      <w:r w:rsidRPr="635A44DD">
        <w:rPr>
          <w:rFonts w:ascii="Consolas" w:hAnsi="Consolas" w:eastAsia="Consolas" w:cs="Consolas"/>
          <w:color w:val="5CECC6"/>
          <w:sz w:val="21"/>
          <w:szCs w:val="21"/>
        </w:rPr>
        <w:t>[</w:t>
      </w:r>
      <w:r w:rsidRPr="635A44DD">
        <w:rPr>
          <w:rFonts w:ascii="Consolas" w:hAnsi="Consolas" w:eastAsia="Consolas" w:cs="Consolas"/>
          <w:color w:val="A4B1CD"/>
          <w:sz w:val="21"/>
          <w:szCs w:val="21"/>
        </w:rPr>
        <w:t>i</w:t>
      </w:r>
      <w:r w:rsidRPr="635A44DD">
        <w:rPr>
          <w:rFonts w:ascii="Consolas" w:hAnsi="Consolas" w:eastAsia="Consolas" w:cs="Consolas"/>
          <w:color w:val="5CECC6"/>
          <w:sz w:val="21"/>
          <w:szCs w:val="21"/>
        </w:rPr>
        <w:t>]</w:t>
      </w:r>
    </w:p>
    <w:p w:rsidR="635A44DD" w:rsidP="635A44DD" w:rsidRDefault="635A44DD" w14:paraId="51968309" w14:textId="3F32A891">
      <w:pPr>
        <w:shd w:val="clear" w:color="auto" w:fill="141D2B"/>
        <w:spacing w:after="0" w:line="285" w:lineRule="auto"/>
      </w:pPr>
      <w:r w:rsidRPr="635A44DD">
        <w:rPr>
          <w:rFonts w:ascii="Consolas" w:hAnsi="Consolas" w:eastAsia="Consolas" w:cs="Consolas"/>
          <w:color w:val="A4B1CD"/>
          <w:sz w:val="21"/>
          <w:szCs w:val="21"/>
        </w:rPr>
        <w:t xml:space="preserve">    pyramidC</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append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w:t>
      </w:r>
      <w:r w:rsidRPr="635A44DD">
        <w:rPr>
          <w:rFonts w:ascii="Consolas" w:hAnsi="Consolas" w:eastAsia="Consolas" w:cs="Consolas"/>
          <w:color w:val="5CECC6"/>
          <w:sz w:val="21"/>
          <w:szCs w:val="21"/>
        </w:rPr>
        <w:t>)</w:t>
      </w:r>
    </w:p>
    <w:p w:rsidR="635A44DD" w:rsidP="635A44DD" w:rsidRDefault="635A44DD" w14:paraId="07816018" w14:textId="15BBF35A">
      <w:pPr>
        <w:shd w:val="clear" w:color="auto" w:fill="141D2B"/>
        <w:spacing w:after="0" w:line="285" w:lineRule="auto"/>
      </w:pPr>
    </w:p>
    <w:p w:rsidR="635A44DD" w:rsidP="635A44DD" w:rsidRDefault="635A44DD" w14:paraId="59B3E255" w14:textId="5A79FB86">
      <w:pPr>
        <w:shd w:val="clear" w:color="auto" w:fill="141D2B"/>
        <w:spacing w:after="0" w:line="285" w:lineRule="auto"/>
      </w:pPr>
      <w:r w:rsidRPr="635A44DD">
        <w:rPr>
          <w:rFonts w:ascii="Consolas" w:hAnsi="Consolas" w:eastAsia="Consolas" w:cs="Consolas"/>
          <w:i/>
          <w:iCs/>
          <w:color w:val="D7E4FF"/>
          <w:sz w:val="21"/>
          <w:szCs w:val="21"/>
        </w:rPr>
        <w:t># Rekonstruksi gambar hasil blending</w:t>
      </w:r>
    </w:p>
    <w:p w:rsidR="635A44DD" w:rsidP="635A44DD" w:rsidRDefault="635A44DD" w14:paraId="1E583D1D" w14:textId="5DC5CD06">
      <w:pPr>
        <w:shd w:val="clear" w:color="auto" w:fill="141D2B"/>
        <w:spacing w:after="0" w:line="285" w:lineRule="auto"/>
      </w:pPr>
      <w:r w:rsidRPr="635A44DD">
        <w:rPr>
          <w:rFonts w:ascii="Consolas" w:hAnsi="Consolas" w:eastAsia="Consolas" w:cs="Consolas"/>
          <w:color w:val="A4B1CD"/>
          <w:sz w:val="21"/>
          <w:szCs w:val="21"/>
        </w:rPr>
        <w:t xml:space="preserve">I </w:t>
      </w:r>
      <w:r w:rsidRPr="635A44DD">
        <w:rPr>
          <w:rFonts w:ascii="Consolas" w:hAnsi="Consolas" w:eastAsia="Consolas" w:cs="Consolas"/>
          <w:color w:val="FF8484"/>
          <w:sz w:val="21"/>
          <w:szCs w:val="21"/>
        </w:rPr>
        <w:t>=</w:t>
      </w:r>
      <w:r w:rsidRPr="635A44DD">
        <w:rPr>
          <w:rFonts w:ascii="Consolas" w:hAnsi="Consolas" w:eastAsia="Consolas" w:cs="Consolas"/>
          <w:color w:val="A4B1CD"/>
          <w:sz w:val="21"/>
          <w:szCs w:val="21"/>
        </w:rPr>
        <w:t xml:space="preserve"> </w:t>
      </w:r>
      <w:r w:rsidRPr="635A44DD">
        <w:rPr>
          <w:rFonts w:ascii="Consolas" w:hAnsi="Consolas" w:eastAsia="Consolas" w:cs="Consolas"/>
          <w:color w:val="FFCC5C"/>
          <w:sz w:val="21"/>
          <w:szCs w:val="21"/>
        </w:rPr>
        <w:t>reconstruct_image_from_laplacian_pyramid</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pyramidC</w:t>
      </w:r>
      <w:r w:rsidRPr="635A44DD">
        <w:rPr>
          <w:rFonts w:ascii="Consolas" w:hAnsi="Consolas" w:eastAsia="Consolas" w:cs="Consolas"/>
          <w:color w:val="5CECC6"/>
          <w:sz w:val="21"/>
          <w:szCs w:val="21"/>
        </w:rPr>
        <w:t>)</w:t>
      </w:r>
    </w:p>
    <w:p w:rsidR="635A44DD" w:rsidP="635A44DD" w:rsidRDefault="635A44DD" w14:paraId="5B8EC5D2" w14:textId="63BBF0CC">
      <w:pPr>
        <w:shd w:val="clear" w:color="auto" w:fill="141D2B"/>
        <w:spacing w:after="0" w:line="285" w:lineRule="auto"/>
      </w:pPr>
    </w:p>
    <w:p w:rsidR="635A44DD" w:rsidP="635A44DD" w:rsidRDefault="635A44DD" w14:paraId="3256AA22" w14:textId="402AA807">
      <w:pPr>
        <w:shd w:val="clear" w:color="auto" w:fill="141D2B"/>
        <w:spacing w:after="0" w:line="285" w:lineRule="auto"/>
      </w:pPr>
      <w:r w:rsidRPr="635A44DD">
        <w:rPr>
          <w:rFonts w:ascii="Consolas" w:hAnsi="Consolas" w:eastAsia="Consolas" w:cs="Consolas"/>
          <w:i/>
          <w:iCs/>
          <w:color w:val="D7E4FF"/>
          <w:sz w:val="21"/>
          <w:szCs w:val="21"/>
        </w:rPr>
        <w:t># Tampilkan hasil</w:t>
      </w:r>
    </w:p>
    <w:p w:rsidR="635A44DD" w:rsidP="635A44DD" w:rsidRDefault="635A44DD" w14:paraId="517F6435" w14:textId="4EE4A308">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figure</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figsize</w:t>
      </w:r>
      <w:r w:rsidRPr="635A44DD">
        <w:rPr>
          <w:rFonts w:ascii="Consolas" w:hAnsi="Consolas" w:eastAsia="Consolas" w:cs="Consolas"/>
          <w:color w:val="FF8484"/>
          <w:sz w:val="21"/>
          <w:szCs w:val="21"/>
        </w:rPr>
        <w: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15</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10</w:t>
      </w:r>
      <w:r w:rsidRPr="635A44DD">
        <w:rPr>
          <w:rFonts w:ascii="Consolas" w:hAnsi="Consolas" w:eastAsia="Consolas" w:cs="Consolas"/>
          <w:color w:val="5CECC6"/>
          <w:sz w:val="21"/>
          <w:szCs w:val="21"/>
        </w:rPr>
        <w:t>))</w:t>
      </w:r>
    </w:p>
    <w:p w:rsidR="635A44DD" w:rsidP="635A44DD" w:rsidRDefault="635A44DD" w14:paraId="1E3C5B32" w14:textId="161E4520">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p>
    <w:p w:rsidR="635A44DD" w:rsidP="635A44DD" w:rsidRDefault="635A44DD" w14:paraId="2735A302" w14:textId="546C5BE0">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w:t>
      </w:r>
      <w:r w:rsidRPr="635A44DD">
        <w:rPr>
          <w:rFonts w:ascii="Consolas" w:hAnsi="Consolas" w:eastAsia="Consolas" w:cs="Consolas"/>
          <w:color w:val="5CECC6"/>
          <w:sz w:val="21"/>
          <w:szCs w:val="21"/>
        </w:rPr>
        <w:t>)</w:t>
      </w:r>
    </w:p>
    <w:p w:rsidR="635A44DD" w:rsidP="635A44DD" w:rsidRDefault="635A44DD" w14:paraId="22032170" w14:textId="6D1578DB">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Apple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3D0240CD" w14:textId="407C1710">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4ED32FDD" w14:textId="369AFB70">
      <w:pPr>
        <w:shd w:val="clear" w:color="auto" w:fill="141D2B"/>
        <w:spacing w:after="0" w:line="285" w:lineRule="auto"/>
      </w:pPr>
    </w:p>
    <w:p w:rsidR="635A44DD" w:rsidP="635A44DD" w:rsidRDefault="635A44DD" w14:paraId="43669794" w14:textId="413F7414">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2</w:t>
      </w:r>
      <w:r w:rsidRPr="635A44DD">
        <w:rPr>
          <w:rFonts w:ascii="Consolas" w:hAnsi="Consolas" w:eastAsia="Consolas" w:cs="Consolas"/>
          <w:color w:val="5CECC6"/>
          <w:sz w:val="21"/>
          <w:szCs w:val="21"/>
        </w:rPr>
        <w:t>)</w:t>
      </w:r>
    </w:p>
    <w:p w:rsidR="635A44DD" w:rsidP="635A44DD" w:rsidRDefault="635A44DD" w14:paraId="05A0F039" w14:textId="4C733D1D">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B</w:t>
      </w:r>
      <w:r w:rsidRPr="635A44DD">
        <w:rPr>
          <w:rFonts w:ascii="Consolas" w:hAnsi="Consolas" w:eastAsia="Consolas" w:cs="Consolas"/>
          <w:color w:val="5CECC6"/>
          <w:sz w:val="21"/>
          <w:szCs w:val="21"/>
        </w:rPr>
        <w:t>)</w:t>
      </w:r>
    </w:p>
    <w:p w:rsidR="635A44DD" w:rsidP="635A44DD" w:rsidRDefault="635A44DD" w14:paraId="5C7A354B" w14:textId="6AC11581">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Orange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551B7903" w14:textId="20F900FA">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7B5DC784" w14:textId="564FA31C">
      <w:pPr>
        <w:shd w:val="clear" w:color="auto" w:fill="141D2B"/>
        <w:spacing w:after="0" w:line="285" w:lineRule="auto"/>
      </w:pPr>
    </w:p>
    <w:p w:rsidR="635A44DD" w:rsidP="635A44DD" w:rsidRDefault="635A44DD" w14:paraId="1EB38E96" w14:textId="104A733E">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subplot</w:t>
      </w:r>
      <w:r w:rsidRPr="635A44DD">
        <w:rPr>
          <w:rFonts w:ascii="Consolas" w:hAnsi="Consolas" w:eastAsia="Consolas" w:cs="Consolas"/>
          <w:color w:val="5CECC6"/>
          <w:sz w:val="21"/>
          <w:szCs w:val="21"/>
        </w:rPr>
        <w:t>(</w:t>
      </w:r>
      <w:r w:rsidRPr="635A44DD">
        <w:rPr>
          <w:rFonts w:ascii="Consolas" w:hAnsi="Consolas" w:eastAsia="Consolas" w:cs="Consolas"/>
          <w:color w:val="5CB2FF"/>
          <w:sz w:val="21"/>
          <w:szCs w:val="21"/>
        </w:rPr>
        <w:t>1</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3</w:t>
      </w:r>
      <w:r w:rsidRPr="635A44DD">
        <w:rPr>
          <w:rFonts w:ascii="Consolas" w:hAnsi="Consolas" w:eastAsia="Consolas" w:cs="Consolas"/>
          <w:color w:val="5CECC6"/>
          <w:sz w:val="21"/>
          <w:szCs w:val="21"/>
        </w:rPr>
        <w:t>)</w:t>
      </w:r>
    </w:p>
    <w:p w:rsidR="635A44DD" w:rsidP="635A44DD" w:rsidRDefault="635A44DD" w14:paraId="69BC082C" w14:textId="31D55262">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imshow</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I</w:t>
      </w:r>
      <w:r w:rsidRPr="635A44DD">
        <w:rPr>
          <w:rFonts w:ascii="Consolas" w:hAnsi="Consolas" w:eastAsia="Consolas" w:cs="Consolas"/>
          <w:color w:val="5CECC6"/>
          <w:sz w:val="21"/>
          <w:szCs w:val="21"/>
        </w:rPr>
        <w:t>)</w:t>
      </w:r>
    </w:p>
    <w:p w:rsidR="635A44DD" w:rsidP="635A44DD" w:rsidRDefault="635A44DD" w14:paraId="0F93D13E" w14:textId="2DAF272E">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title</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Blended Image</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 xml:space="preserve"> </w:t>
      </w:r>
      <w:r w:rsidRPr="635A44DD">
        <w:rPr>
          <w:rFonts w:ascii="Consolas" w:hAnsi="Consolas" w:eastAsia="Consolas" w:cs="Consolas"/>
          <w:color w:val="5CB2FF"/>
          <w:sz w:val="21"/>
          <w:szCs w:val="21"/>
        </w:rPr>
        <w:t>size</w:t>
      </w:r>
      <w:r w:rsidRPr="635A44DD">
        <w:rPr>
          <w:rFonts w:ascii="Consolas" w:hAnsi="Consolas" w:eastAsia="Consolas" w:cs="Consolas"/>
          <w:color w:val="FF8484"/>
          <w:sz w:val="21"/>
          <w:szCs w:val="21"/>
        </w:rPr>
        <w:t>=</w:t>
      </w:r>
      <w:r w:rsidRPr="635A44DD">
        <w:rPr>
          <w:rFonts w:ascii="Consolas" w:hAnsi="Consolas" w:eastAsia="Consolas" w:cs="Consolas"/>
          <w:color w:val="5CB2FF"/>
          <w:sz w:val="21"/>
          <w:szCs w:val="21"/>
        </w:rPr>
        <w:t>20</w:t>
      </w:r>
      <w:r w:rsidRPr="635A44DD">
        <w:rPr>
          <w:rFonts w:ascii="Consolas" w:hAnsi="Consolas" w:eastAsia="Consolas" w:cs="Consolas"/>
          <w:color w:val="5CECC6"/>
          <w:sz w:val="21"/>
          <w:szCs w:val="21"/>
        </w:rPr>
        <w:t>)</w:t>
      </w:r>
    </w:p>
    <w:p w:rsidR="635A44DD" w:rsidP="635A44DD" w:rsidRDefault="635A44DD" w14:paraId="1085C706" w14:textId="62F197EC">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axis</w:t>
      </w:r>
      <w:r w:rsidRPr="635A44DD">
        <w:rPr>
          <w:rFonts w:ascii="Consolas" w:hAnsi="Consolas" w:eastAsia="Consolas" w:cs="Consolas"/>
          <w:color w:val="5CECC6"/>
          <w:sz w:val="21"/>
          <w:szCs w:val="21"/>
        </w:rPr>
        <w:t>('</w:t>
      </w:r>
      <w:r w:rsidRPr="635A44DD">
        <w:rPr>
          <w:rFonts w:ascii="Consolas" w:hAnsi="Consolas" w:eastAsia="Consolas" w:cs="Consolas"/>
          <w:color w:val="C5F467"/>
          <w:sz w:val="21"/>
          <w:szCs w:val="21"/>
        </w:rPr>
        <w:t>off</w:t>
      </w:r>
      <w:r w:rsidRPr="635A44DD">
        <w:rPr>
          <w:rFonts w:ascii="Consolas" w:hAnsi="Consolas" w:eastAsia="Consolas" w:cs="Consolas"/>
          <w:color w:val="5CECC6"/>
          <w:sz w:val="21"/>
          <w:szCs w:val="21"/>
        </w:rPr>
        <w:t>')</w:t>
      </w:r>
    </w:p>
    <w:p w:rsidR="635A44DD" w:rsidP="635A44DD" w:rsidRDefault="635A44DD" w14:paraId="3493A3DF" w14:textId="03E238EB">
      <w:pPr>
        <w:shd w:val="clear" w:color="auto" w:fill="141D2B"/>
        <w:spacing w:after="0" w:line="285" w:lineRule="auto"/>
      </w:pPr>
      <w:r w:rsidRPr="635A44DD">
        <w:rPr>
          <w:rFonts w:ascii="Consolas" w:hAnsi="Consolas" w:eastAsia="Consolas" w:cs="Consolas"/>
          <w:color w:val="A4B1CD"/>
          <w:sz w:val="21"/>
          <w:szCs w:val="21"/>
        </w:rPr>
        <w:t>pylab</w:t>
      </w:r>
      <w:r w:rsidRPr="635A44DD">
        <w:rPr>
          <w:rFonts w:ascii="Consolas" w:hAnsi="Consolas" w:eastAsia="Consolas" w:cs="Consolas"/>
          <w:color w:val="5CECC6"/>
          <w:sz w:val="21"/>
          <w:szCs w:val="21"/>
        </w:rPr>
        <w:t>.</w:t>
      </w:r>
      <w:r w:rsidRPr="635A44DD">
        <w:rPr>
          <w:rFonts w:ascii="Consolas" w:hAnsi="Consolas" w:eastAsia="Consolas" w:cs="Consolas"/>
          <w:color w:val="FFCC5C"/>
          <w:sz w:val="21"/>
          <w:szCs w:val="21"/>
        </w:rPr>
        <w:t>show</w:t>
      </w:r>
      <w:r w:rsidRPr="635A44DD">
        <w:rPr>
          <w:rFonts w:ascii="Consolas" w:hAnsi="Consolas" w:eastAsia="Consolas" w:cs="Consolas"/>
          <w:color w:val="5CECC6"/>
          <w:sz w:val="21"/>
          <w:szCs w:val="21"/>
        </w:rPr>
        <w:t>()</w:t>
      </w:r>
    </w:p>
    <w:p w:rsidR="635A44DD" w:rsidP="635A44DD" w:rsidRDefault="635A44DD" w14:paraId="5DA7804B" w14:textId="1014959D">
      <w:pPr>
        <w:shd w:val="clear" w:color="auto" w:fill="141D2B"/>
        <w:spacing w:after="0" w:line="285" w:lineRule="auto"/>
      </w:pPr>
    </w:p>
    <w:p w:rsidR="635A44DD" w:rsidP="635A44DD" w:rsidRDefault="635A44DD" w14:paraId="332197F1" w14:textId="5D2053F0">
      <w:pPr>
        <w:rPr>
          <w:rFonts w:ascii="Times New Roman" w:hAnsi="Times New Roman" w:eastAsia="Times New Roman" w:cs="Times New Roman"/>
        </w:rPr>
      </w:pPr>
    </w:p>
    <w:p w:rsidR="635A44DD" w:rsidP="635A44DD" w:rsidRDefault="635A44DD" w14:paraId="122AB9EC" w14:textId="74FD0E4C">
      <w:pPr>
        <w:spacing w:before="240" w:after="240"/>
        <w:rPr>
          <w:rFonts w:ascii="Times New Roman" w:hAnsi="Times New Roman" w:eastAsia="Times New Roman" w:cs="Times New Roman"/>
        </w:rPr>
      </w:pPr>
    </w:p>
    <w:p w:rsidR="7D3A20AE" w:rsidP="242B4E54" w:rsidRDefault="7D3A20AE" w14:paraId="432D8F65" w14:textId="634ACA04">
      <w:r>
        <w:br w:type="page"/>
      </w:r>
    </w:p>
    <w:p w:rsidRPr="00D55E45" w:rsidR="7D3A20AE" w:rsidP="00D55E45" w:rsidRDefault="6F784F7B" w14:paraId="7C4AAB6E" w14:textId="0EB8FE5D">
      <w:pPr>
        <w:pStyle w:val="Heading1"/>
      </w:pPr>
      <w:bookmarkStart w:name="_Toc213102680" w:id="70"/>
      <w:r w:rsidRPr="00D55E45">
        <w:t>BAB 6</w:t>
      </w:r>
      <w:bookmarkEnd w:id="70"/>
    </w:p>
    <w:p w:rsidR="7D3A20AE" w:rsidP="1A3D34A1" w:rsidRDefault="1A3D34A1" w14:paraId="53F0D6B8" w14:textId="50AD534F">
      <w:pPr>
        <w:jc w:val="center"/>
        <w:rPr>
          <w:rFonts w:ascii="Times New Roman" w:hAnsi="Times New Roman" w:eastAsia="Times New Roman" w:cs="Times New Roman"/>
          <w:b/>
          <w:bCs/>
          <w:sz w:val="28"/>
          <w:szCs w:val="28"/>
        </w:rPr>
      </w:pPr>
      <w:r w:rsidRPr="1A3D34A1">
        <w:rPr>
          <w:rFonts w:ascii="Times New Roman" w:hAnsi="Times New Roman" w:eastAsia="Times New Roman" w:cs="Times New Roman"/>
          <w:b/>
          <w:bCs/>
          <w:sz w:val="28"/>
          <w:szCs w:val="28"/>
        </w:rPr>
        <w:t>MORPHOLOGICAL IMAGE PROCESSING</w:t>
      </w:r>
    </w:p>
    <w:p w:rsidR="7D3A20AE" w:rsidP="1A3D34A1" w:rsidRDefault="7D3A20AE" w14:paraId="67FF2CF2" w14:textId="1A989756">
      <w:pPr>
        <w:jc w:val="center"/>
        <w:rPr>
          <w:rFonts w:ascii="Times New Roman" w:hAnsi="Times New Roman" w:eastAsia="Times New Roman" w:cs="Times New Roman"/>
          <w:b/>
          <w:bCs/>
          <w:sz w:val="28"/>
          <w:szCs w:val="28"/>
        </w:rPr>
      </w:pPr>
    </w:p>
    <w:p w:rsidR="7D3A20AE" w:rsidP="1A3D34A1" w:rsidRDefault="1A3D34A1" w14:paraId="493DB01C" w14:textId="26BAB905">
      <w:pPr>
        <w:spacing w:before="240" w:after="240"/>
        <w:rPr>
          <w:rFonts w:ascii="Times New Roman" w:hAnsi="Times New Roman" w:eastAsia="Times New Roman" w:cs="Times New Roman"/>
        </w:rPr>
      </w:pPr>
      <w:r w:rsidRPr="1A3D34A1">
        <w:rPr>
          <w:rFonts w:ascii="Times New Roman" w:hAnsi="Times New Roman" w:eastAsia="Times New Roman" w:cs="Times New Roman"/>
        </w:rPr>
        <w:t>Bab ini membahas morfologi matematis dan pemrosesan citra morfologis.</w:t>
      </w:r>
    </w:p>
    <w:p w:rsidR="7D3A20AE" w:rsidP="1A3D34A1" w:rsidRDefault="1A3D34A1" w14:paraId="1546B7A5" w14:textId="61FDACF5">
      <w:pPr>
        <w:spacing w:before="240" w:after="240"/>
        <w:rPr>
          <w:rFonts w:ascii="Times New Roman" w:hAnsi="Times New Roman" w:eastAsia="Times New Roman" w:cs="Times New Roman"/>
        </w:rPr>
      </w:pPr>
      <w:r w:rsidRPr="1A3D34A1">
        <w:rPr>
          <w:rFonts w:ascii="Times New Roman" w:hAnsi="Times New Roman" w:eastAsia="Times New Roman" w:cs="Times New Roman"/>
        </w:rPr>
        <w:t xml:space="preserve"> Pemrosesan citra morfologis merupakan sekumpulan operasi non-linear yang berhubungan dengan bentuk atau struktur (morfologi) dari objek dalam citra. Teknik ini sangat cocok untuk citra biner, yaitu citra dengan piksel bernilai 0 atau 1, di mana 1 (putih) mewakili objek (foreground) dan 0 (hitam) mewakili latar belakang (background). Namun, konsep ini juga dapat diperluas untuk citra grayscale.</w:t>
      </w:r>
    </w:p>
    <w:p w:rsidR="7D3A20AE" w:rsidP="1A3D34A1" w:rsidRDefault="1A3D34A1" w14:paraId="322C22FF" w14:textId="4E2AD9A0">
      <w:pPr>
        <w:spacing w:before="240" w:after="240"/>
        <w:rPr>
          <w:rFonts w:ascii="Times New Roman" w:hAnsi="Times New Roman" w:eastAsia="Times New Roman" w:cs="Times New Roman"/>
        </w:rPr>
      </w:pPr>
      <w:r w:rsidRPr="1A3D34A1">
        <w:rPr>
          <w:rFonts w:ascii="Times New Roman" w:hAnsi="Times New Roman" w:eastAsia="Times New Roman" w:cs="Times New Roman"/>
        </w:rPr>
        <w:t>Dalam operasi morfologis, digunakan suatu structuring element (elemen penstruktur) berupa citra kecil yang berfungsi sebagai pola atau template untuk menelusuri citra input. Prosesnya dilakukan dengan menempatkan elemen penstruktur di setiap posisi pada citra dan membandingkannya dengan lingkungan piksel di sekitarnya menggunakan operator himpunan (set operator).</w:t>
      </w:r>
    </w:p>
    <w:p w:rsidR="7D3A20AE" w:rsidP="1A3D34A1" w:rsidRDefault="1A3D34A1" w14:paraId="23F7E387" w14:textId="5E9F5D9F">
      <w:pPr>
        <w:spacing w:before="240" w:after="240"/>
        <w:rPr>
          <w:rFonts w:ascii="Times New Roman" w:hAnsi="Times New Roman" w:eastAsia="Times New Roman" w:cs="Times New Roman"/>
        </w:rPr>
      </w:pPr>
      <w:r w:rsidRPr="1A3D34A1">
        <w:rPr>
          <w:rFonts w:ascii="Times New Roman" w:hAnsi="Times New Roman" w:eastAsia="Times New Roman" w:cs="Times New Roman"/>
        </w:rPr>
        <w:t xml:space="preserve"> Beberapa operasi akan menguji apakah elemen tersebut "muat" (fits) di dalam lingkungan, sementara operasi lain memeriksa apakah elemen tersebut "mengenai" (hits) atau berpotongan dengan lingkungan.</w:t>
      </w:r>
    </w:p>
    <w:p w:rsidR="7D3A20AE" w:rsidP="1A3D34A1" w:rsidRDefault="1A3D34A1" w14:paraId="044C481F" w14:textId="2DFD713F">
      <w:pPr>
        <w:spacing w:before="240" w:after="240"/>
        <w:rPr>
          <w:rFonts w:ascii="Times New Roman" w:hAnsi="Times New Roman" w:eastAsia="Times New Roman" w:cs="Times New Roman"/>
        </w:rPr>
      </w:pPr>
      <w:r w:rsidRPr="1A3D34A1">
        <w:rPr>
          <w:rFonts w:ascii="Times New Roman" w:hAnsi="Times New Roman" w:eastAsia="Times New Roman" w:cs="Times New Roman"/>
        </w:rPr>
        <w:t>Operator morfologis yang populer meliputi:</w:t>
      </w:r>
    </w:p>
    <w:p w:rsidR="7D3A20AE" w:rsidP="00210EC7" w:rsidRDefault="1A3D34A1" w14:paraId="1898DEC1" w14:textId="124B88AD">
      <w:pPr>
        <w:pStyle w:val="ListParagraph"/>
        <w:numPr>
          <w:ilvl w:val="0"/>
          <w:numId w:val="69"/>
        </w:numPr>
        <w:spacing w:before="240" w:after="240"/>
        <w:rPr>
          <w:rFonts w:ascii="Times New Roman" w:hAnsi="Times New Roman" w:eastAsia="Times New Roman" w:cs="Times New Roman"/>
        </w:rPr>
      </w:pPr>
      <w:r w:rsidRPr="1A3D34A1">
        <w:rPr>
          <w:rFonts w:ascii="Times New Roman" w:hAnsi="Times New Roman" w:eastAsia="Times New Roman" w:cs="Times New Roman"/>
        </w:rPr>
        <w:t>Dilation (pelebaran)</w:t>
      </w:r>
    </w:p>
    <w:p w:rsidR="7D3A20AE" w:rsidP="00210EC7" w:rsidRDefault="1A3D34A1" w14:paraId="2C2702CE" w14:textId="7EEEB293">
      <w:pPr>
        <w:pStyle w:val="ListParagraph"/>
        <w:numPr>
          <w:ilvl w:val="0"/>
          <w:numId w:val="69"/>
        </w:numPr>
        <w:spacing w:before="240" w:after="240"/>
        <w:rPr>
          <w:rFonts w:ascii="Times New Roman" w:hAnsi="Times New Roman" w:eastAsia="Times New Roman" w:cs="Times New Roman"/>
        </w:rPr>
      </w:pPr>
      <w:r w:rsidRPr="1A3D34A1">
        <w:rPr>
          <w:rFonts w:ascii="Times New Roman" w:hAnsi="Times New Roman" w:eastAsia="Times New Roman" w:cs="Times New Roman"/>
        </w:rPr>
        <w:t>Erosion (pengikisan)</w:t>
      </w:r>
    </w:p>
    <w:p w:rsidR="7D3A20AE" w:rsidP="00210EC7" w:rsidRDefault="1A3D34A1" w14:paraId="54244CAC" w14:textId="5B668EDE">
      <w:pPr>
        <w:pStyle w:val="ListParagraph"/>
        <w:numPr>
          <w:ilvl w:val="0"/>
          <w:numId w:val="69"/>
        </w:numPr>
        <w:spacing w:before="240" w:after="240"/>
        <w:rPr>
          <w:rFonts w:ascii="Times New Roman" w:hAnsi="Times New Roman" w:eastAsia="Times New Roman" w:cs="Times New Roman"/>
        </w:rPr>
      </w:pPr>
      <w:r w:rsidRPr="1A3D34A1">
        <w:rPr>
          <w:rFonts w:ascii="Times New Roman" w:hAnsi="Times New Roman" w:eastAsia="Times New Roman" w:cs="Times New Roman"/>
        </w:rPr>
        <w:t>Opening dan Closing</w:t>
      </w:r>
    </w:p>
    <w:p w:rsidR="7D3A20AE" w:rsidP="00210EC7" w:rsidRDefault="1A3D34A1" w14:paraId="35811EE5" w14:textId="4174F8F6">
      <w:pPr>
        <w:pStyle w:val="ListParagraph"/>
        <w:numPr>
          <w:ilvl w:val="0"/>
          <w:numId w:val="69"/>
        </w:numPr>
        <w:spacing w:before="240" w:after="240"/>
        <w:rPr>
          <w:rFonts w:ascii="Times New Roman" w:hAnsi="Times New Roman" w:eastAsia="Times New Roman" w:cs="Times New Roman"/>
        </w:rPr>
      </w:pPr>
      <w:r w:rsidRPr="1A3D34A1">
        <w:rPr>
          <w:rFonts w:ascii="Times New Roman" w:hAnsi="Times New Roman" w:eastAsia="Times New Roman" w:cs="Times New Roman"/>
        </w:rPr>
        <w:t>Thinning dan Skeletonizing</w:t>
      </w:r>
    </w:p>
    <w:p w:rsidR="7D3A20AE" w:rsidP="00210EC7" w:rsidRDefault="1A3D34A1" w14:paraId="53056985" w14:textId="22A33DF8">
      <w:pPr>
        <w:pStyle w:val="ListParagraph"/>
        <w:numPr>
          <w:ilvl w:val="0"/>
          <w:numId w:val="69"/>
        </w:numPr>
        <w:spacing w:before="240" w:after="240"/>
        <w:rPr>
          <w:rFonts w:ascii="Times New Roman" w:hAnsi="Times New Roman" w:eastAsia="Times New Roman" w:cs="Times New Roman"/>
        </w:rPr>
      </w:pPr>
      <w:r w:rsidRPr="1A3D34A1">
        <w:rPr>
          <w:rFonts w:ascii="Times New Roman" w:hAnsi="Times New Roman" w:eastAsia="Times New Roman" w:cs="Times New Roman"/>
        </w:rPr>
        <w:t>Morphological edge detectors</w:t>
      </w:r>
    </w:p>
    <w:p w:rsidR="7D3A20AE" w:rsidP="00210EC7" w:rsidRDefault="1A3D34A1" w14:paraId="41457F89" w14:textId="34523F8F">
      <w:pPr>
        <w:pStyle w:val="ListParagraph"/>
        <w:numPr>
          <w:ilvl w:val="0"/>
          <w:numId w:val="69"/>
        </w:numPr>
        <w:spacing w:before="240" w:after="240"/>
        <w:rPr>
          <w:rFonts w:ascii="Times New Roman" w:hAnsi="Times New Roman" w:eastAsia="Times New Roman" w:cs="Times New Roman"/>
        </w:rPr>
      </w:pPr>
      <w:r w:rsidRPr="1A3D34A1">
        <w:rPr>
          <w:rFonts w:ascii="Times New Roman" w:hAnsi="Times New Roman" w:eastAsia="Times New Roman" w:cs="Times New Roman"/>
        </w:rPr>
        <w:t>Hit-or-miss filters</w:t>
      </w:r>
    </w:p>
    <w:p w:rsidR="7D3A20AE" w:rsidP="00210EC7" w:rsidRDefault="1A3D34A1" w14:paraId="19C6F76F" w14:textId="312627FE">
      <w:pPr>
        <w:pStyle w:val="ListParagraph"/>
        <w:numPr>
          <w:ilvl w:val="0"/>
          <w:numId w:val="69"/>
        </w:numPr>
        <w:spacing w:before="240" w:after="240"/>
        <w:rPr>
          <w:rFonts w:ascii="Times New Roman" w:hAnsi="Times New Roman" w:eastAsia="Times New Roman" w:cs="Times New Roman"/>
        </w:rPr>
      </w:pPr>
      <w:r w:rsidRPr="1A3D34A1">
        <w:rPr>
          <w:rFonts w:ascii="Times New Roman" w:hAnsi="Times New Roman" w:eastAsia="Times New Roman" w:cs="Times New Roman"/>
        </w:rPr>
        <w:t>Rank filters</w:t>
      </w:r>
    </w:p>
    <w:p w:rsidR="7D3A20AE" w:rsidP="00210EC7" w:rsidRDefault="1A3D34A1" w14:paraId="7310DC3D" w14:textId="16E696A1">
      <w:pPr>
        <w:pStyle w:val="ListParagraph"/>
        <w:numPr>
          <w:ilvl w:val="0"/>
          <w:numId w:val="69"/>
        </w:numPr>
        <w:spacing w:before="240" w:after="240"/>
        <w:rPr>
          <w:rFonts w:ascii="Times New Roman" w:hAnsi="Times New Roman" w:eastAsia="Times New Roman" w:cs="Times New Roman"/>
        </w:rPr>
      </w:pPr>
      <w:r w:rsidRPr="1A3D34A1">
        <w:rPr>
          <w:rFonts w:ascii="Times New Roman" w:hAnsi="Times New Roman" w:eastAsia="Times New Roman" w:cs="Times New Roman"/>
        </w:rPr>
        <w:t>Median filters</w:t>
      </w:r>
    </w:p>
    <w:p w:rsidR="7D3A20AE" w:rsidP="00210EC7" w:rsidRDefault="1A3D34A1" w14:paraId="5C7A1B77" w14:textId="3420B8ED">
      <w:pPr>
        <w:pStyle w:val="ListParagraph"/>
        <w:numPr>
          <w:ilvl w:val="0"/>
          <w:numId w:val="69"/>
        </w:numPr>
        <w:spacing w:before="240" w:after="240"/>
        <w:rPr>
          <w:rFonts w:ascii="Times New Roman" w:hAnsi="Times New Roman" w:eastAsia="Times New Roman" w:cs="Times New Roman"/>
        </w:rPr>
      </w:pPr>
      <w:r w:rsidRPr="1A3D34A1">
        <w:rPr>
          <w:rFonts w:ascii="Times New Roman" w:hAnsi="Times New Roman" w:eastAsia="Times New Roman" w:cs="Times New Roman"/>
        </w:rPr>
        <w:t>Majority filters</w:t>
      </w:r>
    </w:p>
    <w:p w:rsidR="7D3A20AE" w:rsidP="1A3D34A1" w:rsidRDefault="1A3D34A1" w14:paraId="2436AD49" w14:textId="7071F5DD">
      <w:pPr>
        <w:spacing w:before="240" w:after="240"/>
        <w:rPr>
          <w:rFonts w:ascii="Times New Roman" w:hAnsi="Times New Roman" w:eastAsia="Times New Roman" w:cs="Times New Roman"/>
        </w:rPr>
      </w:pPr>
      <w:r w:rsidRPr="1A3D34A1">
        <w:rPr>
          <w:rFonts w:ascii="Times New Roman" w:hAnsi="Times New Roman" w:eastAsia="Times New Roman" w:cs="Times New Roman"/>
        </w:rPr>
        <w:t>Bab ini juga akan menunjukkan cara menggunakan berbagai operator morfologis tersebut pada citra biner maupun grayscale dengan memanfaatkan modul-modul dari scikit-image dan SciPy, khususnya:</w:t>
      </w:r>
    </w:p>
    <w:p w:rsidR="7D3A20AE" w:rsidP="00210EC7" w:rsidRDefault="1A3D34A1" w14:paraId="27B99CD9" w14:textId="1CC437F2">
      <w:pPr>
        <w:pStyle w:val="ListParagraph"/>
        <w:numPr>
          <w:ilvl w:val="0"/>
          <w:numId w:val="68"/>
        </w:numPr>
        <w:spacing w:before="240" w:after="240"/>
        <w:rPr>
          <w:rFonts w:ascii="Consolas" w:hAnsi="Consolas" w:eastAsia="Consolas" w:cs="Consolas"/>
        </w:rPr>
      </w:pPr>
      <w:r w:rsidRPr="1A3D34A1">
        <w:rPr>
          <w:rFonts w:ascii="Consolas" w:hAnsi="Consolas" w:eastAsia="Consolas" w:cs="Consolas"/>
        </w:rPr>
        <w:t>scikit-image.morphology</w:t>
      </w:r>
    </w:p>
    <w:p w:rsidR="7D3A20AE" w:rsidP="00210EC7" w:rsidRDefault="1A3D34A1" w14:paraId="0101CA88" w14:textId="089F4218">
      <w:pPr>
        <w:pStyle w:val="ListParagraph"/>
        <w:numPr>
          <w:ilvl w:val="0"/>
          <w:numId w:val="68"/>
        </w:numPr>
        <w:spacing w:before="240" w:after="240"/>
        <w:rPr>
          <w:rFonts w:ascii="Consolas" w:hAnsi="Consolas" w:eastAsia="Consolas" w:cs="Consolas"/>
        </w:rPr>
      </w:pPr>
      <w:r w:rsidRPr="1A3D34A1">
        <w:rPr>
          <w:rFonts w:ascii="Consolas" w:hAnsi="Consolas" w:eastAsia="Consolas" w:cs="Consolas"/>
        </w:rPr>
        <w:t>scikit-image.filters.rank</w:t>
      </w:r>
    </w:p>
    <w:p w:rsidR="7D3A20AE" w:rsidP="00210EC7" w:rsidRDefault="1A3D34A1" w14:paraId="5490F802" w14:textId="4881949F">
      <w:pPr>
        <w:pStyle w:val="ListParagraph"/>
        <w:numPr>
          <w:ilvl w:val="0"/>
          <w:numId w:val="68"/>
        </w:numPr>
        <w:spacing w:before="240" w:after="240"/>
        <w:rPr>
          <w:rFonts w:ascii="Consolas" w:hAnsi="Consolas" w:eastAsia="Consolas" w:cs="Consolas"/>
        </w:rPr>
      </w:pPr>
      <w:r w:rsidRPr="1A3D34A1">
        <w:rPr>
          <w:rFonts w:ascii="Consolas" w:hAnsi="Consolas" w:eastAsia="Consolas" w:cs="Consolas"/>
        </w:rPr>
        <w:t>scipy.ndimage.morphology</w:t>
      </w:r>
    </w:p>
    <w:p w:rsidR="7D3A20AE" w:rsidP="1A3D34A1" w:rsidRDefault="1A3D34A1" w14:paraId="1FCB86C7" w14:textId="33E9F619">
      <w:pPr>
        <w:spacing w:before="240" w:after="240"/>
        <w:rPr>
          <w:rFonts w:ascii="Times New Roman" w:hAnsi="Times New Roman" w:eastAsia="Times New Roman" w:cs="Times New Roman"/>
        </w:rPr>
      </w:pPr>
      <w:r w:rsidRPr="1A3D34A1">
        <w:rPr>
          <w:rFonts w:ascii="Times New Roman" w:hAnsi="Times New Roman" w:eastAsia="Times New Roman" w:cs="Times New Roman"/>
        </w:rPr>
        <w:t>Dengan demikian, bab ini berfokus pada teori dan implementasi pemrosesan morfologis citra beserta aplikasinya menggunakan pustaka Python yang umum digunakan dalam pengolahan citra digital.</w:t>
      </w:r>
    </w:p>
    <w:p w:rsidR="744B44C3" w:rsidP="5EEC02E6" w:rsidRDefault="5EEC02E6" w14:paraId="178A5A8A" w14:textId="41B8D81D">
      <w:pPr>
        <w:pStyle w:val="Heading2"/>
        <w:rPr>
          <w:rFonts w:ascii="Times New Roman" w:hAnsi="Times New Roman" w:eastAsia="Times New Roman" w:cs="Times New Roman"/>
          <w:b/>
          <w:color w:val="auto"/>
          <w:sz w:val="24"/>
          <w:szCs w:val="24"/>
        </w:rPr>
      </w:pPr>
      <w:bookmarkStart w:name="_Toc213102681" w:id="71"/>
      <w:r w:rsidRPr="5EEC02E6">
        <w:rPr>
          <w:rFonts w:ascii="Times New Roman" w:hAnsi="Times New Roman" w:eastAsia="Times New Roman" w:cs="Times New Roman"/>
          <w:b/>
          <w:bCs/>
          <w:color w:val="auto"/>
          <w:sz w:val="24"/>
          <w:szCs w:val="24"/>
        </w:rPr>
        <w:t>6. 1</w:t>
      </w:r>
      <w:r w:rsidRPr="7E9E6DBF" w:rsidR="7E9E6DBF">
        <w:rPr>
          <w:rFonts w:ascii="Times New Roman" w:hAnsi="Times New Roman" w:eastAsia="Times New Roman" w:cs="Times New Roman"/>
          <w:b/>
          <w:bCs/>
          <w:color w:val="auto"/>
          <w:sz w:val="24"/>
          <w:szCs w:val="24"/>
        </w:rPr>
        <w:t xml:space="preserve">. </w:t>
      </w:r>
      <w:r w:rsidRPr="7822683F" w:rsidR="7822683F">
        <w:rPr>
          <w:rFonts w:ascii="Times New Roman" w:hAnsi="Times New Roman" w:eastAsia="Times New Roman" w:cs="Times New Roman"/>
          <w:b/>
          <w:bCs/>
          <w:color w:val="auto"/>
          <w:sz w:val="24"/>
          <w:szCs w:val="24"/>
        </w:rPr>
        <w:t>The scikit-image morphology module</w:t>
      </w:r>
      <w:bookmarkEnd w:id="71"/>
    </w:p>
    <w:p w:rsidR="7D3A20AE" w:rsidP="1A3D34A1" w:rsidRDefault="1A3D34A1" w14:paraId="4DF4F388" w14:textId="5E21767C">
      <w:pPr>
        <w:rPr>
          <w:rFonts w:ascii="Times New Roman" w:hAnsi="Times New Roman" w:eastAsia="Times New Roman" w:cs="Times New Roman"/>
        </w:rPr>
      </w:pPr>
      <w:r w:rsidRPr="1A3D34A1">
        <w:rPr>
          <w:rFonts w:ascii="Times New Roman" w:hAnsi="Times New Roman" w:eastAsia="Times New Roman" w:cs="Times New Roman"/>
        </w:rPr>
        <w:t xml:space="preserve">Bagian ini menjelaskan tentang penggunaan </w:t>
      </w:r>
      <w:r w:rsidRPr="1A3D34A1">
        <w:rPr>
          <w:rFonts w:ascii="Times New Roman" w:hAnsi="Times New Roman" w:eastAsia="Times New Roman" w:cs="Times New Roman"/>
          <w:b/>
          <w:bCs/>
        </w:rPr>
        <w:t>modul morphology dari scikit-image</w:t>
      </w:r>
      <w:r w:rsidRPr="1A3D34A1">
        <w:rPr>
          <w:rFonts w:ascii="Times New Roman" w:hAnsi="Times New Roman" w:eastAsia="Times New Roman" w:cs="Times New Roman"/>
        </w:rPr>
        <w:t xml:space="preserve"> untuk melakukan </w:t>
      </w:r>
      <w:r w:rsidRPr="1A3D34A1">
        <w:rPr>
          <w:rFonts w:ascii="Times New Roman" w:hAnsi="Times New Roman" w:eastAsia="Times New Roman" w:cs="Times New Roman"/>
          <w:b/>
          <w:bCs/>
        </w:rPr>
        <w:t>operasi morfologis pada citra biner dan grayscale</w:t>
      </w:r>
      <w:r w:rsidRPr="1A3D34A1">
        <w:rPr>
          <w:rFonts w:ascii="Times New Roman" w:hAnsi="Times New Roman" w:eastAsia="Times New Roman" w:cs="Times New Roman"/>
        </w:rPr>
        <w:t>.</w:t>
      </w:r>
    </w:p>
    <w:p w:rsidR="7D3A20AE" w:rsidP="6F784F7B" w:rsidRDefault="6F784F7B" w14:paraId="6127C274" w14:textId="089070D2">
      <w:pPr>
        <w:pStyle w:val="Heading3"/>
      </w:pPr>
      <w:bookmarkStart w:name="_Toc213102682" w:id="72"/>
      <w:r>
        <w:t>6.1.1. Operasi Morfologis Biner</w:t>
      </w:r>
      <w:bookmarkEnd w:id="72"/>
    </w:p>
    <w:p w:rsidR="7D3A20AE" w:rsidP="1A3D34A1" w:rsidRDefault="1A3D34A1" w14:paraId="4AB05947" w14:textId="61D9C01D">
      <w:pPr>
        <w:rPr>
          <w:rFonts w:ascii="Times New Roman" w:hAnsi="Times New Roman" w:eastAsia="Times New Roman" w:cs="Times New Roman"/>
        </w:rPr>
      </w:pPr>
      <w:r w:rsidRPr="1A3D34A1">
        <w:rPr>
          <w:rFonts w:ascii="Times New Roman" w:hAnsi="Times New Roman" w:eastAsia="Times New Roman" w:cs="Times New Roman"/>
        </w:rPr>
        <w:t>Sebelum melakukan operasi morfologis, citra perlu diubah menjadi citra biner, misalnya dengan thresholding tetap. Pada citra biner, piksel objek (foreground) bernilai 1 (putih) dan latar belakang (background) bernilai 0 (hitam).</w:t>
      </w:r>
    </w:p>
    <w:p w:rsidR="7D3A20AE" w:rsidP="6F784F7B" w:rsidRDefault="6F784F7B" w14:paraId="457DB78D" w14:textId="771A2CF1">
      <w:pPr>
        <w:pStyle w:val="Heading3"/>
      </w:pPr>
      <w:bookmarkStart w:name="_Toc213102683" w:id="73"/>
      <w:r>
        <w:t>6.1.2. Erosi (Erosion)</w:t>
      </w:r>
      <w:bookmarkEnd w:id="73"/>
    </w:p>
    <w:p w:rsidR="7D3A20AE" w:rsidP="1A3D34A1" w:rsidRDefault="1A3D34A1" w14:paraId="607B189E" w14:textId="60A7C42F">
      <w:pPr>
        <w:spacing w:before="240" w:after="240"/>
        <w:rPr>
          <w:rFonts w:ascii="Times New Roman" w:hAnsi="Times New Roman" w:eastAsia="Times New Roman" w:cs="Times New Roman"/>
        </w:rPr>
      </w:pPr>
      <w:r w:rsidRPr="1A3D34A1">
        <w:rPr>
          <w:rFonts w:ascii="Times New Roman" w:hAnsi="Times New Roman" w:eastAsia="Times New Roman" w:cs="Times New Roman"/>
        </w:rPr>
        <w:t>Erosi adalah salah satu operasi dasar dalam morfologi citra yang berfungsi untuk:</w:t>
      </w:r>
    </w:p>
    <w:p w:rsidR="7D3A20AE" w:rsidP="00210EC7" w:rsidRDefault="1A3D34A1" w14:paraId="6797412D" w14:textId="37600781">
      <w:pPr>
        <w:pStyle w:val="ListParagraph"/>
        <w:numPr>
          <w:ilvl w:val="0"/>
          <w:numId w:val="67"/>
        </w:numPr>
        <w:spacing w:before="240" w:after="240"/>
        <w:rPr>
          <w:rFonts w:ascii="Times New Roman" w:hAnsi="Times New Roman" w:eastAsia="Times New Roman" w:cs="Times New Roman"/>
        </w:rPr>
      </w:pPr>
      <w:r w:rsidRPr="1A3D34A1">
        <w:rPr>
          <w:rFonts w:ascii="Times New Roman" w:hAnsi="Times New Roman" w:eastAsia="Times New Roman" w:cs="Times New Roman"/>
        </w:rPr>
        <w:t>Mengecilkan ukuran objek (foreground),</w:t>
      </w:r>
    </w:p>
    <w:p w:rsidR="7D3A20AE" w:rsidP="00210EC7" w:rsidRDefault="1A3D34A1" w14:paraId="3ACC6C6C" w14:textId="5EA3702E">
      <w:pPr>
        <w:pStyle w:val="ListParagraph"/>
        <w:numPr>
          <w:ilvl w:val="0"/>
          <w:numId w:val="67"/>
        </w:numPr>
        <w:spacing w:before="240" w:after="240"/>
        <w:rPr>
          <w:rFonts w:ascii="Times New Roman" w:hAnsi="Times New Roman" w:eastAsia="Times New Roman" w:cs="Times New Roman"/>
        </w:rPr>
      </w:pPr>
      <w:r w:rsidRPr="1A3D34A1">
        <w:rPr>
          <w:rFonts w:ascii="Times New Roman" w:hAnsi="Times New Roman" w:eastAsia="Times New Roman" w:cs="Times New Roman"/>
        </w:rPr>
        <w:t>Menghaluskan tepi objek,</w:t>
      </w:r>
    </w:p>
    <w:p w:rsidR="7D3A20AE" w:rsidP="00210EC7" w:rsidRDefault="1A3D34A1" w14:paraId="52BED5C9" w14:textId="0499D916">
      <w:pPr>
        <w:pStyle w:val="ListParagraph"/>
        <w:numPr>
          <w:ilvl w:val="0"/>
          <w:numId w:val="67"/>
        </w:numPr>
        <w:spacing w:before="240" w:after="240"/>
        <w:rPr>
          <w:rFonts w:ascii="Times New Roman" w:hAnsi="Times New Roman" w:eastAsia="Times New Roman" w:cs="Times New Roman"/>
        </w:rPr>
      </w:pPr>
      <w:r w:rsidRPr="1A3D34A1">
        <w:rPr>
          <w:rFonts w:ascii="Times New Roman" w:hAnsi="Times New Roman" w:eastAsia="Times New Roman" w:cs="Times New Roman"/>
        </w:rPr>
        <w:t>Menghapus bagian tipis atau menonjol, serta</w:t>
      </w:r>
    </w:p>
    <w:p w:rsidR="7D3A20AE" w:rsidP="00210EC7" w:rsidRDefault="1A3D34A1" w14:paraId="431BCF42" w14:textId="4BE0A21C">
      <w:pPr>
        <w:pStyle w:val="ListParagraph"/>
        <w:numPr>
          <w:ilvl w:val="0"/>
          <w:numId w:val="67"/>
        </w:numPr>
        <w:spacing w:before="240" w:after="240"/>
        <w:rPr>
          <w:rFonts w:ascii="Times New Roman" w:hAnsi="Times New Roman" w:eastAsia="Times New Roman" w:cs="Times New Roman"/>
        </w:rPr>
      </w:pPr>
      <w:r w:rsidRPr="1A3D34A1">
        <w:rPr>
          <w:rFonts w:ascii="Times New Roman" w:hAnsi="Times New Roman" w:eastAsia="Times New Roman" w:cs="Times New Roman"/>
        </w:rPr>
        <w:t>Menghilangkan objek-objek kecil atau noise.</w:t>
      </w:r>
    </w:p>
    <w:p w:rsidR="7D3A20AE" w:rsidP="1A3D34A1" w:rsidRDefault="1A3D34A1" w14:paraId="1D8DC0B2" w14:textId="04207374">
      <w:pPr>
        <w:spacing w:before="240" w:after="240"/>
        <w:rPr>
          <w:rFonts w:ascii="Times New Roman" w:hAnsi="Times New Roman" w:eastAsia="Times New Roman" w:cs="Times New Roman"/>
        </w:rPr>
      </w:pPr>
      <w:r w:rsidRPr="1A3D34A1">
        <w:rPr>
          <w:rFonts w:ascii="Times New Roman" w:hAnsi="Times New Roman" w:eastAsia="Times New Roman" w:cs="Times New Roman"/>
        </w:rPr>
        <w:t>Operasi ini dilakukan menggunakan structuring element (elemen penstruktur) yang menentukan bagaimana proses pengikisan dilakukan terhadap bentuk objek di citra.</w:t>
      </w:r>
    </w:p>
    <w:p w:rsidR="7D3A20AE" w:rsidP="1A3D34A1" w:rsidRDefault="1A3D34A1" w14:paraId="5E155E39" w14:textId="4733B70F">
      <w:pPr>
        <w:spacing w:before="240" w:after="240"/>
        <w:rPr>
          <w:rFonts w:ascii="Times New Roman" w:hAnsi="Times New Roman" w:eastAsia="Times New Roman" w:cs="Times New Roman"/>
        </w:rPr>
      </w:pPr>
      <w:r w:rsidRPr="1A3D34A1">
        <w:rPr>
          <w:rFonts w:ascii="Times New Roman" w:hAnsi="Times New Roman" w:eastAsia="Times New Roman" w:cs="Times New Roman"/>
        </w:rPr>
        <w:t>Contoh Implementasi</w:t>
      </w:r>
    </w:p>
    <w:p w:rsidR="33B8159E" w:rsidP="33B8159E" w:rsidRDefault="33B8159E" w14:paraId="55EB1D74" w14:textId="63662900">
      <w:pPr>
        <w:shd w:val="clear" w:color="auto" w:fill="141D2B"/>
        <w:spacing w:after="0" w:line="285" w:lineRule="auto"/>
      </w:pPr>
      <w:r w:rsidRPr="33B8159E">
        <w:rPr>
          <w:rFonts w:ascii="Consolas" w:hAnsi="Consolas" w:eastAsia="Consolas" w:cs="Consolas"/>
          <w:color w:val="CF8DFB"/>
          <w:sz w:val="21"/>
          <w:szCs w:val="21"/>
        </w:rPr>
        <w:t>from</w:t>
      </w:r>
      <w:r w:rsidRPr="33B8159E">
        <w:rPr>
          <w:rFonts w:ascii="Consolas" w:hAnsi="Consolas" w:eastAsia="Consolas" w:cs="Consolas"/>
          <w:color w:val="A4B1CD"/>
          <w:sz w:val="21"/>
          <w:szCs w:val="21"/>
        </w:rPr>
        <w:t xml:space="preserve"> skimage</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morphology </w:t>
      </w:r>
      <w:r w:rsidRPr="33B8159E">
        <w:rPr>
          <w:rFonts w:ascii="Consolas" w:hAnsi="Consolas" w:eastAsia="Consolas" w:cs="Consolas"/>
          <w:color w:val="CF8DFB"/>
          <w:sz w:val="21"/>
          <w:szCs w:val="21"/>
        </w:rPr>
        <w:t>import</w:t>
      </w:r>
      <w:r w:rsidRPr="33B8159E">
        <w:rPr>
          <w:rFonts w:ascii="Consolas" w:hAnsi="Consolas" w:eastAsia="Consolas" w:cs="Consolas"/>
          <w:color w:val="A4B1CD"/>
          <w:sz w:val="21"/>
          <w:szCs w:val="21"/>
        </w:rPr>
        <w:t xml:space="preserve"> binary_erosion</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 rectangle </w:t>
      </w:r>
    </w:p>
    <w:p w:rsidR="33B8159E" w:rsidP="33B8159E" w:rsidRDefault="33B8159E" w14:paraId="2266738E" w14:textId="4AB666BC">
      <w:pPr>
        <w:shd w:val="clear" w:color="auto" w:fill="141D2B"/>
        <w:spacing w:after="0" w:line="285" w:lineRule="auto"/>
      </w:pPr>
      <w:r w:rsidRPr="33B8159E">
        <w:rPr>
          <w:rFonts w:ascii="Consolas" w:hAnsi="Consolas" w:eastAsia="Consolas" w:cs="Consolas"/>
          <w:color w:val="CF8DFB"/>
          <w:sz w:val="21"/>
          <w:szCs w:val="21"/>
        </w:rPr>
        <w:t>from</w:t>
      </w:r>
      <w:r w:rsidRPr="33B8159E">
        <w:rPr>
          <w:rFonts w:ascii="Consolas" w:hAnsi="Consolas" w:eastAsia="Consolas" w:cs="Consolas"/>
          <w:color w:val="A4B1CD"/>
          <w:sz w:val="21"/>
          <w:szCs w:val="21"/>
        </w:rPr>
        <w:t xml:space="preserve"> skimage</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color </w:t>
      </w:r>
      <w:r w:rsidRPr="33B8159E">
        <w:rPr>
          <w:rFonts w:ascii="Consolas" w:hAnsi="Consolas" w:eastAsia="Consolas" w:cs="Consolas"/>
          <w:color w:val="CF8DFB"/>
          <w:sz w:val="21"/>
          <w:szCs w:val="21"/>
        </w:rPr>
        <w:t>import</w:t>
      </w:r>
      <w:r w:rsidRPr="33B8159E">
        <w:rPr>
          <w:rFonts w:ascii="Consolas" w:hAnsi="Consolas" w:eastAsia="Consolas" w:cs="Consolas"/>
          <w:color w:val="A4B1CD"/>
          <w:sz w:val="21"/>
          <w:szCs w:val="21"/>
        </w:rPr>
        <w:t xml:space="preserve"> rgb2gray </w:t>
      </w:r>
    </w:p>
    <w:p w:rsidR="33B8159E" w:rsidP="33B8159E" w:rsidRDefault="33B8159E" w14:paraId="4FF2C162" w14:textId="02D6014A">
      <w:pPr>
        <w:shd w:val="clear" w:color="auto" w:fill="141D2B"/>
        <w:spacing w:after="0" w:line="285" w:lineRule="auto"/>
      </w:pPr>
      <w:r w:rsidRPr="33B8159E">
        <w:rPr>
          <w:rFonts w:ascii="Consolas" w:hAnsi="Consolas" w:eastAsia="Consolas" w:cs="Consolas"/>
          <w:color w:val="CF8DFB"/>
          <w:sz w:val="21"/>
          <w:szCs w:val="21"/>
        </w:rPr>
        <w:t>from</w:t>
      </w:r>
      <w:r w:rsidRPr="33B8159E">
        <w:rPr>
          <w:rFonts w:ascii="Consolas" w:hAnsi="Consolas" w:eastAsia="Consolas" w:cs="Consolas"/>
          <w:color w:val="A4B1CD"/>
          <w:sz w:val="21"/>
          <w:szCs w:val="21"/>
        </w:rPr>
        <w:t xml:space="preserve"> skimage</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io </w:t>
      </w:r>
      <w:r w:rsidRPr="33B8159E">
        <w:rPr>
          <w:rFonts w:ascii="Consolas" w:hAnsi="Consolas" w:eastAsia="Consolas" w:cs="Consolas"/>
          <w:color w:val="CF8DFB"/>
          <w:sz w:val="21"/>
          <w:szCs w:val="21"/>
        </w:rPr>
        <w:t>import</w:t>
      </w:r>
      <w:r w:rsidRPr="33B8159E">
        <w:rPr>
          <w:rFonts w:ascii="Consolas" w:hAnsi="Consolas" w:eastAsia="Consolas" w:cs="Consolas"/>
          <w:color w:val="A4B1CD"/>
          <w:sz w:val="21"/>
          <w:szCs w:val="21"/>
        </w:rPr>
        <w:t xml:space="preserve"> imread </w:t>
      </w:r>
    </w:p>
    <w:p w:rsidR="33B8159E" w:rsidP="33B8159E" w:rsidRDefault="33B8159E" w14:paraId="1661B61F" w14:textId="6E8F8048">
      <w:pPr>
        <w:shd w:val="clear" w:color="auto" w:fill="141D2B"/>
        <w:spacing w:after="0" w:line="285" w:lineRule="auto"/>
      </w:pPr>
      <w:r w:rsidRPr="33B8159E">
        <w:rPr>
          <w:rFonts w:ascii="Consolas" w:hAnsi="Consolas" w:eastAsia="Consolas" w:cs="Consolas"/>
          <w:color w:val="CF8DFB"/>
          <w:sz w:val="21"/>
          <w:szCs w:val="21"/>
        </w:rPr>
        <w:t>import</w:t>
      </w:r>
      <w:r w:rsidRPr="33B8159E">
        <w:rPr>
          <w:rFonts w:ascii="Consolas" w:hAnsi="Consolas" w:eastAsia="Consolas" w:cs="Consolas"/>
          <w:color w:val="A4B1CD"/>
          <w:sz w:val="21"/>
          <w:szCs w:val="21"/>
        </w:rPr>
        <w:t xml:space="preserve"> pylab   </w:t>
      </w:r>
    </w:p>
    <w:p w:rsidR="33B8159E" w:rsidP="33B8159E" w:rsidRDefault="33B8159E" w14:paraId="12F1AEDB" w14:textId="72C0CC1D">
      <w:pPr>
        <w:shd w:val="clear" w:color="auto" w:fill="141D2B"/>
        <w:spacing w:after="0" w:line="285" w:lineRule="auto"/>
      </w:pPr>
    </w:p>
    <w:p w:rsidR="33B8159E" w:rsidP="33B8159E" w:rsidRDefault="33B8159E" w14:paraId="6DFC53D4" w14:textId="4F14A3C8">
      <w:pPr>
        <w:shd w:val="clear" w:color="auto" w:fill="141D2B"/>
        <w:spacing w:after="0" w:line="285" w:lineRule="auto"/>
      </w:pPr>
      <w:r w:rsidRPr="33B8159E">
        <w:rPr>
          <w:rFonts w:ascii="Consolas" w:hAnsi="Consolas" w:eastAsia="Consolas" w:cs="Consolas"/>
          <w:color w:val="A4B1CD"/>
          <w:sz w:val="21"/>
          <w:szCs w:val="21"/>
        </w:rPr>
        <w:t xml:space="preserve">im </w:t>
      </w:r>
      <w:r w:rsidRPr="33B8159E">
        <w:rPr>
          <w:rFonts w:ascii="Consolas" w:hAnsi="Consolas" w:eastAsia="Consolas" w:cs="Consolas"/>
          <w:color w:val="FF8484"/>
          <w:sz w:val="21"/>
          <w:szCs w:val="21"/>
        </w:rPr>
        <w:t>=</w:t>
      </w:r>
      <w:r w:rsidRPr="33B8159E">
        <w:rPr>
          <w:rFonts w:ascii="Consolas" w:hAnsi="Consolas" w:eastAsia="Consolas" w:cs="Consolas"/>
          <w:color w:val="A4B1CD"/>
          <w:sz w:val="21"/>
          <w:szCs w:val="21"/>
        </w:rPr>
        <w:t xml:space="preserve"> </w:t>
      </w:r>
      <w:r w:rsidRPr="33B8159E">
        <w:rPr>
          <w:rFonts w:ascii="Consolas" w:hAnsi="Consolas" w:eastAsia="Consolas" w:cs="Consolas"/>
          <w:color w:val="FFCC5C"/>
          <w:sz w:val="21"/>
          <w:szCs w:val="21"/>
        </w:rPr>
        <w:t>rgb2gray</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imread</w:t>
      </w:r>
      <w:r w:rsidRPr="33B8159E">
        <w:rPr>
          <w:rFonts w:ascii="Consolas" w:hAnsi="Consolas" w:eastAsia="Consolas" w:cs="Consolas"/>
          <w:color w:val="5CECC6"/>
          <w:sz w:val="21"/>
          <w:szCs w:val="21"/>
        </w:rPr>
        <w:t>('</w:t>
      </w:r>
      <w:r w:rsidRPr="33B8159E">
        <w:rPr>
          <w:rFonts w:ascii="Consolas" w:hAnsi="Consolas" w:eastAsia="Consolas" w:cs="Consolas"/>
          <w:color w:val="C5F467"/>
          <w:sz w:val="21"/>
          <w:szCs w:val="21"/>
        </w:rPr>
        <w:t>../images/clock2.jpg</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 </w:t>
      </w:r>
    </w:p>
    <w:p w:rsidR="33B8159E" w:rsidP="33B8159E" w:rsidRDefault="33B8159E" w14:paraId="60F867F5" w14:textId="5B88C65F">
      <w:pPr>
        <w:shd w:val="clear" w:color="auto" w:fill="141D2B"/>
        <w:spacing w:after="0" w:line="285" w:lineRule="auto"/>
      </w:pPr>
      <w:r w:rsidRPr="33B8159E">
        <w:rPr>
          <w:rFonts w:ascii="Consolas" w:hAnsi="Consolas" w:eastAsia="Consolas" w:cs="Consolas"/>
          <w:color w:val="A4B1CD"/>
          <w:sz w:val="21"/>
          <w:szCs w:val="21"/>
        </w:rPr>
        <w:t>im</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im </w:t>
      </w:r>
      <w:r w:rsidRPr="33B8159E">
        <w:rPr>
          <w:rFonts w:ascii="Consolas" w:hAnsi="Consolas" w:eastAsia="Consolas" w:cs="Consolas"/>
          <w:color w:val="FF8484"/>
          <w:sz w:val="21"/>
          <w:szCs w:val="21"/>
        </w:rPr>
        <w:t>&lt;=</w:t>
      </w:r>
      <w:r w:rsidRPr="33B8159E">
        <w:rPr>
          <w:rFonts w:ascii="Consolas" w:hAnsi="Consolas" w:eastAsia="Consolas" w:cs="Consolas"/>
          <w:color w:val="A4B1CD"/>
          <w:sz w:val="21"/>
          <w:szCs w:val="21"/>
        </w:rPr>
        <w:t xml:space="preserve"> </w:t>
      </w:r>
      <w:r w:rsidRPr="33B8159E">
        <w:rPr>
          <w:rFonts w:ascii="Consolas" w:hAnsi="Consolas" w:eastAsia="Consolas" w:cs="Consolas"/>
          <w:color w:val="5CB2FF"/>
          <w:sz w:val="21"/>
          <w:szCs w:val="21"/>
        </w:rPr>
        <w:t>0.5</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 </w:t>
      </w:r>
      <w:r w:rsidRPr="33B8159E">
        <w:rPr>
          <w:rFonts w:ascii="Consolas" w:hAnsi="Consolas" w:eastAsia="Consolas" w:cs="Consolas"/>
          <w:color w:val="FF8484"/>
          <w:sz w:val="21"/>
          <w:szCs w:val="21"/>
        </w:rPr>
        <w:t>=</w:t>
      </w:r>
      <w:r w:rsidRPr="33B8159E">
        <w:rPr>
          <w:rFonts w:ascii="Consolas" w:hAnsi="Consolas" w:eastAsia="Consolas" w:cs="Consolas"/>
          <w:color w:val="A4B1CD"/>
          <w:sz w:val="21"/>
          <w:szCs w:val="21"/>
        </w:rPr>
        <w:t xml:space="preserve"> </w:t>
      </w:r>
      <w:r w:rsidRPr="33B8159E">
        <w:rPr>
          <w:rFonts w:ascii="Consolas" w:hAnsi="Consolas" w:eastAsia="Consolas" w:cs="Consolas"/>
          <w:color w:val="5CB2FF"/>
          <w:sz w:val="21"/>
          <w:szCs w:val="21"/>
        </w:rPr>
        <w:t>0</w:t>
      </w:r>
      <w:r w:rsidRPr="33B8159E">
        <w:rPr>
          <w:rFonts w:ascii="Consolas" w:hAnsi="Consolas" w:eastAsia="Consolas" w:cs="Consolas"/>
          <w:color w:val="A4B1CD"/>
          <w:sz w:val="21"/>
          <w:szCs w:val="21"/>
        </w:rPr>
        <w:t xml:space="preserve">   </w:t>
      </w:r>
      <w:r w:rsidRPr="33B8159E">
        <w:rPr>
          <w:rFonts w:ascii="Consolas" w:hAnsi="Consolas" w:eastAsia="Consolas" w:cs="Consolas"/>
          <w:i/>
          <w:iCs/>
          <w:color w:val="D7E4FF"/>
          <w:sz w:val="21"/>
          <w:szCs w:val="21"/>
        </w:rPr>
        <w:t xml:space="preserve"># Membuat citra biner dengan threshold tetap 0.5 </w:t>
      </w:r>
    </w:p>
    <w:p w:rsidR="33B8159E" w:rsidP="33B8159E" w:rsidRDefault="33B8159E" w14:paraId="529350AC" w14:textId="639BC372">
      <w:pPr>
        <w:shd w:val="clear" w:color="auto" w:fill="141D2B"/>
        <w:spacing w:after="0" w:line="285" w:lineRule="auto"/>
      </w:pPr>
      <w:r w:rsidRPr="33B8159E">
        <w:rPr>
          <w:rFonts w:ascii="Consolas" w:hAnsi="Consolas" w:eastAsia="Consolas" w:cs="Consolas"/>
          <w:color w:val="A4B1CD"/>
          <w:sz w:val="21"/>
          <w:szCs w:val="21"/>
        </w:rPr>
        <w:t>im</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im </w:t>
      </w:r>
      <w:r w:rsidRPr="33B8159E">
        <w:rPr>
          <w:rFonts w:ascii="Consolas" w:hAnsi="Consolas" w:eastAsia="Consolas" w:cs="Consolas"/>
          <w:color w:val="FF8484"/>
          <w:sz w:val="21"/>
          <w:szCs w:val="21"/>
        </w:rPr>
        <w:t>&gt;</w:t>
      </w:r>
      <w:r w:rsidRPr="33B8159E">
        <w:rPr>
          <w:rFonts w:ascii="Consolas" w:hAnsi="Consolas" w:eastAsia="Consolas" w:cs="Consolas"/>
          <w:color w:val="A4B1CD"/>
          <w:sz w:val="21"/>
          <w:szCs w:val="21"/>
        </w:rPr>
        <w:t xml:space="preserve"> </w:t>
      </w:r>
      <w:r w:rsidRPr="33B8159E">
        <w:rPr>
          <w:rFonts w:ascii="Consolas" w:hAnsi="Consolas" w:eastAsia="Consolas" w:cs="Consolas"/>
          <w:color w:val="5CB2FF"/>
          <w:sz w:val="21"/>
          <w:szCs w:val="21"/>
        </w:rPr>
        <w:t>0.5</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 </w:t>
      </w:r>
      <w:r w:rsidRPr="33B8159E">
        <w:rPr>
          <w:rFonts w:ascii="Consolas" w:hAnsi="Consolas" w:eastAsia="Consolas" w:cs="Consolas"/>
          <w:color w:val="FF8484"/>
          <w:sz w:val="21"/>
          <w:szCs w:val="21"/>
        </w:rPr>
        <w:t>=</w:t>
      </w:r>
      <w:r w:rsidRPr="33B8159E">
        <w:rPr>
          <w:rFonts w:ascii="Consolas" w:hAnsi="Consolas" w:eastAsia="Consolas" w:cs="Consolas"/>
          <w:color w:val="A4B1CD"/>
          <w:sz w:val="21"/>
          <w:szCs w:val="21"/>
        </w:rPr>
        <w:t xml:space="preserve"> </w:t>
      </w:r>
      <w:r w:rsidRPr="33B8159E">
        <w:rPr>
          <w:rFonts w:ascii="Consolas" w:hAnsi="Consolas" w:eastAsia="Consolas" w:cs="Consolas"/>
          <w:color w:val="5CB2FF"/>
          <w:sz w:val="21"/>
          <w:szCs w:val="21"/>
        </w:rPr>
        <w:t>1</w:t>
      </w:r>
      <w:r w:rsidRPr="33B8159E">
        <w:rPr>
          <w:rFonts w:ascii="Consolas" w:hAnsi="Consolas" w:eastAsia="Consolas" w:cs="Consolas"/>
          <w:color w:val="A4B1CD"/>
          <w:sz w:val="21"/>
          <w:szCs w:val="21"/>
        </w:rPr>
        <w:t xml:space="preserve"> </w:t>
      </w:r>
    </w:p>
    <w:p w:rsidR="33B8159E" w:rsidP="33B8159E" w:rsidRDefault="33B8159E" w14:paraId="4F8EAA6C" w14:textId="326E033D">
      <w:pPr>
        <w:shd w:val="clear" w:color="auto" w:fill="141D2B"/>
        <w:spacing w:after="0" w:line="285" w:lineRule="auto"/>
      </w:pPr>
    </w:p>
    <w:p w:rsidR="33B8159E" w:rsidP="33B8159E" w:rsidRDefault="33B8159E" w14:paraId="71262DDB" w14:textId="3C3C8CCD">
      <w:pPr>
        <w:shd w:val="clear" w:color="auto" w:fill="141D2B"/>
        <w:spacing w:after="0" w:line="285" w:lineRule="auto"/>
      </w:pPr>
      <w:r w:rsidRPr="33B8159E">
        <w:rPr>
          <w:rFonts w:ascii="Consolas" w:hAnsi="Consolas" w:eastAsia="Consolas" w:cs="Consolas"/>
          <w:color w:val="A4B1CD"/>
          <w:sz w:val="21"/>
          <w:szCs w:val="21"/>
        </w:rPr>
        <w:t>pylab</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gray</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 </w:t>
      </w:r>
    </w:p>
    <w:p w:rsidR="33B8159E" w:rsidP="33B8159E" w:rsidRDefault="33B8159E" w14:paraId="63CE4095" w14:textId="0827FF15">
      <w:pPr>
        <w:shd w:val="clear" w:color="auto" w:fill="141D2B"/>
        <w:spacing w:after="0" w:line="285" w:lineRule="auto"/>
      </w:pPr>
      <w:r w:rsidRPr="33B8159E">
        <w:rPr>
          <w:rFonts w:ascii="Consolas" w:hAnsi="Consolas" w:eastAsia="Consolas" w:cs="Consolas"/>
          <w:color w:val="A4B1CD"/>
          <w:sz w:val="21"/>
          <w:szCs w:val="21"/>
        </w:rPr>
        <w:t>pylab</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figure</w:t>
      </w:r>
      <w:r w:rsidRPr="33B8159E">
        <w:rPr>
          <w:rFonts w:ascii="Consolas" w:hAnsi="Consolas" w:eastAsia="Consolas" w:cs="Consolas"/>
          <w:color w:val="5CECC6"/>
          <w:sz w:val="21"/>
          <w:szCs w:val="21"/>
        </w:rPr>
        <w:t>(</w:t>
      </w:r>
      <w:r w:rsidRPr="33B8159E">
        <w:rPr>
          <w:rFonts w:ascii="Consolas" w:hAnsi="Consolas" w:eastAsia="Consolas" w:cs="Consolas"/>
          <w:color w:val="5CB2FF"/>
          <w:sz w:val="21"/>
          <w:szCs w:val="21"/>
        </w:rPr>
        <w:t>figsize</w:t>
      </w:r>
      <w:r w:rsidRPr="33B8159E">
        <w:rPr>
          <w:rFonts w:ascii="Consolas" w:hAnsi="Consolas" w:eastAsia="Consolas" w:cs="Consolas"/>
          <w:color w:val="FF8484"/>
          <w:sz w:val="21"/>
          <w:szCs w:val="21"/>
        </w:rPr>
        <w:t>=</w:t>
      </w:r>
      <w:r w:rsidRPr="33B8159E">
        <w:rPr>
          <w:rFonts w:ascii="Consolas" w:hAnsi="Consolas" w:eastAsia="Consolas" w:cs="Consolas"/>
          <w:color w:val="5CECC6"/>
          <w:sz w:val="21"/>
          <w:szCs w:val="21"/>
        </w:rPr>
        <w:t>(</w:t>
      </w:r>
      <w:r w:rsidRPr="33B8159E">
        <w:rPr>
          <w:rFonts w:ascii="Consolas" w:hAnsi="Consolas" w:eastAsia="Consolas" w:cs="Consolas"/>
          <w:color w:val="5CB2FF"/>
          <w:sz w:val="21"/>
          <w:szCs w:val="21"/>
        </w:rPr>
        <w:t>20</w:t>
      </w:r>
      <w:r w:rsidRPr="33B8159E">
        <w:rPr>
          <w:rFonts w:ascii="Consolas" w:hAnsi="Consolas" w:eastAsia="Consolas" w:cs="Consolas"/>
          <w:color w:val="5CECC6"/>
          <w:sz w:val="21"/>
          <w:szCs w:val="21"/>
        </w:rPr>
        <w:t>,</w:t>
      </w:r>
      <w:r w:rsidRPr="33B8159E">
        <w:rPr>
          <w:rFonts w:ascii="Consolas" w:hAnsi="Consolas" w:eastAsia="Consolas" w:cs="Consolas"/>
          <w:color w:val="5CB2FF"/>
          <w:sz w:val="21"/>
          <w:szCs w:val="21"/>
        </w:rPr>
        <w:t>10</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 </w:t>
      </w:r>
    </w:p>
    <w:p w:rsidR="33B8159E" w:rsidP="33B8159E" w:rsidRDefault="33B8159E" w14:paraId="045167C2" w14:textId="0FA8ABC2">
      <w:pPr>
        <w:shd w:val="clear" w:color="auto" w:fill="141D2B"/>
        <w:spacing w:after="0" w:line="285" w:lineRule="auto"/>
      </w:pPr>
      <w:r w:rsidRPr="33B8159E">
        <w:rPr>
          <w:rFonts w:ascii="Consolas" w:hAnsi="Consolas" w:eastAsia="Consolas" w:cs="Consolas"/>
          <w:color w:val="A4B1CD"/>
          <w:sz w:val="21"/>
          <w:szCs w:val="21"/>
        </w:rPr>
        <w:t>pylab</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subplot</w:t>
      </w:r>
      <w:r w:rsidRPr="33B8159E">
        <w:rPr>
          <w:rFonts w:ascii="Consolas" w:hAnsi="Consolas" w:eastAsia="Consolas" w:cs="Consolas"/>
          <w:color w:val="5CECC6"/>
          <w:sz w:val="21"/>
          <w:szCs w:val="21"/>
        </w:rPr>
        <w:t>(</w:t>
      </w:r>
      <w:r w:rsidRPr="33B8159E">
        <w:rPr>
          <w:rFonts w:ascii="Consolas" w:hAnsi="Consolas" w:eastAsia="Consolas" w:cs="Consolas"/>
          <w:color w:val="5CB2FF"/>
          <w:sz w:val="21"/>
          <w:szCs w:val="21"/>
        </w:rPr>
        <w:t>1</w:t>
      </w:r>
      <w:r w:rsidRPr="33B8159E">
        <w:rPr>
          <w:rFonts w:ascii="Consolas" w:hAnsi="Consolas" w:eastAsia="Consolas" w:cs="Consolas"/>
          <w:color w:val="5CECC6"/>
          <w:sz w:val="21"/>
          <w:szCs w:val="21"/>
        </w:rPr>
        <w:t>,</w:t>
      </w:r>
      <w:r w:rsidRPr="33B8159E">
        <w:rPr>
          <w:rFonts w:ascii="Consolas" w:hAnsi="Consolas" w:eastAsia="Consolas" w:cs="Consolas"/>
          <w:color w:val="5CB2FF"/>
          <w:sz w:val="21"/>
          <w:szCs w:val="21"/>
        </w:rPr>
        <w:t>3</w:t>
      </w:r>
      <w:r w:rsidRPr="33B8159E">
        <w:rPr>
          <w:rFonts w:ascii="Consolas" w:hAnsi="Consolas" w:eastAsia="Consolas" w:cs="Consolas"/>
          <w:color w:val="5CECC6"/>
          <w:sz w:val="21"/>
          <w:szCs w:val="21"/>
        </w:rPr>
        <w:t>,</w:t>
      </w:r>
      <w:r w:rsidRPr="33B8159E">
        <w:rPr>
          <w:rFonts w:ascii="Consolas" w:hAnsi="Consolas" w:eastAsia="Consolas" w:cs="Consolas"/>
          <w:color w:val="5CB2FF"/>
          <w:sz w:val="21"/>
          <w:szCs w:val="21"/>
        </w:rPr>
        <w:t>1</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 </w:t>
      </w:r>
    </w:p>
    <w:p w:rsidR="33B8159E" w:rsidP="33B8159E" w:rsidRDefault="33B8159E" w14:paraId="620D30AA" w14:textId="598C70CE">
      <w:pPr>
        <w:shd w:val="clear" w:color="auto" w:fill="141D2B"/>
        <w:spacing w:after="0" w:line="285" w:lineRule="auto"/>
      </w:pPr>
      <w:r w:rsidRPr="33B8159E">
        <w:rPr>
          <w:rFonts w:ascii="Consolas" w:hAnsi="Consolas" w:eastAsia="Consolas" w:cs="Consolas"/>
          <w:color w:val="A4B1CD"/>
          <w:sz w:val="21"/>
          <w:szCs w:val="21"/>
        </w:rPr>
        <w:t>pylab</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imshow</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im</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 </w:t>
      </w:r>
    </w:p>
    <w:p w:rsidR="33B8159E" w:rsidP="33B8159E" w:rsidRDefault="33B8159E" w14:paraId="5E41EFB5" w14:textId="3EB7BE5D">
      <w:pPr>
        <w:shd w:val="clear" w:color="auto" w:fill="141D2B"/>
        <w:spacing w:after="0" w:line="285" w:lineRule="auto"/>
      </w:pPr>
      <w:r w:rsidRPr="33B8159E">
        <w:rPr>
          <w:rFonts w:ascii="Consolas" w:hAnsi="Consolas" w:eastAsia="Consolas" w:cs="Consolas"/>
          <w:color w:val="A4B1CD"/>
          <w:sz w:val="21"/>
          <w:szCs w:val="21"/>
        </w:rPr>
        <w:t>pylab</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title</w:t>
      </w:r>
      <w:r w:rsidRPr="33B8159E">
        <w:rPr>
          <w:rFonts w:ascii="Consolas" w:hAnsi="Consolas" w:eastAsia="Consolas" w:cs="Consolas"/>
          <w:color w:val="5CECC6"/>
          <w:sz w:val="21"/>
          <w:szCs w:val="21"/>
        </w:rPr>
        <w:t>('</w:t>
      </w:r>
      <w:r w:rsidRPr="33B8159E">
        <w:rPr>
          <w:rFonts w:ascii="Consolas" w:hAnsi="Consolas" w:eastAsia="Consolas" w:cs="Consolas"/>
          <w:color w:val="C5F467"/>
          <w:sz w:val="21"/>
          <w:szCs w:val="21"/>
        </w:rPr>
        <w:t>original</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 </w:t>
      </w:r>
    </w:p>
    <w:p w:rsidR="33B8159E" w:rsidP="33B8159E" w:rsidRDefault="33B8159E" w14:paraId="188F5624" w14:textId="6A461E99">
      <w:pPr>
        <w:shd w:val="clear" w:color="auto" w:fill="141D2B"/>
        <w:spacing w:after="0" w:line="285" w:lineRule="auto"/>
      </w:pPr>
    </w:p>
    <w:p w:rsidR="33B8159E" w:rsidP="33B8159E" w:rsidRDefault="33B8159E" w14:paraId="7C81D068" w14:textId="62690FDE">
      <w:pPr>
        <w:shd w:val="clear" w:color="auto" w:fill="141D2B"/>
        <w:spacing w:after="0" w:line="285" w:lineRule="auto"/>
      </w:pPr>
      <w:r w:rsidRPr="33B8159E">
        <w:rPr>
          <w:rFonts w:ascii="Consolas" w:hAnsi="Consolas" w:eastAsia="Consolas" w:cs="Consolas"/>
          <w:color w:val="A4B1CD"/>
          <w:sz w:val="21"/>
          <w:szCs w:val="21"/>
        </w:rPr>
        <w:t xml:space="preserve">im1 </w:t>
      </w:r>
      <w:r w:rsidRPr="33B8159E">
        <w:rPr>
          <w:rFonts w:ascii="Consolas" w:hAnsi="Consolas" w:eastAsia="Consolas" w:cs="Consolas"/>
          <w:color w:val="FF8484"/>
          <w:sz w:val="21"/>
          <w:szCs w:val="21"/>
        </w:rPr>
        <w:t>=</w:t>
      </w:r>
      <w:r w:rsidRPr="33B8159E">
        <w:rPr>
          <w:rFonts w:ascii="Consolas" w:hAnsi="Consolas" w:eastAsia="Consolas" w:cs="Consolas"/>
          <w:color w:val="A4B1CD"/>
          <w:sz w:val="21"/>
          <w:szCs w:val="21"/>
        </w:rPr>
        <w:t xml:space="preserve"> </w:t>
      </w:r>
      <w:r w:rsidRPr="33B8159E">
        <w:rPr>
          <w:rFonts w:ascii="Consolas" w:hAnsi="Consolas" w:eastAsia="Consolas" w:cs="Consolas"/>
          <w:color w:val="FFCC5C"/>
          <w:sz w:val="21"/>
          <w:szCs w:val="21"/>
        </w:rPr>
        <w:t>binary_erosion</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im</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 xml:space="preserve"> rectangle</w:t>
      </w:r>
      <w:r w:rsidRPr="33B8159E">
        <w:rPr>
          <w:rFonts w:ascii="Consolas" w:hAnsi="Consolas" w:eastAsia="Consolas" w:cs="Consolas"/>
          <w:color w:val="5CECC6"/>
          <w:sz w:val="21"/>
          <w:szCs w:val="21"/>
        </w:rPr>
        <w:t>(</w:t>
      </w:r>
      <w:r w:rsidRPr="33B8159E">
        <w:rPr>
          <w:rFonts w:ascii="Consolas" w:hAnsi="Consolas" w:eastAsia="Consolas" w:cs="Consolas"/>
          <w:color w:val="5CB2FF"/>
          <w:sz w:val="21"/>
          <w:szCs w:val="21"/>
        </w:rPr>
        <w:t>1</w:t>
      </w:r>
      <w:r w:rsidRPr="33B8159E">
        <w:rPr>
          <w:rFonts w:ascii="Consolas" w:hAnsi="Consolas" w:eastAsia="Consolas" w:cs="Consolas"/>
          <w:color w:val="5CECC6"/>
          <w:sz w:val="21"/>
          <w:szCs w:val="21"/>
        </w:rPr>
        <w:t>,</w:t>
      </w:r>
      <w:r w:rsidRPr="33B8159E">
        <w:rPr>
          <w:rFonts w:ascii="Consolas" w:hAnsi="Consolas" w:eastAsia="Consolas" w:cs="Consolas"/>
          <w:color w:val="5CB2FF"/>
          <w:sz w:val="21"/>
          <w:szCs w:val="21"/>
        </w:rPr>
        <w:t>5</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 </w:t>
      </w:r>
    </w:p>
    <w:p w:rsidR="33B8159E" w:rsidP="33B8159E" w:rsidRDefault="33B8159E" w14:paraId="4364A954" w14:textId="321B54E7">
      <w:pPr>
        <w:shd w:val="clear" w:color="auto" w:fill="141D2B"/>
        <w:spacing w:after="0" w:line="285" w:lineRule="auto"/>
      </w:pPr>
      <w:r w:rsidRPr="33B8159E">
        <w:rPr>
          <w:rFonts w:ascii="Consolas" w:hAnsi="Consolas" w:eastAsia="Consolas" w:cs="Consolas"/>
          <w:color w:val="A4B1CD"/>
          <w:sz w:val="21"/>
          <w:szCs w:val="21"/>
        </w:rPr>
        <w:t>pylab</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subplot</w:t>
      </w:r>
      <w:r w:rsidRPr="33B8159E">
        <w:rPr>
          <w:rFonts w:ascii="Consolas" w:hAnsi="Consolas" w:eastAsia="Consolas" w:cs="Consolas"/>
          <w:color w:val="5CECC6"/>
          <w:sz w:val="21"/>
          <w:szCs w:val="21"/>
        </w:rPr>
        <w:t>(</w:t>
      </w:r>
      <w:r w:rsidRPr="33B8159E">
        <w:rPr>
          <w:rFonts w:ascii="Consolas" w:hAnsi="Consolas" w:eastAsia="Consolas" w:cs="Consolas"/>
          <w:color w:val="5CB2FF"/>
          <w:sz w:val="21"/>
          <w:szCs w:val="21"/>
        </w:rPr>
        <w:t>1</w:t>
      </w:r>
      <w:r w:rsidRPr="33B8159E">
        <w:rPr>
          <w:rFonts w:ascii="Consolas" w:hAnsi="Consolas" w:eastAsia="Consolas" w:cs="Consolas"/>
          <w:color w:val="5CECC6"/>
          <w:sz w:val="21"/>
          <w:szCs w:val="21"/>
        </w:rPr>
        <w:t>,</w:t>
      </w:r>
      <w:r w:rsidRPr="33B8159E">
        <w:rPr>
          <w:rFonts w:ascii="Consolas" w:hAnsi="Consolas" w:eastAsia="Consolas" w:cs="Consolas"/>
          <w:color w:val="5CB2FF"/>
          <w:sz w:val="21"/>
          <w:szCs w:val="21"/>
        </w:rPr>
        <w:t>3</w:t>
      </w:r>
      <w:r w:rsidRPr="33B8159E">
        <w:rPr>
          <w:rFonts w:ascii="Consolas" w:hAnsi="Consolas" w:eastAsia="Consolas" w:cs="Consolas"/>
          <w:color w:val="5CECC6"/>
          <w:sz w:val="21"/>
          <w:szCs w:val="21"/>
        </w:rPr>
        <w:t>,</w:t>
      </w:r>
      <w:r w:rsidRPr="33B8159E">
        <w:rPr>
          <w:rFonts w:ascii="Consolas" w:hAnsi="Consolas" w:eastAsia="Consolas" w:cs="Consolas"/>
          <w:color w:val="5CB2FF"/>
          <w:sz w:val="21"/>
          <w:szCs w:val="21"/>
        </w:rPr>
        <w:t>2</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 </w:t>
      </w:r>
    </w:p>
    <w:p w:rsidR="33B8159E" w:rsidP="33B8159E" w:rsidRDefault="33B8159E" w14:paraId="498AB21C" w14:textId="04F80BC1">
      <w:pPr>
        <w:shd w:val="clear" w:color="auto" w:fill="141D2B"/>
        <w:spacing w:after="0" w:line="285" w:lineRule="auto"/>
      </w:pPr>
      <w:r w:rsidRPr="33B8159E">
        <w:rPr>
          <w:rFonts w:ascii="Consolas" w:hAnsi="Consolas" w:eastAsia="Consolas" w:cs="Consolas"/>
          <w:color w:val="A4B1CD"/>
          <w:sz w:val="21"/>
          <w:szCs w:val="21"/>
        </w:rPr>
        <w:t>pylab</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imshow</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im1</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 </w:t>
      </w:r>
    </w:p>
    <w:p w:rsidR="33B8159E" w:rsidP="33B8159E" w:rsidRDefault="33B8159E" w14:paraId="6933626F" w14:textId="739826C0">
      <w:pPr>
        <w:shd w:val="clear" w:color="auto" w:fill="141D2B"/>
        <w:spacing w:after="0" w:line="285" w:lineRule="auto"/>
      </w:pPr>
      <w:r w:rsidRPr="33B8159E">
        <w:rPr>
          <w:rFonts w:ascii="Consolas" w:hAnsi="Consolas" w:eastAsia="Consolas" w:cs="Consolas"/>
          <w:color w:val="A4B1CD"/>
          <w:sz w:val="21"/>
          <w:szCs w:val="21"/>
        </w:rPr>
        <w:t>pylab</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title</w:t>
      </w:r>
      <w:r w:rsidRPr="33B8159E">
        <w:rPr>
          <w:rFonts w:ascii="Consolas" w:hAnsi="Consolas" w:eastAsia="Consolas" w:cs="Consolas"/>
          <w:color w:val="5CECC6"/>
          <w:sz w:val="21"/>
          <w:szCs w:val="21"/>
        </w:rPr>
        <w:t>('</w:t>
      </w:r>
      <w:r w:rsidRPr="33B8159E">
        <w:rPr>
          <w:rFonts w:ascii="Consolas" w:hAnsi="Consolas" w:eastAsia="Consolas" w:cs="Consolas"/>
          <w:color w:val="C5F467"/>
          <w:sz w:val="21"/>
          <w:szCs w:val="21"/>
        </w:rPr>
        <w:t>erosion with rectangle size (1,5)</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 </w:t>
      </w:r>
    </w:p>
    <w:p w:rsidR="33B8159E" w:rsidP="33B8159E" w:rsidRDefault="33B8159E" w14:paraId="00849B9C" w14:textId="36FDC9B3">
      <w:pPr>
        <w:shd w:val="clear" w:color="auto" w:fill="141D2B"/>
        <w:spacing w:after="0" w:line="285" w:lineRule="auto"/>
      </w:pPr>
      <w:r w:rsidRPr="33B8159E">
        <w:rPr>
          <w:rFonts w:ascii="Consolas" w:hAnsi="Consolas" w:eastAsia="Consolas" w:cs="Consolas"/>
          <w:color w:val="A4B1CD"/>
          <w:sz w:val="21"/>
          <w:szCs w:val="21"/>
        </w:rPr>
        <w:t xml:space="preserve">im2 </w:t>
      </w:r>
      <w:r w:rsidRPr="33B8159E">
        <w:rPr>
          <w:rFonts w:ascii="Consolas" w:hAnsi="Consolas" w:eastAsia="Consolas" w:cs="Consolas"/>
          <w:color w:val="FF8484"/>
          <w:sz w:val="21"/>
          <w:szCs w:val="21"/>
        </w:rPr>
        <w:t>=</w:t>
      </w:r>
      <w:r w:rsidRPr="33B8159E">
        <w:rPr>
          <w:rFonts w:ascii="Consolas" w:hAnsi="Consolas" w:eastAsia="Consolas" w:cs="Consolas"/>
          <w:color w:val="A4B1CD"/>
          <w:sz w:val="21"/>
          <w:szCs w:val="21"/>
        </w:rPr>
        <w:t xml:space="preserve"> </w:t>
      </w:r>
      <w:r w:rsidRPr="33B8159E">
        <w:rPr>
          <w:rFonts w:ascii="Consolas" w:hAnsi="Consolas" w:eastAsia="Consolas" w:cs="Consolas"/>
          <w:color w:val="FFCC5C"/>
          <w:sz w:val="21"/>
          <w:szCs w:val="21"/>
        </w:rPr>
        <w:t>binary_erosion</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im</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 xml:space="preserve"> rectangle</w:t>
      </w:r>
      <w:r w:rsidRPr="33B8159E">
        <w:rPr>
          <w:rFonts w:ascii="Consolas" w:hAnsi="Consolas" w:eastAsia="Consolas" w:cs="Consolas"/>
          <w:color w:val="5CECC6"/>
          <w:sz w:val="21"/>
          <w:szCs w:val="21"/>
        </w:rPr>
        <w:t>(</w:t>
      </w:r>
      <w:r w:rsidRPr="33B8159E">
        <w:rPr>
          <w:rFonts w:ascii="Consolas" w:hAnsi="Consolas" w:eastAsia="Consolas" w:cs="Consolas"/>
          <w:color w:val="5CB2FF"/>
          <w:sz w:val="21"/>
          <w:szCs w:val="21"/>
        </w:rPr>
        <w:t>1</w:t>
      </w:r>
      <w:r w:rsidRPr="33B8159E">
        <w:rPr>
          <w:rFonts w:ascii="Consolas" w:hAnsi="Consolas" w:eastAsia="Consolas" w:cs="Consolas"/>
          <w:color w:val="5CECC6"/>
          <w:sz w:val="21"/>
          <w:szCs w:val="21"/>
        </w:rPr>
        <w:t>,</w:t>
      </w:r>
      <w:r w:rsidRPr="33B8159E">
        <w:rPr>
          <w:rFonts w:ascii="Consolas" w:hAnsi="Consolas" w:eastAsia="Consolas" w:cs="Consolas"/>
          <w:color w:val="5CB2FF"/>
          <w:sz w:val="21"/>
          <w:szCs w:val="21"/>
        </w:rPr>
        <w:t>15</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 </w:t>
      </w:r>
    </w:p>
    <w:p w:rsidR="33B8159E" w:rsidP="33B8159E" w:rsidRDefault="33B8159E" w14:paraId="7383D2A4" w14:textId="26FE5599">
      <w:pPr>
        <w:shd w:val="clear" w:color="auto" w:fill="141D2B"/>
        <w:spacing w:after="0" w:line="285" w:lineRule="auto"/>
      </w:pPr>
      <w:r w:rsidRPr="33B8159E">
        <w:rPr>
          <w:rFonts w:ascii="Consolas" w:hAnsi="Consolas" w:eastAsia="Consolas" w:cs="Consolas"/>
          <w:color w:val="A4B1CD"/>
          <w:sz w:val="21"/>
          <w:szCs w:val="21"/>
        </w:rPr>
        <w:t>pylab</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subplot</w:t>
      </w:r>
      <w:r w:rsidRPr="33B8159E">
        <w:rPr>
          <w:rFonts w:ascii="Consolas" w:hAnsi="Consolas" w:eastAsia="Consolas" w:cs="Consolas"/>
          <w:color w:val="5CECC6"/>
          <w:sz w:val="21"/>
          <w:szCs w:val="21"/>
        </w:rPr>
        <w:t>(</w:t>
      </w:r>
      <w:r w:rsidRPr="33B8159E">
        <w:rPr>
          <w:rFonts w:ascii="Consolas" w:hAnsi="Consolas" w:eastAsia="Consolas" w:cs="Consolas"/>
          <w:color w:val="5CB2FF"/>
          <w:sz w:val="21"/>
          <w:szCs w:val="21"/>
        </w:rPr>
        <w:t>1</w:t>
      </w:r>
      <w:r w:rsidRPr="33B8159E">
        <w:rPr>
          <w:rFonts w:ascii="Consolas" w:hAnsi="Consolas" w:eastAsia="Consolas" w:cs="Consolas"/>
          <w:color w:val="5CECC6"/>
          <w:sz w:val="21"/>
          <w:szCs w:val="21"/>
        </w:rPr>
        <w:t>,</w:t>
      </w:r>
      <w:r w:rsidRPr="33B8159E">
        <w:rPr>
          <w:rFonts w:ascii="Consolas" w:hAnsi="Consolas" w:eastAsia="Consolas" w:cs="Consolas"/>
          <w:color w:val="5CB2FF"/>
          <w:sz w:val="21"/>
          <w:szCs w:val="21"/>
        </w:rPr>
        <w:t>3</w:t>
      </w:r>
      <w:r w:rsidRPr="33B8159E">
        <w:rPr>
          <w:rFonts w:ascii="Consolas" w:hAnsi="Consolas" w:eastAsia="Consolas" w:cs="Consolas"/>
          <w:color w:val="5CECC6"/>
          <w:sz w:val="21"/>
          <w:szCs w:val="21"/>
        </w:rPr>
        <w:t>,</w:t>
      </w:r>
      <w:r w:rsidRPr="33B8159E">
        <w:rPr>
          <w:rFonts w:ascii="Consolas" w:hAnsi="Consolas" w:eastAsia="Consolas" w:cs="Consolas"/>
          <w:color w:val="5CB2FF"/>
          <w:sz w:val="21"/>
          <w:szCs w:val="21"/>
        </w:rPr>
        <w:t>3</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 </w:t>
      </w:r>
    </w:p>
    <w:p w:rsidR="33B8159E" w:rsidP="33B8159E" w:rsidRDefault="33B8159E" w14:paraId="7A5D07DA" w14:textId="10165D27">
      <w:pPr>
        <w:shd w:val="clear" w:color="auto" w:fill="141D2B"/>
        <w:spacing w:after="0" w:line="285" w:lineRule="auto"/>
      </w:pPr>
      <w:r w:rsidRPr="33B8159E">
        <w:rPr>
          <w:rFonts w:ascii="Consolas" w:hAnsi="Consolas" w:eastAsia="Consolas" w:cs="Consolas"/>
          <w:color w:val="A4B1CD"/>
          <w:sz w:val="21"/>
          <w:szCs w:val="21"/>
        </w:rPr>
        <w:t>pylab</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imshow</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im2</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 </w:t>
      </w:r>
    </w:p>
    <w:p w:rsidR="33B8159E" w:rsidP="33B8159E" w:rsidRDefault="33B8159E" w14:paraId="1E195942" w14:textId="0AFAF01E">
      <w:pPr>
        <w:shd w:val="clear" w:color="auto" w:fill="141D2B"/>
        <w:spacing w:after="0" w:line="285" w:lineRule="auto"/>
      </w:pPr>
      <w:r w:rsidRPr="33B8159E">
        <w:rPr>
          <w:rFonts w:ascii="Consolas" w:hAnsi="Consolas" w:eastAsia="Consolas" w:cs="Consolas"/>
          <w:color w:val="A4B1CD"/>
          <w:sz w:val="21"/>
          <w:szCs w:val="21"/>
        </w:rPr>
        <w:t>pylab</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title</w:t>
      </w:r>
      <w:r w:rsidRPr="33B8159E">
        <w:rPr>
          <w:rFonts w:ascii="Consolas" w:hAnsi="Consolas" w:eastAsia="Consolas" w:cs="Consolas"/>
          <w:color w:val="5CECC6"/>
          <w:sz w:val="21"/>
          <w:szCs w:val="21"/>
        </w:rPr>
        <w:t>('</w:t>
      </w:r>
      <w:r w:rsidRPr="33B8159E">
        <w:rPr>
          <w:rFonts w:ascii="Consolas" w:hAnsi="Consolas" w:eastAsia="Consolas" w:cs="Consolas"/>
          <w:color w:val="C5F467"/>
          <w:sz w:val="21"/>
          <w:szCs w:val="21"/>
        </w:rPr>
        <w:t>erosion with rectangle size (1,15)</w:t>
      </w:r>
      <w:r w:rsidRPr="33B8159E">
        <w:rPr>
          <w:rFonts w:ascii="Consolas" w:hAnsi="Consolas" w:eastAsia="Consolas" w:cs="Consolas"/>
          <w:color w:val="5CECC6"/>
          <w:sz w:val="21"/>
          <w:szCs w:val="21"/>
        </w:rPr>
        <w:t>')</w:t>
      </w:r>
      <w:r w:rsidRPr="33B8159E">
        <w:rPr>
          <w:rFonts w:ascii="Consolas" w:hAnsi="Consolas" w:eastAsia="Consolas" w:cs="Consolas"/>
          <w:color w:val="A4B1CD"/>
          <w:sz w:val="21"/>
          <w:szCs w:val="21"/>
        </w:rPr>
        <w:t xml:space="preserve"> </w:t>
      </w:r>
    </w:p>
    <w:p w:rsidR="33B8159E" w:rsidP="33B8159E" w:rsidRDefault="33B8159E" w14:paraId="7D842B23" w14:textId="7896F21D">
      <w:pPr>
        <w:shd w:val="clear" w:color="auto" w:fill="141D2B"/>
        <w:spacing w:after="0" w:line="285" w:lineRule="auto"/>
        <w:rPr>
          <w:rFonts w:ascii="Consolas" w:hAnsi="Consolas" w:eastAsia="Consolas" w:cs="Consolas"/>
          <w:color w:val="A4B1CD"/>
          <w:sz w:val="21"/>
          <w:szCs w:val="21"/>
        </w:rPr>
      </w:pPr>
      <w:r w:rsidRPr="33B8159E">
        <w:rPr>
          <w:rFonts w:ascii="Consolas" w:hAnsi="Consolas" w:eastAsia="Consolas" w:cs="Consolas"/>
          <w:color w:val="A4B1CD"/>
          <w:sz w:val="21"/>
          <w:szCs w:val="21"/>
        </w:rPr>
        <w:t>pylab</w:t>
      </w:r>
      <w:r w:rsidRPr="33B8159E">
        <w:rPr>
          <w:rFonts w:ascii="Consolas" w:hAnsi="Consolas" w:eastAsia="Consolas" w:cs="Consolas"/>
          <w:color w:val="5CECC6"/>
          <w:sz w:val="21"/>
          <w:szCs w:val="21"/>
        </w:rPr>
        <w:t>.</w:t>
      </w:r>
      <w:r w:rsidRPr="33B8159E">
        <w:rPr>
          <w:rFonts w:ascii="Consolas" w:hAnsi="Consolas" w:eastAsia="Consolas" w:cs="Consolas"/>
          <w:color w:val="FFCC5C"/>
          <w:sz w:val="21"/>
          <w:szCs w:val="21"/>
        </w:rPr>
        <w:t>show</w:t>
      </w:r>
      <w:r w:rsidRPr="33B8159E">
        <w:rPr>
          <w:rFonts w:ascii="Consolas" w:hAnsi="Consolas" w:eastAsia="Consolas" w:cs="Consolas"/>
          <w:color w:val="5CECC6"/>
          <w:sz w:val="21"/>
          <w:szCs w:val="21"/>
        </w:rPr>
        <w:t>()</w:t>
      </w:r>
    </w:p>
    <w:p w:rsidR="33B8159E" w:rsidP="33B8159E" w:rsidRDefault="33B8159E" w14:paraId="5FF52349" w14:textId="72B4C8B4">
      <w:pPr>
        <w:spacing w:before="240" w:after="240"/>
        <w:rPr>
          <w:rFonts w:ascii="Times New Roman" w:hAnsi="Times New Roman" w:eastAsia="Times New Roman" w:cs="Times New Roman"/>
        </w:rPr>
      </w:pPr>
    </w:p>
    <w:p w:rsidR="7D3A20AE" w:rsidP="6F784F7B" w:rsidRDefault="6F784F7B" w14:paraId="613739A2" w14:textId="0CD1895D">
      <w:pPr>
        <w:pStyle w:val="Heading3"/>
      </w:pPr>
      <w:bookmarkStart w:name="_Toc213102684" w:id="74"/>
      <w:r>
        <w:t>6.1.3. Dilation</w:t>
      </w:r>
      <w:bookmarkEnd w:id="74"/>
    </w:p>
    <w:p w:rsidR="7D3A20AE" w:rsidP="1A3D34A1" w:rsidRDefault="1A3D34A1" w14:paraId="70645DFE" w14:textId="6F9445FE">
      <w:pPr>
        <w:spacing w:before="240" w:after="240"/>
        <w:rPr>
          <w:rFonts w:ascii="Aptos" w:hAnsi="Aptos" w:eastAsia="Aptos" w:cs="Aptos"/>
        </w:rPr>
      </w:pPr>
      <w:r w:rsidRPr="1A3D34A1">
        <w:rPr>
          <w:rFonts w:ascii="Aptos" w:hAnsi="Aptos" w:eastAsia="Aptos" w:cs="Aptos"/>
        </w:rPr>
        <w:t>Dilasi adalah operasi morfologis dasar yang berfungsi untuk:</w:t>
      </w:r>
    </w:p>
    <w:p w:rsidR="7D3A20AE" w:rsidP="00210EC7" w:rsidRDefault="1A3D34A1" w14:paraId="7D14DD49" w14:textId="6D78C1F9">
      <w:pPr>
        <w:pStyle w:val="ListParagraph"/>
        <w:numPr>
          <w:ilvl w:val="0"/>
          <w:numId w:val="66"/>
        </w:numPr>
        <w:spacing w:before="240" w:after="240"/>
        <w:rPr>
          <w:rFonts w:ascii="Aptos" w:hAnsi="Aptos" w:eastAsia="Aptos" w:cs="Aptos"/>
        </w:rPr>
      </w:pPr>
      <w:r w:rsidRPr="1A3D34A1">
        <w:rPr>
          <w:rFonts w:ascii="Aptos" w:hAnsi="Aptos" w:eastAsia="Aptos" w:cs="Aptos"/>
        </w:rPr>
        <w:t>Memperbesar ukuran objek (foreground) dalam citra biner,</w:t>
      </w:r>
    </w:p>
    <w:p w:rsidR="7D3A20AE" w:rsidP="00210EC7" w:rsidRDefault="1A3D34A1" w14:paraId="35CA5A0C" w14:textId="79D358AF">
      <w:pPr>
        <w:pStyle w:val="ListParagraph"/>
        <w:numPr>
          <w:ilvl w:val="0"/>
          <w:numId w:val="66"/>
        </w:numPr>
        <w:spacing w:before="240" w:after="240"/>
        <w:rPr>
          <w:rFonts w:ascii="Aptos" w:hAnsi="Aptos" w:eastAsia="Aptos" w:cs="Aptos"/>
        </w:rPr>
      </w:pPr>
      <w:r w:rsidRPr="1A3D34A1">
        <w:rPr>
          <w:rFonts w:ascii="Aptos" w:hAnsi="Aptos" w:eastAsia="Aptos" w:cs="Aptos"/>
        </w:rPr>
        <w:t>Menghaluskan tepi objek,</w:t>
      </w:r>
    </w:p>
    <w:p w:rsidR="7D3A20AE" w:rsidP="00210EC7" w:rsidRDefault="1A3D34A1" w14:paraId="2CCB319E" w14:textId="569C2E9C">
      <w:pPr>
        <w:pStyle w:val="ListParagraph"/>
        <w:numPr>
          <w:ilvl w:val="0"/>
          <w:numId w:val="66"/>
        </w:numPr>
        <w:spacing w:before="240" w:after="240"/>
        <w:rPr>
          <w:rFonts w:ascii="Aptos" w:hAnsi="Aptos" w:eastAsia="Aptos" w:cs="Aptos"/>
        </w:rPr>
      </w:pPr>
      <w:r w:rsidRPr="1A3D34A1">
        <w:rPr>
          <w:rFonts w:ascii="Aptos" w:hAnsi="Aptos" w:eastAsia="Aptos" w:cs="Aptos"/>
        </w:rPr>
        <w:t>Menutup lubang (holes) dan celah (gaps) di dalam objek.</w:t>
      </w:r>
    </w:p>
    <w:p w:rsidR="7D3A20AE" w:rsidP="1A3D34A1" w:rsidRDefault="1A3D34A1" w14:paraId="7C7C0063" w14:textId="6320F01F">
      <w:pPr>
        <w:spacing w:before="240" w:after="240"/>
        <w:rPr>
          <w:rFonts w:ascii="Times New Roman" w:hAnsi="Times New Roman" w:eastAsia="Times New Roman" w:cs="Times New Roman"/>
        </w:rPr>
      </w:pPr>
      <w:r w:rsidRPr="1A3D34A1">
        <w:rPr>
          <w:rFonts w:ascii="Times New Roman" w:hAnsi="Times New Roman" w:eastAsia="Times New Roman" w:cs="Times New Roman"/>
        </w:rPr>
        <w:t>Operasi ini menggunakan structuring element (elemen penstruktur), seperti disk (lingkaran), untuk menentukan seberapa besar area di sekitar piksel foreground yang akan diperluas.</w:t>
      </w:r>
    </w:p>
    <w:p w:rsidR="2D2D3A99" w:rsidP="224B88C2" w:rsidRDefault="6F784F7B" w14:paraId="1C5CBE00" w14:textId="742676C0">
      <w:pPr>
        <w:pStyle w:val="Heading3"/>
        <w:rPr>
          <w:b w:val="0"/>
        </w:rPr>
      </w:pPr>
      <w:bookmarkStart w:name="_Toc213102685" w:id="75"/>
      <w:r>
        <w:rPr>
          <w:b w:val="0"/>
          <w:bCs w:val="0"/>
        </w:rPr>
        <w:t>Contoh Implementasi</w:t>
      </w:r>
      <w:bookmarkEnd w:id="75"/>
    </w:p>
    <w:p w:rsidR="224B88C2" w:rsidP="224B88C2" w:rsidRDefault="224B88C2" w14:paraId="30511B3C" w14:textId="174299FF">
      <w:pPr>
        <w:shd w:val="clear" w:color="auto" w:fill="141D2B"/>
        <w:spacing w:after="0" w:line="285" w:lineRule="auto"/>
      </w:pPr>
      <w:r w:rsidRPr="224B88C2">
        <w:rPr>
          <w:rFonts w:ascii="Consolas" w:hAnsi="Consolas" w:eastAsia="Consolas" w:cs="Consolas"/>
          <w:color w:val="CF8DFB"/>
          <w:sz w:val="21"/>
          <w:szCs w:val="21"/>
        </w:rPr>
        <w:t>from</w:t>
      </w:r>
      <w:r w:rsidRPr="224B88C2">
        <w:rPr>
          <w:rFonts w:ascii="Consolas" w:hAnsi="Consolas" w:eastAsia="Consolas" w:cs="Consolas"/>
          <w:color w:val="A4B1CD"/>
          <w:sz w:val="21"/>
          <w:szCs w:val="21"/>
        </w:rPr>
        <w:t xml:space="preserve"> skimage</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morphology </w:t>
      </w:r>
      <w:r w:rsidRPr="224B88C2">
        <w:rPr>
          <w:rFonts w:ascii="Consolas" w:hAnsi="Consolas" w:eastAsia="Consolas" w:cs="Consolas"/>
          <w:color w:val="CF8DFB"/>
          <w:sz w:val="21"/>
          <w:szCs w:val="21"/>
        </w:rPr>
        <w:t>import</w:t>
      </w:r>
      <w:r w:rsidRPr="224B88C2">
        <w:rPr>
          <w:rFonts w:ascii="Consolas" w:hAnsi="Consolas" w:eastAsia="Consolas" w:cs="Consolas"/>
          <w:color w:val="A4B1CD"/>
          <w:sz w:val="21"/>
          <w:szCs w:val="21"/>
        </w:rPr>
        <w:t xml:space="preserve"> binary_dilation</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 disk </w:t>
      </w:r>
    </w:p>
    <w:p w:rsidR="224B88C2" w:rsidP="224B88C2" w:rsidRDefault="224B88C2" w14:paraId="5C4D4E0B" w14:textId="21185A42">
      <w:pPr>
        <w:shd w:val="clear" w:color="auto" w:fill="141D2B"/>
        <w:spacing w:after="0" w:line="285" w:lineRule="auto"/>
      </w:pPr>
      <w:r w:rsidRPr="224B88C2">
        <w:rPr>
          <w:rFonts w:ascii="Consolas" w:hAnsi="Consolas" w:eastAsia="Consolas" w:cs="Consolas"/>
          <w:color w:val="CF8DFB"/>
          <w:sz w:val="21"/>
          <w:szCs w:val="21"/>
        </w:rPr>
        <w:t>from</w:t>
      </w:r>
      <w:r w:rsidRPr="224B88C2">
        <w:rPr>
          <w:rFonts w:ascii="Consolas" w:hAnsi="Consolas" w:eastAsia="Consolas" w:cs="Consolas"/>
          <w:color w:val="A4B1CD"/>
          <w:sz w:val="21"/>
          <w:szCs w:val="21"/>
        </w:rPr>
        <w:t xml:space="preserve"> skimage</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io </w:t>
      </w:r>
      <w:r w:rsidRPr="224B88C2">
        <w:rPr>
          <w:rFonts w:ascii="Consolas" w:hAnsi="Consolas" w:eastAsia="Consolas" w:cs="Consolas"/>
          <w:color w:val="CF8DFB"/>
          <w:sz w:val="21"/>
          <w:szCs w:val="21"/>
        </w:rPr>
        <w:t>import</w:t>
      </w:r>
      <w:r w:rsidRPr="224B88C2">
        <w:rPr>
          <w:rFonts w:ascii="Consolas" w:hAnsi="Consolas" w:eastAsia="Consolas" w:cs="Consolas"/>
          <w:color w:val="A4B1CD"/>
          <w:sz w:val="21"/>
          <w:szCs w:val="21"/>
        </w:rPr>
        <w:t xml:space="preserve"> imread </w:t>
      </w:r>
    </w:p>
    <w:p w:rsidR="224B88C2" w:rsidP="224B88C2" w:rsidRDefault="224B88C2" w14:paraId="5C88A067" w14:textId="2E7C2C11">
      <w:pPr>
        <w:shd w:val="clear" w:color="auto" w:fill="141D2B"/>
        <w:spacing w:after="0" w:line="285" w:lineRule="auto"/>
      </w:pPr>
      <w:r w:rsidRPr="224B88C2">
        <w:rPr>
          <w:rFonts w:ascii="Consolas" w:hAnsi="Consolas" w:eastAsia="Consolas" w:cs="Consolas"/>
          <w:color w:val="CF8DFB"/>
          <w:sz w:val="21"/>
          <w:szCs w:val="21"/>
        </w:rPr>
        <w:t>from</w:t>
      </w:r>
      <w:r w:rsidRPr="224B88C2">
        <w:rPr>
          <w:rFonts w:ascii="Consolas" w:hAnsi="Consolas" w:eastAsia="Consolas" w:cs="Consolas"/>
          <w:color w:val="A4B1CD"/>
          <w:sz w:val="21"/>
          <w:szCs w:val="21"/>
        </w:rPr>
        <w:t xml:space="preserve"> skimage</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util </w:t>
      </w:r>
      <w:r w:rsidRPr="224B88C2">
        <w:rPr>
          <w:rFonts w:ascii="Consolas" w:hAnsi="Consolas" w:eastAsia="Consolas" w:cs="Consolas"/>
          <w:color w:val="CF8DFB"/>
          <w:sz w:val="21"/>
          <w:szCs w:val="21"/>
        </w:rPr>
        <w:t>import</w:t>
      </w:r>
      <w:r w:rsidRPr="224B88C2">
        <w:rPr>
          <w:rFonts w:ascii="Consolas" w:hAnsi="Consolas" w:eastAsia="Consolas" w:cs="Consolas"/>
          <w:color w:val="A4B1CD"/>
          <w:sz w:val="21"/>
          <w:szCs w:val="21"/>
        </w:rPr>
        <w:t xml:space="preserve"> img_as_float </w:t>
      </w:r>
    </w:p>
    <w:p w:rsidR="224B88C2" w:rsidP="224B88C2" w:rsidRDefault="224B88C2" w14:paraId="5021F2D9" w14:textId="58DA1F4B">
      <w:pPr>
        <w:shd w:val="clear" w:color="auto" w:fill="141D2B"/>
        <w:spacing w:after="0" w:line="285" w:lineRule="auto"/>
      </w:pPr>
      <w:r w:rsidRPr="224B88C2">
        <w:rPr>
          <w:rFonts w:ascii="Consolas" w:hAnsi="Consolas" w:eastAsia="Consolas" w:cs="Consolas"/>
          <w:color w:val="CF8DFB"/>
          <w:sz w:val="21"/>
          <w:szCs w:val="21"/>
        </w:rPr>
        <w:t>import</w:t>
      </w:r>
      <w:r w:rsidRPr="224B88C2">
        <w:rPr>
          <w:rFonts w:ascii="Consolas" w:hAnsi="Consolas" w:eastAsia="Consolas" w:cs="Consolas"/>
          <w:color w:val="A4B1CD"/>
          <w:sz w:val="21"/>
          <w:szCs w:val="21"/>
        </w:rPr>
        <w:t xml:space="preserve"> matplotlib</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pylab </w:t>
      </w:r>
      <w:r w:rsidRPr="224B88C2">
        <w:rPr>
          <w:rFonts w:ascii="Consolas" w:hAnsi="Consolas" w:eastAsia="Consolas" w:cs="Consolas"/>
          <w:color w:val="CF8DFB"/>
          <w:sz w:val="21"/>
          <w:szCs w:val="21"/>
        </w:rPr>
        <w:t>as</w:t>
      </w:r>
      <w:r w:rsidRPr="224B88C2">
        <w:rPr>
          <w:rFonts w:ascii="Consolas" w:hAnsi="Consolas" w:eastAsia="Consolas" w:cs="Consolas"/>
          <w:color w:val="A4B1CD"/>
          <w:sz w:val="21"/>
          <w:szCs w:val="21"/>
        </w:rPr>
        <w:t xml:space="preserve"> pylab  </w:t>
      </w:r>
    </w:p>
    <w:p w:rsidR="224B88C2" w:rsidP="224B88C2" w:rsidRDefault="224B88C2" w14:paraId="08806EDF" w14:textId="6DDBAD7B">
      <w:pPr>
        <w:shd w:val="clear" w:color="auto" w:fill="141D2B"/>
        <w:spacing w:after="0" w:line="285" w:lineRule="auto"/>
      </w:pPr>
    </w:p>
    <w:p w:rsidR="224B88C2" w:rsidP="224B88C2" w:rsidRDefault="224B88C2" w14:paraId="56AF29F7" w14:textId="58B809EE">
      <w:pPr>
        <w:shd w:val="clear" w:color="auto" w:fill="141D2B"/>
        <w:spacing w:after="0" w:line="285" w:lineRule="auto"/>
      </w:pPr>
      <w:r w:rsidRPr="224B88C2">
        <w:rPr>
          <w:rFonts w:ascii="Consolas" w:hAnsi="Consolas" w:eastAsia="Consolas" w:cs="Consolas"/>
          <w:color w:val="A4B1CD"/>
          <w:sz w:val="21"/>
          <w:szCs w:val="21"/>
        </w:rPr>
        <w:t xml:space="preserve">img </w:t>
      </w:r>
      <w:r w:rsidRPr="224B88C2">
        <w:rPr>
          <w:rFonts w:ascii="Consolas" w:hAnsi="Consolas" w:eastAsia="Consolas" w:cs="Consolas"/>
          <w:color w:val="FF8484"/>
          <w:sz w:val="21"/>
          <w:szCs w:val="21"/>
        </w:rPr>
        <w:t>=</w:t>
      </w:r>
      <w:r w:rsidRPr="224B88C2">
        <w:rPr>
          <w:rFonts w:ascii="Consolas" w:hAnsi="Consolas" w:eastAsia="Consolas" w:cs="Consolas"/>
          <w:color w:val="A4B1CD"/>
          <w:sz w:val="21"/>
          <w:szCs w:val="21"/>
        </w:rPr>
        <w:t xml:space="preserve"> </w:t>
      </w:r>
      <w:r w:rsidRPr="224B88C2">
        <w:rPr>
          <w:rFonts w:ascii="Consolas" w:hAnsi="Consolas" w:eastAsia="Consolas" w:cs="Consolas"/>
          <w:color w:val="FFCC5C"/>
          <w:sz w:val="21"/>
          <w:szCs w:val="21"/>
        </w:rPr>
        <w:t>img_as_float</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imread</w:t>
      </w:r>
      <w:r w:rsidRPr="224B88C2">
        <w:rPr>
          <w:rFonts w:ascii="Consolas" w:hAnsi="Consolas" w:eastAsia="Consolas" w:cs="Consolas"/>
          <w:color w:val="5CECC6"/>
          <w:sz w:val="21"/>
          <w:szCs w:val="21"/>
        </w:rPr>
        <w:t>('</w:t>
      </w:r>
      <w:r w:rsidRPr="224B88C2">
        <w:rPr>
          <w:rFonts w:ascii="Consolas" w:hAnsi="Consolas" w:eastAsia="Consolas" w:cs="Consolas"/>
          <w:color w:val="C5F467"/>
          <w:sz w:val="21"/>
          <w:szCs w:val="21"/>
        </w:rPr>
        <w:t>../images/tagore.png</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 </w:t>
      </w:r>
    </w:p>
    <w:p w:rsidR="224B88C2" w:rsidP="224B88C2" w:rsidRDefault="224B88C2" w14:paraId="105BE50C" w14:textId="746AD4CF">
      <w:pPr>
        <w:shd w:val="clear" w:color="auto" w:fill="141D2B"/>
        <w:spacing w:after="0" w:line="285" w:lineRule="auto"/>
      </w:pPr>
      <w:r w:rsidRPr="224B88C2">
        <w:rPr>
          <w:rFonts w:ascii="Consolas" w:hAnsi="Consolas" w:eastAsia="Consolas" w:cs="Consolas"/>
          <w:color w:val="A4B1CD"/>
          <w:sz w:val="21"/>
          <w:szCs w:val="21"/>
        </w:rPr>
        <w:t>img</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img </w:t>
      </w:r>
      <w:r w:rsidRPr="224B88C2">
        <w:rPr>
          <w:rFonts w:ascii="Consolas" w:hAnsi="Consolas" w:eastAsia="Consolas" w:cs="Consolas"/>
          <w:color w:val="FF8484"/>
          <w:sz w:val="21"/>
          <w:szCs w:val="21"/>
        </w:rPr>
        <w:t>&lt;=</w:t>
      </w:r>
      <w:r w:rsidRPr="224B88C2">
        <w:rPr>
          <w:rFonts w:ascii="Consolas" w:hAnsi="Consolas" w:eastAsia="Consolas" w:cs="Consolas"/>
          <w:color w:val="A4B1CD"/>
          <w:sz w:val="21"/>
          <w:szCs w:val="21"/>
        </w:rPr>
        <w:t xml:space="preserve"> </w:t>
      </w:r>
      <w:r w:rsidRPr="224B88C2">
        <w:rPr>
          <w:rFonts w:ascii="Consolas" w:hAnsi="Consolas" w:eastAsia="Consolas" w:cs="Consolas"/>
          <w:color w:val="5CB2FF"/>
          <w:sz w:val="21"/>
          <w:szCs w:val="21"/>
        </w:rPr>
        <w:t>0.5</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 </w:t>
      </w:r>
      <w:r w:rsidRPr="224B88C2">
        <w:rPr>
          <w:rFonts w:ascii="Consolas" w:hAnsi="Consolas" w:eastAsia="Consolas" w:cs="Consolas"/>
          <w:color w:val="FF8484"/>
          <w:sz w:val="21"/>
          <w:szCs w:val="21"/>
        </w:rPr>
        <w:t>=</w:t>
      </w:r>
      <w:r w:rsidRPr="224B88C2">
        <w:rPr>
          <w:rFonts w:ascii="Consolas" w:hAnsi="Consolas" w:eastAsia="Consolas" w:cs="Consolas"/>
          <w:color w:val="A4B1CD"/>
          <w:sz w:val="21"/>
          <w:szCs w:val="21"/>
        </w:rPr>
        <w:t xml:space="preserve"> </w:t>
      </w:r>
      <w:r w:rsidRPr="224B88C2">
        <w:rPr>
          <w:rFonts w:ascii="Consolas" w:hAnsi="Consolas" w:eastAsia="Consolas" w:cs="Consolas"/>
          <w:color w:val="5CB2FF"/>
          <w:sz w:val="21"/>
          <w:szCs w:val="21"/>
        </w:rPr>
        <w:t>0</w:t>
      </w:r>
      <w:r w:rsidRPr="224B88C2">
        <w:rPr>
          <w:rFonts w:ascii="Consolas" w:hAnsi="Consolas" w:eastAsia="Consolas" w:cs="Consolas"/>
          <w:color w:val="A4B1CD"/>
          <w:sz w:val="21"/>
          <w:szCs w:val="21"/>
        </w:rPr>
        <w:t xml:space="preserve"> </w:t>
      </w:r>
    </w:p>
    <w:p w:rsidR="224B88C2" w:rsidP="224B88C2" w:rsidRDefault="224B88C2" w14:paraId="14D7B9FC" w14:textId="44A3F16B">
      <w:pPr>
        <w:shd w:val="clear" w:color="auto" w:fill="141D2B"/>
        <w:spacing w:after="0" w:line="285" w:lineRule="auto"/>
      </w:pPr>
      <w:r w:rsidRPr="224B88C2">
        <w:rPr>
          <w:rFonts w:ascii="Consolas" w:hAnsi="Consolas" w:eastAsia="Consolas" w:cs="Consolas"/>
          <w:color w:val="A4B1CD"/>
          <w:sz w:val="21"/>
          <w:szCs w:val="21"/>
        </w:rPr>
        <w:t>img</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img </w:t>
      </w:r>
      <w:r w:rsidRPr="224B88C2">
        <w:rPr>
          <w:rFonts w:ascii="Consolas" w:hAnsi="Consolas" w:eastAsia="Consolas" w:cs="Consolas"/>
          <w:color w:val="FF8484"/>
          <w:sz w:val="21"/>
          <w:szCs w:val="21"/>
        </w:rPr>
        <w:t>&gt;</w:t>
      </w:r>
      <w:r w:rsidRPr="224B88C2">
        <w:rPr>
          <w:rFonts w:ascii="Consolas" w:hAnsi="Consolas" w:eastAsia="Consolas" w:cs="Consolas"/>
          <w:color w:val="A4B1CD"/>
          <w:sz w:val="21"/>
          <w:szCs w:val="21"/>
        </w:rPr>
        <w:t xml:space="preserve"> </w:t>
      </w:r>
      <w:r w:rsidRPr="224B88C2">
        <w:rPr>
          <w:rFonts w:ascii="Consolas" w:hAnsi="Consolas" w:eastAsia="Consolas" w:cs="Consolas"/>
          <w:color w:val="5CB2FF"/>
          <w:sz w:val="21"/>
          <w:szCs w:val="21"/>
        </w:rPr>
        <w:t>0.5</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 </w:t>
      </w:r>
      <w:r w:rsidRPr="224B88C2">
        <w:rPr>
          <w:rFonts w:ascii="Consolas" w:hAnsi="Consolas" w:eastAsia="Consolas" w:cs="Consolas"/>
          <w:color w:val="FF8484"/>
          <w:sz w:val="21"/>
          <w:szCs w:val="21"/>
        </w:rPr>
        <w:t>=</w:t>
      </w:r>
      <w:r w:rsidRPr="224B88C2">
        <w:rPr>
          <w:rFonts w:ascii="Consolas" w:hAnsi="Consolas" w:eastAsia="Consolas" w:cs="Consolas"/>
          <w:color w:val="A4B1CD"/>
          <w:sz w:val="21"/>
          <w:szCs w:val="21"/>
        </w:rPr>
        <w:t xml:space="preserve"> </w:t>
      </w:r>
      <w:r w:rsidRPr="224B88C2">
        <w:rPr>
          <w:rFonts w:ascii="Consolas" w:hAnsi="Consolas" w:eastAsia="Consolas" w:cs="Consolas"/>
          <w:color w:val="5CB2FF"/>
          <w:sz w:val="21"/>
          <w:szCs w:val="21"/>
        </w:rPr>
        <w:t>1</w:t>
      </w:r>
      <w:r w:rsidRPr="224B88C2">
        <w:rPr>
          <w:rFonts w:ascii="Consolas" w:hAnsi="Consolas" w:eastAsia="Consolas" w:cs="Consolas"/>
          <w:color w:val="A4B1CD"/>
          <w:sz w:val="21"/>
          <w:szCs w:val="21"/>
        </w:rPr>
        <w:t xml:space="preserve">  </w:t>
      </w:r>
    </w:p>
    <w:p w:rsidR="224B88C2" w:rsidP="224B88C2" w:rsidRDefault="224B88C2" w14:paraId="3888A92F" w14:textId="775C0617">
      <w:pPr>
        <w:shd w:val="clear" w:color="auto" w:fill="141D2B"/>
        <w:spacing w:after="0" w:line="285" w:lineRule="auto"/>
      </w:pPr>
    </w:p>
    <w:p w:rsidR="224B88C2" w:rsidP="224B88C2" w:rsidRDefault="224B88C2" w14:paraId="252095D1" w14:textId="525B1672">
      <w:pPr>
        <w:shd w:val="clear" w:color="auto" w:fill="141D2B"/>
        <w:spacing w:after="0" w:line="285" w:lineRule="auto"/>
      </w:pPr>
      <w:r w:rsidRPr="224B88C2">
        <w:rPr>
          <w:rFonts w:ascii="Consolas" w:hAnsi="Consolas" w:eastAsia="Consolas" w:cs="Consolas"/>
          <w:color w:val="A4B1CD"/>
          <w:sz w:val="21"/>
          <w:szCs w:val="21"/>
        </w:rPr>
        <w:t>pylab</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gray</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 </w:t>
      </w:r>
    </w:p>
    <w:p w:rsidR="224B88C2" w:rsidP="224B88C2" w:rsidRDefault="224B88C2" w14:paraId="339A863E" w14:textId="10A86B30">
      <w:pPr>
        <w:shd w:val="clear" w:color="auto" w:fill="141D2B"/>
        <w:spacing w:after="0" w:line="285" w:lineRule="auto"/>
      </w:pPr>
      <w:r w:rsidRPr="224B88C2">
        <w:rPr>
          <w:rFonts w:ascii="Consolas" w:hAnsi="Consolas" w:eastAsia="Consolas" w:cs="Consolas"/>
          <w:color w:val="A4B1CD"/>
          <w:sz w:val="21"/>
          <w:szCs w:val="21"/>
        </w:rPr>
        <w:t>pylab</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figure</w:t>
      </w:r>
      <w:r w:rsidRPr="224B88C2">
        <w:rPr>
          <w:rFonts w:ascii="Consolas" w:hAnsi="Consolas" w:eastAsia="Consolas" w:cs="Consolas"/>
          <w:color w:val="5CECC6"/>
          <w:sz w:val="21"/>
          <w:szCs w:val="21"/>
        </w:rPr>
        <w:t>(</w:t>
      </w:r>
      <w:r w:rsidRPr="224B88C2">
        <w:rPr>
          <w:rFonts w:ascii="Consolas" w:hAnsi="Consolas" w:eastAsia="Consolas" w:cs="Consolas"/>
          <w:color w:val="5CB2FF"/>
          <w:sz w:val="21"/>
          <w:szCs w:val="21"/>
        </w:rPr>
        <w:t>figsize</w:t>
      </w:r>
      <w:r w:rsidRPr="224B88C2">
        <w:rPr>
          <w:rFonts w:ascii="Consolas" w:hAnsi="Consolas" w:eastAsia="Consolas" w:cs="Consolas"/>
          <w:color w:val="FF8484"/>
          <w:sz w:val="21"/>
          <w:szCs w:val="21"/>
        </w:rPr>
        <w:t>=</w:t>
      </w:r>
      <w:r w:rsidRPr="224B88C2">
        <w:rPr>
          <w:rFonts w:ascii="Consolas" w:hAnsi="Consolas" w:eastAsia="Consolas" w:cs="Consolas"/>
          <w:color w:val="5CECC6"/>
          <w:sz w:val="21"/>
          <w:szCs w:val="21"/>
        </w:rPr>
        <w:t>(</w:t>
      </w:r>
      <w:r w:rsidRPr="224B88C2">
        <w:rPr>
          <w:rFonts w:ascii="Consolas" w:hAnsi="Consolas" w:eastAsia="Consolas" w:cs="Consolas"/>
          <w:color w:val="5CB2FF"/>
          <w:sz w:val="21"/>
          <w:szCs w:val="21"/>
        </w:rPr>
        <w:t>18</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 xml:space="preserve"> </w:t>
      </w:r>
      <w:r w:rsidRPr="224B88C2">
        <w:rPr>
          <w:rFonts w:ascii="Consolas" w:hAnsi="Consolas" w:eastAsia="Consolas" w:cs="Consolas"/>
          <w:color w:val="5CB2FF"/>
          <w:sz w:val="21"/>
          <w:szCs w:val="21"/>
        </w:rPr>
        <w:t>9</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  </w:t>
      </w:r>
    </w:p>
    <w:p w:rsidR="224B88C2" w:rsidP="224B88C2" w:rsidRDefault="224B88C2" w14:paraId="4465570E" w14:textId="34C889C0">
      <w:pPr>
        <w:shd w:val="clear" w:color="auto" w:fill="141D2B"/>
        <w:spacing w:after="0" w:line="285" w:lineRule="auto"/>
      </w:pPr>
    </w:p>
    <w:p w:rsidR="224B88C2" w:rsidP="224B88C2" w:rsidRDefault="224B88C2" w14:paraId="3859D916" w14:textId="4C28E465">
      <w:pPr>
        <w:shd w:val="clear" w:color="auto" w:fill="141D2B"/>
        <w:spacing w:after="0" w:line="285" w:lineRule="auto"/>
      </w:pPr>
      <w:r w:rsidRPr="224B88C2">
        <w:rPr>
          <w:rFonts w:ascii="Consolas" w:hAnsi="Consolas" w:eastAsia="Consolas" w:cs="Consolas"/>
          <w:color w:val="A4B1CD"/>
          <w:sz w:val="21"/>
          <w:szCs w:val="21"/>
        </w:rPr>
        <w:t>pylab</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subplot</w:t>
      </w:r>
      <w:r w:rsidRPr="224B88C2">
        <w:rPr>
          <w:rFonts w:ascii="Consolas" w:hAnsi="Consolas" w:eastAsia="Consolas" w:cs="Consolas"/>
          <w:color w:val="5CECC6"/>
          <w:sz w:val="21"/>
          <w:szCs w:val="21"/>
        </w:rPr>
        <w:t>(</w:t>
      </w:r>
      <w:r w:rsidRPr="224B88C2">
        <w:rPr>
          <w:rFonts w:ascii="Consolas" w:hAnsi="Consolas" w:eastAsia="Consolas" w:cs="Consolas"/>
          <w:color w:val="5CB2FF"/>
          <w:sz w:val="21"/>
          <w:szCs w:val="21"/>
        </w:rPr>
        <w:t>1</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 xml:space="preserve"> </w:t>
      </w:r>
      <w:r w:rsidRPr="224B88C2">
        <w:rPr>
          <w:rFonts w:ascii="Consolas" w:hAnsi="Consolas" w:eastAsia="Consolas" w:cs="Consolas"/>
          <w:color w:val="5CB2FF"/>
          <w:sz w:val="21"/>
          <w:szCs w:val="21"/>
        </w:rPr>
        <w:t>3</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 xml:space="preserve"> </w:t>
      </w:r>
      <w:r w:rsidRPr="224B88C2">
        <w:rPr>
          <w:rFonts w:ascii="Consolas" w:hAnsi="Consolas" w:eastAsia="Consolas" w:cs="Consolas"/>
          <w:color w:val="5CB2FF"/>
          <w:sz w:val="21"/>
          <w:szCs w:val="21"/>
        </w:rPr>
        <w:t>1</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 </w:t>
      </w:r>
    </w:p>
    <w:p w:rsidR="224B88C2" w:rsidP="224B88C2" w:rsidRDefault="224B88C2" w14:paraId="29F9593E" w14:textId="25AD7FF3">
      <w:pPr>
        <w:shd w:val="clear" w:color="auto" w:fill="141D2B"/>
        <w:spacing w:after="0" w:line="285" w:lineRule="auto"/>
      </w:pPr>
      <w:r w:rsidRPr="224B88C2">
        <w:rPr>
          <w:rFonts w:ascii="Consolas" w:hAnsi="Consolas" w:eastAsia="Consolas" w:cs="Consolas"/>
          <w:color w:val="A4B1CD"/>
          <w:sz w:val="21"/>
          <w:szCs w:val="21"/>
        </w:rPr>
        <w:t>pylab</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imshow</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img</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 </w:t>
      </w:r>
    </w:p>
    <w:p w:rsidR="224B88C2" w:rsidP="224B88C2" w:rsidRDefault="224B88C2" w14:paraId="727000F1" w14:textId="60EAF431">
      <w:pPr>
        <w:shd w:val="clear" w:color="auto" w:fill="141D2B"/>
        <w:spacing w:after="0" w:line="285" w:lineRule="auto"/>
      </w:pPr>
      <w:r w:rsidRPr="224B88C2">
        <w:rPr>
          <w:rFonts w:ascii="Consolas" w:hAnsi="Consolas" w:eastAsia="Consolas" w:cs="Consolas"/>
          <w:color w:val="A4B1CD"/>
          <w:sz w:val="21"/>
          <w:szCs w:val="21"/>
        </w:rPr>
        <w:t>pylab</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title</w:t>
      </w:r>
      <w:r w:rsidRPr="224B88C2">
        <w:rPr>
          <w:rFonts w:ascii="Consolas" w:hAnsi="Consolas" w:eastAsia="Consolas" w:cs="Consolas"/>
          <w:color w:val="5CECC6"/>
          <w:sz w:val="21"/>
          <w:szCs w:val="21"/>
        </w:rPr>
        <w:t>('</w:t>
      </w:r>
      <w:r w:rsidRPr="224B88C2">
        <w:rPr>
          <w:rFonts w:ascii="Consolas" w:hAnsi="Consolas" w:eastAsia="Consolas" w:cs="Consolas"/>
          <w:color w:val="C5F467"/>
          <w:sz w:val="21"/>
          <w:szCs w:val="21"/>
        </w:rPr>
        <w:t>original</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  </w:t>
      </w:r>
    </w:p>
    <w:p w:rsidR="224B88C2" w:rsidP="224B88C2" w:rsidRDefault="224B88C2" w14:paraId="7EE3F0CD" w14:textId="632306FA">
      <w:pPr>
        <w:shd w:val="clear" w:color="auto" w:fill="141D2B"/>
        <w:spacing w:after="0" w:line="285" w:lineRule="auto"/>
      </w:pPr>
    </w:p>
    <w:p w:rsidR="224B88C2" w:rsidP="224B88C2" w:rsidRDefault="224B88C2" w14:paraId="778C5BF3" w14:textId="4697F99E">
      <w:pPr>
        <w:shd w:val="clear" w:color="auto" w:fill="141D2B"/>
        <w:spacing w:after="0" w:line="285" w:lineRule="auto"/>
      </w:pPr>
      <w:r w:rsidRPr="224B88C2">
        <w:rPr>
          <w:rFonts w:ascii="Consolas" w:hAnsi="Consolas" w:eastAsia="Consolas" w:cs="Consolas"/>
          <w:color w:val="CF8DFB"/>
          <w:sz w:val="21"/>
          <w:szCs w:val="21"/>
        </w:rPr>
        <w:t>for</w:t>
      </w:r>
      <w:r w:rsidRPr="224B88C2">
        <w:rPr>
          <w:rFonts w:ascii="Consolas" w:hAnsi="Consolas" w:eastAsia="Consolas" w:cs="Consolas"/>
          <w:color w:val="A4B1CD"/>
          <w:sz w:val="21"/>
          <w:szCs w:val="21"/>
        </w:rPr>
        <w:t xml:space="preserve"> d </w:t>
      </w:r>
      <w:r w:rsidRPr="224B88C2">
        <w:rPr>
          <w:rFonts w:ascii="Consolas" w:hAnsi="Consolas" w:eastAsia="Consolas" w:cs="Consolas"/>
          <w:color w:val="CF8DFB"/>
          <w:sz w:val="21"/>
          <w:szCs w:val="21"/>
        </w:rPr>
        <w:t>in</w:t>
      </w:r>
      <w:r w:rsidRPr="224B88C2">
        <w:rPr>
          <w:rFonts w:ascii="Consolas" w:hAnsi="Consolas" w:eastAsia="Consolas" w:cs="Consolas"/>
          <w:color w:val="A4B1CD"/>
          <w:sz w:val="21"/>
          <w:szCs w:val="21"/>
        </w:rPr>
        <w:t xml:space="preserve"> </w:t>
      </w:r>
      <w:r w:rsidRPr="224B88C2">
        <w:rPr>
          <w:rFonts w:ascii="Consolas" w:hAnsi="Consolas" w:eastAsia="Consolas" w:cs="Consolas"/>
          <w:color w:val="FFCC5C"/>
          <w:sz w:val="21"/>
          <w:szCs w:val="21"/>
        </w:rPr>
        <w:t>range</w:t>
      </w:r>
      <w:r w:rsidRPr="224B88C2">
        <w:rPr>
          <w:rFonts w:ascii="Consolas" w:hAnsi="Consolas" w:eastAsia="Consolas" w:cs="Consolas"/>
          <w:color w:val="5CECC6"/>
          <w:sz w:val="21"/>
          <w:szCs w:val="21"/>
        </w:rPr>
        <w:t>(</w:t>
      </w:r>
      <w:r w:rsidRPr="224B88C2">
        <w:rPr>
          <w:rFonts w:ascii="Consolas" w:hAnsi="Consolas" w:eastAsia="Consolas" w:cs="Consolas"/>
          <w:color w:val="5CB2FF"/>
          <w:sz w:val="21"/>
          <w:szCs w:val="21"/>
        </w:rPr>
        <w:t>1</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 xml:space="preserve"> </w:t>
      </w:r>
      <w:r w:rsidRPr="224B88C2">
        <w:rPr>
          <w:rFonts w:ascii="Consolas" w:hAnsi="Consolas" w:eastAsia="Consolas" w:cs="Consolas"/>
          <w:color w:val="5CB2FF"/>
          <w:sz w:val="21"/>
          <w:szCs w:val="21"/>
        </w:rPr>
        <w:t>3</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 </w:t>
      </w:r>
    </w:p>
    <w:p w:rsidR="224B88C2" w:rsidP="224B88C2" w:rsidRDefault="224B88C2" w14:paraId="070452FF" w14:textId="506E511E">
      <w:pPr>
        <w:shd w:val="clear" w:color="auto" w:fill="141D2B"/>
        <w:spacing w:after="0" w:line="285" w:lineRule="auto"/>
      </w:pPr>
      <w:r w:rsidRPr="224B88C2">
        <w:rPr>
          <w:rFonts w:ascii="Consolas" w:hAnsi="Consolas" w:eastAsia="Consolas" w:cs="Consolas"/>
          <w:color w:val="A4B1CD"/>
          <w:sz w:val="21"/>
          <w:szCs w:val="21"/>
        </w:rPr>
        <w:t xml:space="preserve">    im1 </w:t>
      </w:r>
      <w:r w:rsidRPr="224B88C2">
        <w:rPr>
          <w:rFonts w:ascii="Consolas" w:hAnsi="Consolas" w:eastAsia="Consolas" w:cs="Consolas"/>
          <w:color w:val="FF8484"/>
          <w:sz w:val="21"/>
          <w:szCs w:val="21"/>
        </w:rPr>
        <w:t>=</w:t>
      </w:r>
      <w:r w:rsidRPr="224B88C2">
        <w:rPr>
          <w:rFonts w:ascii="Consolas" w:hAnsi="Consolas" w:eastAsia="Consolas" w:cs="Consolas"/>
          <w:color w:val="A4B1CD"/>
          <w:sz w:val="21"/>
          <w:szCs w:val="21"/>
        </w:rPr>
        <w:t xml:space="preserve"> </w:t>
      </w:r>
      <w:r w:rsidRPr="224B88C2">
        <w:rPr>
          <w:rFonts w:ascii="Consolas" w:hAnsi="Consolas" w:eastAsia="Consolas" w:cs="Consolas"/>
          <w:color w:val="FFCC5C"/>
          <w:sz w:val="21"/>
          <w:szCs w:val="21"/>
        </w:rPr>
        <w:t>binary_dilation</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img</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 xml:space="preserve"> disk</w:t>
      </w:r>
      <w:r w:rsidRPr="224B88C2">
        <w:rPr>
          <w:rFonts w:ascii="Consolas" w:hAnsi="Consolas" w:eastAsia="Consolas" w:cs="Consolas"/>
          <w:color w:val="5CECC6"/>
          <w:sz w:val="21"/>
          <w:szCs w:val="21"/>
        </w:rPr>
        <w:t>('</w:t>
      </w:r>
      <w:r w:rsidRPr="224B88C2">
        <w:rPr>
          <w:rFonts w:ascii="Consolas" w:hAnsi="Consolas" w:eastAsia="Consolas" w:cs="Consolas"/>
          <w:color w:val="C5F467"/>
          <w:sz w:val="21"/>
          <w:szCs w:val="21"/>
        </w:rPr>
        <w:t>2d</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 </w:t>
      </w:r>
    </w:p>
    <w:p w:rsidR="224B88C2" w:rsidP="224B88C2" w:rsidRDefault="224B88C2" w14:paraId="2550AD59" w14:textId="3EB0812B">
      <w:pPr>
        <w:shd w:val="clear" w:color="auto" w:fill="141D2B"/>
        <w:spacing w:after="0" w:line="285" w:lineRule="auto"/>
      </w:pPr>
      <w:r w:rsidRPr="224B88C2">
        <w:rPr>
          <w:rFonts w:ascii="Consolas" w:hAnsi="Consolas" w:eastAsia="Consolas" w:cs="Consolas"/>
          <w:color w:val="A4B1CD"/>
          <w:sz w:val="21"/>
          <w:szCs w:val="21"/>
        </w:rPr>
        <w:t xml:space="preserve">    pylab</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subplot</w:t>
      </w:r>
      <w:r w:rsidRPr="224B88C2">
        <w:rPr>
          <w:rFonts w:ascii="Consolas" w:hAnsi="Consolas" w:eastAsia="Consolas" w:cs="Consolas"/>
          <w:color w:val="5CECC6"/>
          <w:sz w:val="21"/>
          <w:szCs w:val="21"/>
        </w:rPr>
        <w:t>(</w:t>
      </w:r>
      <w:r w:rsidRPr="224B88C2">
        <w:rPr>
          <w:rFonts w:ascii="Consolas" w:hAnsi="Consolas" w:eastAsia="Consolas" w:cs="Consolas"/>
          <w:color w:val="5CB2FF"/>
          <w:sz w:val="21"/>
          <w:szCs w:val="21"/>
        </w:rPr>
        <w:t>1</w:t>
      </w:r>
      <w:r w:rsidRPr="224B88C2">
        <w:rPr>
          <w:rFonts w:ascii="Consolas" w:hAnsi="Consolas" w:eastAsia="Consolas" w:cs="Consolas"/>
          <w:color w:val="5CECC6"/>
          <w:sz w:val="21"/>
          <w:szCs w:val="21"/>
        </w:rPr>
        <w:t>,</w:t>
      </w:r>
      <w:r w:rsidRPr="224B88C2">
        <w:rPr>
          <w:rFonts w:ascii="Consolas" w:hAnsi="Consolas" w:eastAsia="Consolas" w:cs="Consolas"/>
          <w:color w:val="5CB2FF"/>
          <w:sz w:val="21"/>
          <w:szCs w:val="21"/>
        </w:rPr>
        <w:t>3</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d</w:t>
      </w:r>
      <w:r w:rsidRPr="224B88C2">
        <w:rPr>
          <w:rFonts w:ascii="Consolas" w:hAnsi="Consolas" w:eastAsia="Consolas" w:cs="Consolas"/>
          <w:color w:val="FF8484"/>
          <w:sz w:val="21"/>
          <w:szCs w:val="21"/>
        </w:rPr>
        <w:t>+</w:t>
      </w:r>
      <w:r w:rsidRPr="224B88C2">
        <w:rPr>
          <w:rFonts w:ascii="Consolas" w:hAnsi="Consolas" w:eastAsia="Consolas" w:cs="Consolas"/>
          <w:color w:val="5CB2FF"/>
          <w:sz w:val="21"/>
          <w:szCs w:val="21"/>
        </w:rPr>
        <w:t>1</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 </w:t>
      </w:r>
    </w:p>
    <w:p w:rsidR="224B88C2" w:rsidP="224B88C2" w:rsidRDefault="224B88C2" w14:paraId="25BE8EC3" w14:textId="39AE30A4">
      <w:pPr>
        <w:shd w:val="clear" w:color="auto" w:fill="141D2B"/>
        <w:spacing w:after="0" w:line="285" w:lineRule="auto"/>
      </w:pPr>
      <w:r w:rsidRPr="224B88C2">
        <w:rPr>
          <w:rFonts w:ascii="Consolas" w:hAnsi="Consolas" w:eastAsia="Consolas" w:cs="Consolas"/>
          <w:color w:val="A4B1CD"/>
          <w:sz w:val="21"/>
          <w:szCs w:val="21"/>
        </w:rPr>
        <w:t xml:space="preserve">    pylab</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imshow</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im1</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 </w:t>
      </w:r>
    </w:p>
    <w:p w:rsidR="224B88C2" w:rsidP="224B88C2" w:rsidRDefault="224B88C2" w14:paraId="0054671D" w14:textId="4AAA2146">
      <w:pPr>
        <w:shd w:val="clear" w:color="auto" w:fill="141D2B"/>
        <w:spacing w:after="0" w:line="285" w:lineRule="auto"/>
      </w:pPr>
      <w:r w:rsidRPr="224B88C2">
        <w:rPr>
          <w:rFonts w:ascii="Consolas" w:hAnsi="Consolas" w:eastAsia="Consolas" w:cs="Consolas"/>
          <w:color w:val="A4B1CD"/>
          <w:sz w:val="21"/>
          <w:szCs w:val="21"/>
        </w:rPr>
        <w:t xml:space="preserve">    pylab</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title</w:t>
      </w:r>
      <w:r w:rsidRPr="224B88C2">
        <w:rPr>
          <w:rFonts w:ascii="Consolas" w:hAnsi="Consolas" w:eastAsia="Consolas" w:cs="Consolas"/>
          <w:color w:val="5CECC6"/>
          <w:sz w:val="21"/>
          <w:szCs w:val="21"/>
        </w:rPr>
        <w:t>('</w:t>
      </w:r>
      <w:r w:rsidRPr="224B88C2">
        <w:rPr>
          <w:rFonts w:ascii="Consolas" w:hAnsi="Consolas" w:eastAsia="Consolas" w:cs="Consolas"/>
          <w:color w:val="C5F467"/>
          <w:sz w:val="21"/>
          <w:szCs w:val="21"/>
        </w:rPr>
        <w:t xml:space="preserve">dilation with disk size </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 xml:space="preserve"> </w:t>
      </w:r>
      <w:r w:rsidRPr="224B88C2">
        <w:rPr>
          <w:rFonts w:ascii="Consolas" w:hAnsi="Consolas" w:eastAsia="Consolas" w:cs="Consolas"/>
          <w:color w:val="FF8484"/>
          <w:sz w:val="21"/>
          <w:szCs w:val="21"/>
        </w:rPr>
        <w:t>+</w:t>
      </w:r>
      <w:r w:rsidRPr="224B88C2">
        <w:rPr>
          <w:rFonts w:ascii="Consolas" w:hAnsi="Consolas" w:eastAsia="Consolas" w:cs="Consolas"/>
          <w:color w:val="FFCC5C"/>
          <w:sz w:val="21"/>
          <w:szCs w:val="21"/>
        </w:rPr>
        <w:t xml:space="preserve"> </w:t>
      </w:r>
      <w:r w:rsidRPr="224B88C2">
        <w:rPr>
          <w:rFonts w:ascii="Consolas" w:hAnsi="Consolas" w:eastAsia="Consolas" w:cs="Consolas"/>
          <w:color w:val="A4B1CD"/>
          <w:sz w:val="21"/>
          <w:szCs w:val="21"/>
        </w:rPr>
        <w:t>str</w:t>
      </w:r>
      <w:r w:rsidRPr="224B88C2">
        <w:rPr>
          <w:rFonts w:ascii="Consolas" w:hAnsi="Consolas" w:eastAsia="Consolas" w:cs="Consolas"/>
          <w:color w:val="5CECC6"/>
          <w:sz w:val="21"/>
          <w:szCs w:val="21"/>
        </w:rPr>
        <w:t>('</w:t>
      </w:r>
      <w:r w:rsidRPr="224B88C2">
        <w:rPr>
          <w:rFonts w:ascii="Consolas" w:hAnsi="Consolas" w:eastAsia="Consolas" w:cs="Consolas"/>
          <w:color w:val="C5F467"/>
          <w:sz w:val="21"/>
          <w:szCs w:val="21"/>
        </w:rPr>
        <w:t>2d</w:t>
      </w:r>
      <w:r w:rsidRPr="224B88C2">
        <w:rPr>
          <w:rFonts w:ascii="Consolas" w:hAnsi="Consolas" w:eastAsia="Consolas" w:cs="Consolas"/>
          <w:color w:val="5CECC6"/>
          <w:sz w:val="21"/>
          <w:szCs w:val="21"/>
        </w:rPr>
        <w:t>'))</w:t>
      </w:r>
      <w:r w:rsidRPr="224B88C2">
        <w:rPr>
          <w:rFonts w:ascii="Consolas" w:hAnsi="Consolas" w:eastAsia="Consolas" w:cs="Consolas"/>
          <w:color w:val="A4B1CD"/>
          <w:sz w:val="21"/>
          <w:szCs w:val="21"/>
        </w:rPr>
        <w:t xml:space="preserve"> </w:t>
      </w:r>
    </w:p>
    <w:p w:rsidR="224B88C2" w:rsidP="224B88C2" w:rsidRDefault="224B88C2" w14:paraId="7F7A7B77" w14:textId="7B908871">
      <w:pPr>
        <w:shd w:val="clear" w:color="auto" w:fill="141D2B"/>
        <w:spacing w:after="0" w:line="285" w:lineRule="auto"/>
        <w:rPr>
          <w:rFonts w:ascii="Consolas" w:hAnsi="Consolas" w:eastAsia="Consolas" w:cs="Consolas"/>
          <w:color w:val="A4B1CD"/>
          <w:sz w:val="21"/>
          <w:szCs w:val="21"/>
        </w:rPr>
      </w:pPr>
      <w:r w:rsidRPr="224B88C2">
        <w:rPr>
          <w:rFonts w:ascii="Consolas" w:hAnsi="Consolas" w:eastAsia="Consolas" w:cs="Consolas"/>
          <w:color w:val="A4B1CD"/>
          <w:sz w:val="21"/>
          <w:szCs w:val="21"/>
        </w:rPr>
        <w:t>pylab</w:t>
      </w:r>
      <w:r w:rsidRPr="224B88C2">
        <w:rPr>
          <w:rFonts w:ascii="Consolas" w:hAnsi="Consolas" w:eastAsia="Consolas" w:cs="Consolas"/>
          <w:color w:val="5CECC6"/>
          <w:sz w:val="21"/>
          <w:szCs w:val="21"/>
        </w:rPr>
        <w:t>.</w:t>
      </w:r>
      <w:r w:rsidRPr="224B88C2">
        <w:rPr>
          <w:rFonts w:ascii="Consolas" w:hAnsi="Consolas" w:eastAsia="Consolas" w:cs="Consolas"/>
          <w:color w:val="FFCC5C"/>
          <w:sz w:val="21"/>
          <w:szCs w:val="21"/>
        </w:rPr>
        <w:t>show</w:t>
      </w:r>
      <w:r w:rsidRPr="224B88C2">
        <w:rPr>
          <w:rFonts w:ascii="Consolas" w:hAnsi="Consolas" w:eastAsia="Consolas" w:cs="Consolas"/>
          <w:color w:val="5CECC6"/>
          <w:sz w:val="21"/>
          <w:szCs w:val="21"/>
        </w:rPr>
        <w:t>()</w:t>
      </w:r>
    </w:p>
    <w:p w:rsidR="5190EF0B" w:rsidP="6F784F7B" w:rsidRDefault="6F784F7B" w14:paraId="0F37A8B1" w14:textId="5DCA573E">
      <w:pPr>
        <w:pStyle w:val="Heading3"/>
      </w:pPr>
      <w:bookmarkStart w:name="_Toc213102686" w:id="76"/>
      <w:r>
        <w:t>6.1.4. Opening and Closing</w:t>
      </w:r>
      <w:bookmarkEnd w:id="76"/>
    </w:p>
    <w:p w:rsidR="5190EF0B" w:rsidP="5190EF0B" w:rsidRDefault="5190EF0B" w14:paraId="4AA31D76" w14:textId="2A49F80F">
      <w:pPr>
        <w:spacing w:before="240" w:after="240"/>
        <w:rPr>
          <w:rFonts w:ascii="Times New Roman" w:hAnsi="Times New Roman" w:eastAsia="Times New Roman" w:cs="Times New Roman"/>
        </w:rPr>
      </w:pPr>
      <w:r w:rsidRPr="5190EF0B">
        <w:rPr>
          <w:rFonts w:ascii="Times New Roman" w:hAnsi="Times New Roman" w:eastAsia="Times New Roman" w:cs="Times New Roman"/>
        </w:rPr>
        <w:t>Opening merupakan kombinasi antara erosi diikuti dengan dilasi. Tujuannya untuk menghapus objek kecil atau noise dari citra biner tanpa mengubah bentuk utama objek besar. Digunakan ketika ingin membersikan detail kecil di foreground.</w:t>
      </w:r>
    </w:p>
    <w:p w:rsidR="5190EF0B" w:rsidP="5190EF0B" w:rsidRDefault="5190EF0B" w14:paraId="34744555" w14:textId="489CFCCF">
      <w:pPr>
        <w:spacing w:before="240" w:after="240"/>
        <w:rPr>
          <w:rFonts w:ascii="Times New Roman" w:hAnsi="Times New Roman" w:eastAsia="Times New Roman" w:cs="Times New Roman"/>
        </w:rPr>
      </w:pPr>
      <w:r w:rsidRPr="5190EF0B">
        <w:rPr>
          <w:rFonts w:ascii="Times New Roman" w:hAnsi="Times New Roman" w:eastAsia="Times New Roman" w:cs="Times New Roman"/>
        </w:rPr>
        <w:t>Closing merupakan kombinasi antara dilasi diikuti dengan erosi. Tujuannya untuk menutup lubang kecil atau celah (gaps) di dalam objek. Digunakan ketika ingin mengisi lubang atau menyatukan bagian objek yang hampir terpisah.</w:t>
      </w:r>
    </w:p>
    <w:p w:rsidR="5190EF0B" w:rsidP="5190EF0B" w:rsidRDefault="6F784F7B" w14:paraId="74918E34" w14:textId="281CC75F">
      <w:pPr>
        <w:spacing w:before="240" w:after="240"/>
        <w:rPr>
          <w:rFonts w:ascii="Times New Roman" w:hAnsi="Times New Roman" w:eastAsia="Times New Roman" w:cs="Times New Roman"/>
        </w:rPr>
      </w:pPr>
      <w:r w:rsidRPr="6F784F7B">
        <w:rPr>
          <w:rFonts w:ascii="Times New Roman" w:hAnsi="Times New Roman" w:eastAsia="Times New Roman" w:cs="Times New Roman"/>
        </w:rPr>
        <w:t>Contoh Implementasi</w:t>
      </w:r>
    </w:p>
    <w:p w:rsidR="6F784F7B" w:rsidP="4D3454B1" w:rsidRDefault="4D3454B1" w14:paraId="40EDEB8B" w14:textId="38F83506">
      <w:pPr>
        <w:shd w:val="clear" w:color="auto" w:fill="141D2B"/>
        <w:spacing w:after="0" w:line="285" w:lineRule="auto"/>
      </w:pPr>
      <w:r w:rsidRPr="4D3454B1">
        <w:rPr>
          <w:rFonts w:ascii="Consolas" w:hAnsi="Consolas" w:eastAsia="Consolas" w:cs="Consolas"/>
          <w:color w:val="CF8DFB"/>
          <w:sz w:val="21"/>
          <w:szCs w:val="21"/>
        </w:rPr>
        <w:t>from</w:t>
      </w:r>
      <w:r w:rsidRPr="4D3454B1">
        <w:rPr>
          <w:rFonts w:ascii="Consolas" w:hAnsi="Consolas" w:eastAsia="Consolas" w:cs="Consolas"/>
          <w:color w:val="A4B1CD"/>
          <w:sz w:val="21"/>
          <w:szCs w:val="21"/>
        </w:rPr>
        <w:t xml:space="preserve"> skimage</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morphology </w:t>
      </w:r>
      <w:r w:rsidRPr="4D3454B1">
        <w:rPr>
          <w:rFonts w:ascii="Consolas" w:hAnsi="Consolas" w:eastAsia="Consolas" w:cs="Consolas"/>
          <w:color w:val="CF8DFB"/>
          <w:sz w:val="21"/>
          <w:szCs w:val="21"/>
        </w:rPr>
        <w:t>import</w:t>
      </w:r>
      <w:r w:rsidRPr="4D3454B1">
        <w:rPr>
          <w:rFonts w:ascii="Consolas" w:hAnsi="Consolas" w:eastAsia="Consolas" w:cs="Consolas"/>
          <w:color w:val="A4B1CD"/>
          <w:sz w:val="21"/>
          <w:szCs w:val="21"/>
        </w:rPr>
        <w:t xml:space="preserve"> binary_opening</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binary_closing</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binary_erosion</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binary_dilation</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disk </w:t>
      </w:r>
    </w:p>
    <w:p w:rsidR="6F784F7B" w:rsidP="4D3454B1" w:rsidRDefault="4D3454B1" w14:paraId="33B105F1" w14:textId="47B6CE3E">
      <w:pPr>
        <w:shd w:val="clear" w:color="auto" w:fill="141D2B"/>
        <w:spacing w:after="0" w:line="285" w:lineRule="auto"/>
      </w:pPr>
      <w:r w:rsidRPr="4D3454B1">
        <w:rPr>
          <w:rFonts w:ascii="Consolas" w:hAnsi="Consolas" w:eastAsia="Consolas" w:cs="Consolas"/>
          <w:color w:val="CF8DFB"/>
          <w:sz w:val="21"/>
          <w:szCs w:val="21"/>
        </w:rPr>
        <w:t>from</w:t>
      </w:r>
      <w:r w:rsidRPr="4D3454B1">
        <w:rPr>
          <w:rFonts w:ascii="Consolas" w:hAnsi="Consolas" w:eastAsia="Consolas" w:cs="Consolas"/>
          <w:color w:val="A4B1CD"/>
          <w:sz w:val="21"/>
          <w:szCs w:val="21"/>
        </w:rPr>
        <w:t xml:space="preserve"> skimage</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color </w:t>
      </w:r>
      <w:r w:rsidRPr="4D3454B1">
        <w:rPr>
          <w:rFonts w:ascii="Consolas" w:hAnsi="Consolas" w:eastAsia="Consolas" w:cs="Consolas"/>
          <w:color w:val="CF8DFB"/>
          <w:sz w:val="21"/>
          <w:szCs w:val="21"/>
        </w:rPr>
        <w:t>import</w:t>
      </w:r>
      <w:r w:rsidRPr="4D3454B1">
        <w:rPr>
          <w:rFonts w:ascii="Consolas" w:hAnsi="Consolas" w:eastAsia="Consolas" w:cs="Consolas"/>
          <w:color w:val="A4B1CD"/>
          <w:sz w:val="21"/>
          <w:szCs w:val="21"/>
        </w:rPr>
        <w:t xml:space="preserve"> rgb2gray </w:t>
      </w:r>
    </w:p>
    <w:p w:rsidR="6F784F7B" w:rsidP="4D3454B1" w:rsidRDefault="4D3454B1" w14:paraId="2FB70C84" w14:textId="591F42B9">
      <w:pPr>
        <w:shd w:val="clear" w:color="auto" w:fill="141D2B"/>
        <w:spacing w:after="0" w:line="285" w:lineRule="auto"/>
      </w:pPr>
      <w:r w:rsidRPr="4D3454B1">
        <w:rPr>
          <w:rFonts w:ascii="Consolas" w:hAnsi="Consolas" w:eastAsia="Consolas" w:cs="Consolas"/>
          <w:color w:val="CF8DFB"/>
          <w:sz w:val="21"/>
          <w:szCs w:val="21"/>
        </w:rPr>
        <w:t>from</w:t>
      </w:r>
      <w:r w:rsidRPr="4D3454B1">
        <w:rPr>
          <w:rFonts w:ascii="Consolas" w:hAnsi="Consolas" w:eastAsia="Consolas" w:cs="Consolas"/>
          <w:color w:val="A4B1CD"/>
          <w:sz w:val="21"/>
          <w:szCs w:val="21"/>
        </w:rPr>
        <w:t xml:space="preserve"> skimage</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io </w:t>
      </w:r>
      <w:r w:rsidRPr="4D3454B1">
        <w:rPr>
          <w:rFonts w:ascii="Consolas" w:hAnsi="Consolas" w:eastAsia="Consolas" w:cs="Consolas"/>
          <w:color w:val="CF8DFB"/>
          <w:sz w:val="21"/>
          <w:szCs w:val="21"/>
        </w:rPr>
        <w:t>import</w:t>
      </w:r>
      <w:r w:rsidRPr="4D3454B1">
        <w:rPr>
          <w:rFonts w:ascii="Consolas" w:hAnsi="Consolas" w:eastAsia="Consolas" w:cs="Consolas"/>
          <w:color w:val="A4B1CD"/>
          <w:sz w:val="21"/>
          <w:szCs w:val="21"/>
        </w:rPr>
        <w:t xml:space="preserve"> imread </w:t>
      </w:r>
    </w:p>
    <w:p w:rsidR="6F784F7B" w:rsidP="4D3454B1" w:rsidRDefault="4D3454B1" w14:paraId="6AAC56D4" w14:textId="0DBA493F">
      <w:pPr>
        <w:shd w:val="clear" w:color="auto" w:fill="141D2B"/>
        <w:spacing w:after="0" w:line="285" w:lineRule="auto"/>
      </w:pPr>
      <w:r w:rsidRPr="4D3454B1">
        <w:rPr>
          <w:rFonts w:ascii="Consolas" w:hAnsi="Consolas" w:eastAsia="Consolas" w:cs="Consolas"/>
          <w:color w:val="CF8DFB"/>
          <w:sz w:val="21"/>
          <w:szCs w:val="21"/>
        </w:rPr>
        <w:t>import</w:t>
      </w:r>
      <w:r w:rsidRPr="4D3454B1">
        <w:rPr>
          <w:rFonts w:ascii="Consolas" w:hAnsi="Consolas" w:eastAsia="Consolas" w:cs="Consolas"/>
          <w:color w:val="A4B1CD"/>
          <w:sz w:val="21"/>
          <w:szCs w:val="21"/>
        </w:rPr>
        <w:t xml:space="preserve"> pylab  </w:t>
      </w:r>
    </w:p>
    <w:p w:rsidR="6F784F7B" w:rsidP="4D3454B1" w:rsidRDefault="6F784F7B" w14:paraId="248B334E" w14:textId="75AA35B9">
      <w:pPr>
        <w:shd w:val="clear" w:color="auto" w:fill="141D2B"/>
        <w:spacing w:after="0" w:line="285" w:lineRule="auto"/>
      </w:pPr>
    </w:p>
    <w:p w:rsidR="6F784F7B" w:rsidP="4D3454B1" w:rsidRDefault="4D3454B1" w14:paraId="59314722" w14:textId="147398DA">
      <w:pPr>
        <w:shd w:val="clear" w:color="auto" w:fill="141D2B"/>
        <w:spacing w:after="0" w:line="285" w:lineRule="auto"/>
      </w:pPr>
      <w:r w:rsidRPr="4D3454B1">
        <w:rPr>
          <w:rFonts w:ascii="Consolas" w:hAnsi="Consolas" w:eastAsia="Consolas" w:cs="Consolas"/>
          <w:color w:val="A4B1CD"/>
          <w:sz w:val="21"/>
          <w:szCs w:val="21"/>
        </w:rPr>
        <w:t xml:space="preserve">im </w:t>
      </w:r>
      <w:r w:rsidRPr="4D3454B1">
        <w:rPr>
          <w:rFonts w:ascii="Consolas" w:hAnsi="Consolas" w:eastAsia="Consolas" w:cs="Consolas"/>
          <w:color w:val="FF8484"/>
          <w:sz w:val="21"/>
          <w:szCs w:val="21"/>
        </w:rPr>
        <w:t>=</w:t>
      </w:r>
      <w:r w:rsidRPr="4D3454B1">
        <w:rPr>
          <w:rFonts w:ascii="Consolas" w:hAnsi="Consolas" w:eastAsia="Consolas" w:cs="Consolas"/>
          <w:color w:val="A4B1CD"/>
          <w:sz w:val="21"/>
          <w:szCs w:val="21"/>
        </w:rPr>
        <w:t xml:space="preserve"> </w:t>
      </w:r>
      <w:r w:rsidRPr="4D3454B1">
        <w:rPr>
          <w:rFonts w:ascii="Consolas" w:hAnsi="Consolas" w:eastAsia="Consolas" w:cs="Consolas"/>
          <w:color w:val="FFCC5C"/>
          <w:sz w:val="21"/>
          <w:szCs w:val="21"/>
        </w:rPr>
        <w:t>rgb2gray</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imread</w:t>
      </w:r>
      <w:r w:rsidRPr="4D3454B1">
        <w:rPr>
          <w:rFonts w:ascii="Consolas" w:hAnsi="Consolas" w:eastAsia="Consolas" w:cs="Consolas"/>
          <w:color w:val="5CECC6"/>
          <w:sz w:val="21"/>
          <w:szCs w:val="21"/>
        </w:rPr>
        <w:t>('</w:t>
      </w:r>
      <w:r w:rsidRPr="4D3454B1">
        <w:rPr>
          <w:rFonts w:ascii="Consolas" w:hAnsi="Consolas" w:eastAsia="Consolas" w:cs="Consolas"/>
          <w:color w:val="C5F467"/>
          <w:sz w:val="21"/>
          <w:szCs w:val="21"/>
        </w:rPr>
        <w:t>../images/circles.jpg</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w:t>
      </w:r>
    </w:p>
    <w:p w:rsidR="6F784F7B" w:rsidP="4D3454B1" w:rsidRDefault="4D3454B1" w14:paraId="2C5CACA8" w14:textId="4706DE1D">
      <w:pPr>
        <w:shd w:val="clear" w:color="auto" w:fill="141D2B"/>
        <w:spacing w:after="0" w:line="285" w:lineRule="auto"/>
      </w:pPr>
      <w:r w:rsidRPr="4D3454B1">
        <w:rPr>
          <w:rFonts w:ascii="Consolas" w:hAnsi="Consolas" w:eastAsia="Consolas" w:cs="Consolas"/>
          <w:color w:val="A4B1CD"/>
          <w:sz w:val="21"/>
          <w:szCs w:val="21"/>
        </w:rPr>
        <w:t>im</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im </w:t>
      </w:r>
      <w:r w:rsidRPr="4D3454B1">
        <w:rPr>
          <w:rFonts w:ascii="Consolas" w:hAnsi="Consolas" w:eastAsia="Consolas" w:cs="Consolas"/>
          <w:color w:val="FF8484"/>
          <w:sz w:val="21"/>
          <w:szCs w:val="21"/>
        </w:rPr>
        <w:t>&lt;=</w:t>
      </w:r>
      <w:r w:rsidRPr="4D3454B1">
        <w:rPr>
          <w:rFonts w:ascii="Consolas" w:hAnsi="Consolas" w:eastAsia="Consolas" w:cs="Consolas"/>
          <w:color w:val="A4B1CD"/>
          <w:sz w:val="21"/>
          <w:szCs w:val="21"/>
        </w:rPr>
        <w:t xml:space="preserve"> </w:t>
      </w:r>
      <w:r w:rsidRPr="4D3454B1">
        <w:rPr>
          <w:rFonts w:ascii="Consolas" w:hAnsi="Consolas" w:eastAsia="Consolas" w:cs="Consolas"/>
          <w:color w:val="5CB2FF"/>
          <w:sz w:val="21"/>
          <w:szCs w:val="21"/>
        </w:rPr>
        <w:t>0.5</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w:t>
      </w:r>
      <w:r w:rsidRPr="4D3454B1">
        <w:rPr>
          <w:rFonts w:ascii="Consolas" w:hAnsi="Consolas" w:eastAsia="Consolas" w:cs="Consolas"/>
          <w:color w:val="FF8484"/>
          <w:sz w:val="21"/>
          <w:szCs w:val="21"/>
        </w:rPr>
        <w:t>=</w:t>
      </w:r>
      <w:r w:rsidRPr="4D3454B1">
        <w:rPr>
          <w:rFonts w:ascii="Consolas" w:hAnsi="Consolas" w:eastAsia="Consolas" w:cs="Consolas"/>
          <w:color w:val="A4B1CD"/>
          <w:sz w:val="21"/>
          <w:szCs w:val="21"/>
        </w:rPr>
        <w:t xml:space="preserve"> </w:t>
      </w:r>
      <w:r w:rsidRPr="4D3454B1">
        <w:rPr>
          <w:rFonts w:ascii="Consolas" w:hAnsi="Consolas" w:eastAsia="Consolas" w:cs="Consolas"/>
          <w:color w:val="5CB2FF"/>
          <w:sz w:val="21"/>
          <w:szCs w:val="21"/>
        </w:rPr>
        <w:t>0</w:t>
      </w:r>
      <w:r w:rsidRPr="4D3454B1">
        <w:rPr>
          <w:rFonts w:ascii="Consolas" w:hAnsi="Consolas" w:eastAsia="Consolas" w:cs="Consolas"/>
          <w:color w:val="A4B1CD"/>
          <w:sz w:val="21"/>
          <w:szCs w:val="21"/>
        </w:rPr>
        <w:t xml:space="preserve"> </w:t>
      </w:r>
    </w:p>
    <w:p w:rsidR="6F784F7B" w:rsidP="4D3454B1" w:rsidRDefault="4D3454B1" w14:paraId="76241F60" w14:textId="0A0CF09C">
      <w:pPr>
        <w:shd w:val="clear" w:color="auto" w:fill="141D2B"/>
        <w:spacing w:after="0" w:line="285" w:lineRule="auto"/>
      </w:pPr>
      <w:r w:rsidRPr="4D3454B1">
        <w:rPr>
          <w:rFonts w:ascii="Consolas" w:hAnsi="Consolas" w:eastAsia="Consolas" w:cs="Consolas"/>
          <w:color w:val="A4B1CD"/>
          <w:sz w:val="21"/>
          <w:szCs w:val="21"/>
        </w:rPr>
        <w:t>im</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im </w:t>
      </w:r>
      <w:r w:rsidRPr="4D3454B1">
        <w:rPr>
          <w:rFonts w:ascii="Consolas" w:hAnsi="Consolas" w:eastAsia="Consolas" w:cs="Consolas"/>
          <w:color w:val="FF8484"/>
          <w:sz w:val="21"/>
          <w:szCs w:val="21"/>
        </w:rPr>
        <w:t>&gt;</w:t>
      </w:r>
      <w:r w:rsidRPr="4D3454B1">
        <w:rPr>
          <w:rFonts w:ascii="Consolas" w:hAnsi="Consolas" w:eastAsia="Consolas" w:cs="Consolas"/>
          <w:color w:val="A4B1CD"/>
          <w:sz w:val="21"/>
          <w:szCs w:val="21"/>
        </w:rPr>
        <w:t xml:space="preserve"> </w:t>
      </w:r>
      <w:r w:rsidRPr="4D3454B1">
        <w:rPr>
          <w:rFonts w:ascii="Consolas" w:hAnsi="Consolas" w:eastAsia="Consolas" w:cs="Consolas"/>
          <w:color w:val="5CB2FF"/>
          <w:sz w:val="21"/>
          <w:szCs w:val="21"/>
        </w:rPr>
        <w:t>0.5</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w:t>
      </w:r>
      <w:r w:rsidRPr="4D3454B1">
        <w:rPr>
          <w:rFonts w:ascii="Consolas" w:hAnsi="Consolas" w:eastAsia="Consolas" w:cs="Consolas"/>
          <w:color w:val="FF8484"/>
          <w:sz w:val="21"/>
          <w:szCs w:val="21"/>
        </w:rPr>
        <w:t>=</w:t>
      </w:r>
      <w:r w:rsidRPr="4D3454B1">
        <w:rPr>
          <w:rFonts w:ascii="Consolas" w:hAnsi="Consolas" w:eastAsia="Consolas" w:cs="Consolas"/>
          <w:color w:val="A4B1CD"/>
          <w:sz w:val="21"/>
          <w:szCs w:val="21"/>
        </w:rPr>
        <w:t xml:space="preserve"> </w:t>
      </w:r>
      <w:r w:rsidRPr="4D3454B1">
        <w:rPr>
          <w:rFonts w:ascii="Consolas" w:hAnsi="Consolas" w:eastAsia="Consolas" w:cs="Consolas"/>
          <w:color w:val="5CB2FF"/>
          <w:sz w:val="21"/>
          <w:szCs w:val="21"/>
        </w:rPr>
        <w:t>1</w:t>
      </w:r>
      <w:r w:rsidRPr="4D3454B1">
        <w:rPr>
          <w:rFonts w:ascii="Consolas" w:hAnsi="Consolas" w:eastAsia="Consolas" w:cs="Consolas"/>
          <w:color w:val="A4B1CD"/>
          <w:sz w:val="21"/>
          <w:szCs w:val="21"/>
        </w:rPr>
        <w:t xml:space="preserve"> </w:t>
      </w:r>
    </w:p>
    <w:p w:rsidR="6F784F7B" w:rsidP="4D3454B1" w:rsidRDefault="4D3454B1" w14:paraId="27EBFB20" w14:textId="10A84984">
      <w:pPr>
        <w:shd w:val="clear" w:color="auto" w:fill="141D2B"/>
        <w:spacing w:after="0" w:line="285" w:lineRule="auto"/>
      </w:pPr>
      <w:r w:rsidRPr="4D3454B1">
        <w:rPr>
          <w:rFonts w:ascii="Consolas" w:hAnsi="Consolas" w:eastAsia="Consolas" w:cs="Consolas"/>
          <w:color w:val="A4B1CD"/>
          <w:sz w:val="21"/>
          <w:szCs w:val="21"/>
        </w:rPr>
        <w:t>pylab</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gray</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w:t>
      </w:r>
    </w:p>
    <w:p w:rsidR="6F784F7B" w:rsidP="4D3454B1" w:rsidRDefault="4D3454B1" w14:paraId="7E173E82" w14:textId="05861332">
      <w:pPr>
        <w:shd w:val="clear" w:color="auto" w:fill="141D2B"/>
        <w:spacing w:after="0" w:line="285" w:lineRule="auto"/>
      </w:pPr>
      <w:r w:rsidRPr="4D3454B1">
        <w:rPr>
          <w:rFonts w:ascii="Consolas" w:hAnsi="Consolas" w:eastAsia="Consolas" w:cs="Consolas"/>
          <w:color w:val="A4B1CD"/>
          <w:sz w:val="21"/>
          <w:szCs w:val="21"/>
        </w:rPr>
        <w:t>pylab</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figure</w:t>
      </w:r>
      <w:r w:rsidRPr="4D3454B1">
        <w:rPr>
          <w:rFonts w:ascii="Consolas" w:hAnsi="Consolas" w:eastAsia="Consolas" w:cs="Consolas"/>
          <w:color w:val="5CECC6"/>
          <w:sz w:val="21"/>
          <w:szCs w:val="21"/>
        </w:rPr>
        <w:t>(</w:t>
      </w:r>
      <w:r w:rsidRPr="4D3454B1">
        <w:rPr>
          <w:rFonts w:ascii="Consolas" w:hAnsi="Consolas" w:eastAsia="Consolas" w:cs="Consolas"/>
          <w:color w:val="5CB2FF"/>
          <w:sz w:val="21"/>
          <w:szCs w:val="21"/>
        </w:rPr>
        <w:t>figsize</w:t>
      </w:r>
      <w:r w:rsidRPr="4D3454B1">
        <w:rPr>
          <w:rFonts w:ascii="Consolas" w:hAnsi="Consolas" w:eastAsia="Consolas" w:cs="Consolas"/>
          <w:color w:val="FF8484"/>
          <w:sz w:val="21"/>
          <w:szCs w:val="21"/>
        </w:rPr>
        <w:t>=</w:t>
      </w:r>
      <w:r w:rsidRPr="4D3454B1">
        <w:rPr>
          <w:rFonts w:ascii="Consolas" w:hAnsi="Consolas" w:eastAsia="Consolas" w:cs="Consolas"/>
          <w:color w:val="5CECC6"/>
          <w:sz w:val="21"/>
          <w:szCs w:val="21"/>
        </w:rPr>
        <w:t>(</w:t>
      </w:r>
      <w:r w:rsidRPr="4D3454B1">
        <w:rPr>
          <w:rFonts w:ascii="Consolas" w:hAnsi="Consolas" w:eastAsia="Consolas" w:cs="Consolas"/>
          <w:color w:val="5CB2FF"/>
          <w:sz w:val="21"/>
          <w:szCs w:val="21"/>
        </w:rPr>
        <w:t>20</w:t>
      </w:r>
      <w:r w:rsidRPr="4D3454B1">
        <w:rPr>
          <w:rFonts w:ascii="Consolas" w:hAnsi="Consolas" w:eastAsia="Consolas" w:cs="Consolas"/>
          <w:color w:val="5CECC6"/>
          <w:sz w:val="21"/>
          <w:szCs w:val="21"/>
        </w:rPr>
        <w:t>,</w:t>
      </w:r>
      <w:r w:rsidRPr="4D3454B1">
        <w:rPr>
          <w:rFonts w:ascii="Consolas" w:hAnsi="Consolas" w:eastAsia="Consolas" w:cs="Consolas"/>
          <w:color w:val="5CB2FF"/>
          <w:sz w:val="21"/>
          <w:szCs w:val="21"/>
        </w:rPr>
        <w:t>10</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w:t>
      </w:r>
    </w:p>
    <w:p w:rsidR="6F784F7B" w:rsidP="4D3454B1" w:rsidRDefault="4D3454B1" w14:paraId="736DFE15" w14:textId="210C3D66">
      <w:pPr>
        <w:shd w:val="clear" w:color="auto" w:fill="141D2B"/>
        <w:spacing w:after="0" w:line="285" w:lineRule="auto"/>
      </w:pPr>
      <w:r w:rsidRPr="4D3454B1">
        <w:rPr>
          <w:rFonts w:ascii="Consolas" w:hAnsi="Consolas" w:eastAsia="Consolas" w:cs="Consolas"/>
          <w:color w:val="A4B1CD"/>
          <w:sz w:val="21"/>
          <w:szCs w:val="21"/>
        </w:rPr>
        <w:t>pylab</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subplot</w:t>
      </w:r>
      <w:r w:rsidRPr="4D3454B1">
        <w:rPr>
          <w:rFonts w:ascii="Consolas" w:hAnsi="Consolas" w:eastAsia="Consolas" w:cs="Consolas"/>
          <w:color w:val="5CECC6"/>
          <w:sz w:val="21"/>
          <w:szCs w:val="21"/>
        </w:rPr>
        <w:t>(</w:t>
      </w:r>
      <w:r w:rsidRPr="4D3454B1">
        <w:rPr>
          <w:rFonts w:ascii="Consolas" w:hAnsi="Consolas" w:eastAsia="Consolas" w:cs="Consolas"/>
          <w:color w:val="5CB2FF"/>
          <w:sz w:val="21"/>
          <w:szCs w:val="21"/>
        </w:rPr>
        <w:t>1</w:t>
      </w:r>
      <w:r w:rsidRPr="4D3454B1">
        <w:rPr>
          <w:rFonts w:ascii="Consolas" w:hAnsi="Consolas" w:eastAsia="Consolas" w:cs="Consolas"/>
          <w:color w:val="5CECC6"/>
          <w:sz w:val="21"/>
          <w:szCs w:val="21"/>
        </w:rPr>
        <w:t>,</w:t>
      </w:r>
      <w:r w:rsidRPr="4D3454B1">
        <w:rPr>
          <w:rFonts w:ascii="Consolas" w:hAnsi="Consolas" w:eastAsia="Consolas" w:cs="Consolas"/>
          <w:color w:val="5CB2FF"/>
          <w:sz w:val="21"/>
          <w:szCs w:val="21"/>
        </w:rPr>
        <w:t>3</w:t>
      </w:r>
      <w:r w:rsidRPr="4D3454B1">
        <w:rPr>
          <w:rFonts w:ascii="Consolas" w:hAnsi="Consolas" w:eastAsia="Consolas" w:cs="Consolas"/>
          <w:color w:val="5CECC6"/>
          <w:sz w:val="21"/>
          <w:szCs w:val="21"/>
        </w:rPr>
        <w:t>,</w:t>
      </w:r>
      <w:r w:rsidRPr="4D3454B1">
        <w:rPr>
          <w:rFonts w:ascii="Consolas" w:hAnsi="Consolas" w:eastAsia="Consolas" w:cs="Consolas"/>
          <w:color w:val="5CB2FF"/>
          <w:sz w:val="21"/>
          <w:szCs w:val="21"/>
        </w:rPr>
        <w:t>1</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w:t>
      </w:r>
    </w:p>
    <w:p w:rsidR="6F784F7B" w:rsidP="4D3454B1" w:rsidRDefault="4D3454B1" w14:paraId="5AB63597" w14:textId="745EFFE4">
      <w:pPr>
        <w:shd w:val="clear" w:color="auto" w:fill="141D2B"/>
        <w:spacing w:after="0" w:line="285" w:lineRule="auto"/>
      </w:pPr>
      <w:r w:rsidRPr="4D3454B1">
        <w:rPr>
          <w:rFonts w:ascii="Consolas" w:hAnsi="Consolas" w:eastAsia="Consolas" w:cs="Consolas"/>
          <w:color w:val="A4B1CD"/>
          <w:sz w:val="21"/>
          <w:szCs w:val="21"/>
        </w:rPr>
        <w:t>pylab</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imshow</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im</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w:t>
      </w:r>
    </w:p>
    <w:p w:rsidR="6F784F7B" w:rsidP="4D3454B1" w:rsidRDefault="4D3454B1" w14:paraId="744476C0" w14:textId="7DFC847E">
      <w:pPr>
        <w:shd w:val="clear" w:color="auto" w:fill="141D2B"/>
        <w:spacing w:after="0" w:line="285" w:lineRule="auto"/>
      </w:pPr>
      <w:r w:rsidRPr="4D3454B1">
        <w:rPr>
          <w:rFonts w:ascii="Consolas" w:hAnsi="Consolas" w:eastAsia="Consolas" w:cs="Consolas"/>
          <w:color w:val="A4B1CD"/>
          <w:sz w:val="21"/>
          <w:szCs w:val="21"/>
        </w:rPr>
        <w:t>pylab</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title</w:t>
      </w:r>
      <w:r w:rsidRPr="4D3454B1">
        <w:rPr>
          <w:rFonts w:ascii="Consolas" w:hAnsi="Consolas" w:eastAsia="Consolas" w:cs="Consolas"/>
          <w:color w:val="5CECC6"/>
          <w:sz w:val="21"/>
          <w:szCs w:val="21"/>
        </w:rPr>
        <w:t>('</w:t>
      </w:r>
      <w:r w:rsidRPr="4D3454B1">
        <w:rPr>
          <w:rFonts w:ascii="Consolas" w:hAnsi="Consolas" w:eastAsia="Consolas" w:cs="Consolas"/>
          <w:color w:val="C5F467"/>
          <w:sz w:val="21"/>
          <w:szCs w:val="21"/>
        </w:rPr>
        <w:t>original</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w:t>
      </w:r>
    </w:p>
    <w:p w:rsidR="6F784F7B" w:rsidP="4D3454B1" w:rsidRDefault="4D3454B1" w14:paraId="78835D38" w14:textId="3A103662">
      <w:pPr>
        <w:shd w:val="clear" w:color="auto" w:fill="141D2B"/>
        <w:spacing w:after="0" w:line="285" w:lineRule="auto"/>
      </w:pPr>
      <w:r w:rsidRPr="4D3454B1">
        <w:rPr>
          <w:rFonts w:ascii="Consolas" w:hAnsi="Consolas" w:eastAsia="Consolas" w:cs="Consolas"/>
          <w:color w:val="A4B1CD"/>
          <w:sz w:val="21"/>
          <w:szCs w:val="21"/>
        </w:rPr>
        <w:t xml:space="preserve">im1 </w:t>
      </w:r>
      <w:r w:rsidRPr="4D3454B1">
        <w:rPr>
          <w:rFonts w:ascii="Consolas" w:hAnsi="Consolas" w:eastAsia="Consolas" w:cs="Consolas"/>
          <w:color w:val="FF8484"/>
          <w:sz w:val="21"/>
          <w:szCs w:val="21"/>
        </w:rPr>
        <w:t>=</w:t>
      </w:r>
      <w:r w:rsidRPr="4D3454B1">
        <w:rPr>
          <w:rFonts w:ascii="Consolas" w:hAnsi="Consolas" w:eastAsia="Consolas" w:cs="Consolas"/>
          <w:color w:val="A4B1CD"/>
          <w:sz w:val="21"/>
          <w:szCs w:val="21"/>
        </w:rPr>
        <w:t xml:space="preserve"> </w:t>
      </w:r>
      <w:r w:rsidRPr="4D3454B1">
        <w:rPr>
          <w:rFonts w:ascii="Consolas" w:hAnsi="Consolas" w:eastAsia="Consolas" w:cs="Consolas"/>
          <w:color w:val="FFCC5C"/>
          <w:sz w:val="21"/>
          <w:szCs w:val="21"/>
        </w:rPr>
        <w:t>binary_opening</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im</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 xml:space="preserve"> disk</w:t>
      </w:r>
      <w:r w:rsidRPr="4D3454B1">
        <w:rPr>
          <w:rFonts w:ascii="Consolas" w:hAnsi="Consolas" w:eastAsia="Consolas" w:cs="Consolas"/>
          <w:color w:val="5CECC6"/>
          <w:sz w:val="21"/>
          <w:szCs w:val="21"/>
        </w:rPr>
        <w:t>(</w:t>
      </w:r>
      <w:r w:rsidRPr="4D3454B1">
        <w:rPr>
          <w:rFonts w:ascii="Consolas" w:hAnsi="Consolas" w:eastAsia="Consolas" w:cs="Consolas"/>
          <w:color w:val="5CB2FF"/>
          <w:sz w:val="21"/>
          <w:szCs w:val="21"/>
        </w:rPr>
        <w:t>12</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w:t>
      </w:r>
    </w:p>
    <w:p w:rsidR="6F784F7B" w:rsidP="4D3454B1" w:rsidRDefault="4D3454B1" w14:paraId="44C2B620" w14:textId="47168B42">
      <w:pPr>
        <w:shd w:val="clear" w:color="auto" w:fill="141D2B"/>
        <w:spacing w:after="0" w:line="285" w:lineRule="auto"/>
      </w:pPr>
      <w:r w:rsidRPr="4D3454B1">
        <w:rPr>
          <w:rFonts w:ascii="Consolas" w:hAnsi="Consolas" w:eastAsia="Consolas" w:cs="Consolas"/>
          <w:color w:val="A4B1CD"/>
          <w:sz w:val="21"/>
          <w:szCs w:val="21"/>
        </w:rPr>
        <w:t>pylab</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subplot</w:t>
      </w:r>
      <w:r w:rsidRPr="4D3454B1">
        <w:rPr>
          <w:rFonts w:ascii="Consolas" w:hAnsi="Consolas" w:eastAsia="Consolas" w:cs="Consolas"/>
          <w:color w:val="5CECC6"/>
          <w:sz w:val="21"/>
          <w:szCs w:val="21"/>
        </w:rPr>
        <w:t>(</w:t>
      </w:r>
      <w:r w:rsidRPr="4D3454B1">
        <w:rPr>
          <w:rFonts w:ascii="Consolas" w:hAnsi="Consolas" w:eastAsia="Consolas" w:cs="Consolas"/>
          <w:color w:val="5CB2FF"/>
          <w:sz w:val="21"/>
          <w:szCs w:val="21"/>
        </w:rPr>
        <w:t>1</w:t>
      </w:r>
      <w:r w:rsidRPr="4D3454B1">
        <w:rPr>
          <w:rFonts w:ascii="Consolas" w:hAnsi="Consolas" w:eastAsia="Consolas" w:cs="Consolas"/>
          <w:color w:val="5CECC6"/>
          <w:sz w:val="21"/>
          <w:szCs w:val="21"/>
        </w:rPr>
        <w:t>,</w:t>
      </w:r>
      <w:r w:rsidRPr="4D3454B1">
        <w:rPr>
          <w:rFonts w:ascii="Consolas" w:hAnsi="Consolas" w:eastAsia="Consolas" w:cs="Consolas"/>
          <w:color w:val="5CB2FF"/>
          <w:sz w:val="21"/>
          <w:szCs w:val="21"/>
        </w:rPr>
        <w:t>3</w:t>
      </w:r>
      <w:r w:rsidRPr="4D3454B1">
        <w:rPr>
          <w:rFonts w:ascii="Consolas" w:hAnsi="Consolas" w:eastAsia="Consolas" w:cs="Consolas"/>
          <w:color w:val="5CECC6"/>
          <w:sz w:val="21"/>
          <w:szCs w:val="21"/>
        </w:rPr>
        <w:t>,</w:t>
      </w:r>
      <w:r w:rsidRPr="4D3454B1">
        <w:rPr>
          <w:rFonts w:ascii="Consolas" w:hAnsi="Consolas" w:eastAsia="Consolas" w:cs="Consolas"/>
          <w:color w:val="5CB2FF"/>
          <w:sz w:val="21"/>
          <w:szCs w:val="21"/>
        </w:rPr>
        <w:t>2</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w:t>
      </w:r>
    </w:p>
    <w:p w:rsidR="6F784F7B" w:rsidP="4D3454B1" w:rsidRDefault="4D3454B1" w14:paraId="64C309C7" w14:textId="1400EAB2">
      <w:pPr>
        <w:shd w:val="clear" w:color="auto" w:fill="141D2B"/>
        <w:spacing w:after="0" w:line="285" w:lineRule="auto"/>
      </w:pPr>
      <w:r w:rsidRPr="4D3454B1">
        <w:rPr>
          <w:rFonts w:ascii="Consolas" w:hAnsi="Consolas" w:eastAsia="Consolas" w:cs="Consolas"/>
          <w:color w:val="A4B1CD"/>
          <w:sz w:val="21"/>
          <w:szCs w:val="21"/>
        </w:rPr>
        <w:t>pylab</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imshow</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im1</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w:t>
      </w:r>
    </w:p>
    <w:p w:rsidR="6F784F7B" w:rsidP="4D3454B1" w:rsidRDefault="4D3454B1" w14:paraId="250286F7" w14:textId="05BE4B42">
      <w:pPr>
        <w:shd w:val="clear" w:color="auto" w:fill="141D2B"/>
        <w:spacing w:after="0" w:line="285" w:lineRule="auto"/>
      </w:pPr>
      <w:r w:rsidRPr="4D3454B1">
        <w:rPr>
          <w:rFonts w:ascii="Consolas" w:hAnsi="Consolas" w:eastAsia="Consolas" w:cs="Consolas"/>
          <w:color w:val="A4B1CD"/>
          <w:sz w:val="21"/>
          <w:szCs w:val="21"/>
        </w:rPr>
        <w:t>pylab</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title</w:t>
      </w:r>
      <w:r w:rsidRPr="4D3454B1">
        <w:rPr>
          <w:rFonts w:ascii="Consolas" w:hAnsi="Consolas" w:eastAsia="Consolas" w:cs="Consolas"/>
          <w:color w:val="5CECC6"/>
          <w:sz w:val="21"/>
          <w:szCs w:val="21"/>
        </w:rPr>
        <w:t>('</w:t>
      </w:r>
      <w:r w:rsidRPr="4D3454B1">
        <w:rPr>
          <w:rFonts w:ascii="Consolas" w:hAnsi="Consolas" w:eastAsia="Consolas" w:cs="Consolas"/>
          <w:color w:val="C5F467"/>
          <w:sz w:val="21"/>
          <w:szCs w:val="21"/>
        </w:rPr>
        <w:t>opening with disk size 12</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w:t>
      </w:r>
    </w:p>
    <w:p w:rsidR="6F784F7B" w:rsidP="4D3454B1" w:rsidRDefault="4D3454B1" w14:paraId="52523C2A" w14:textId="7ED71667">
      <w:pPr>
        <w:shd w:val="clear" w:color="auto" w:fill="141D2B"/>
        <w:spacing w:after="0" w:line="285" w:lineRule="auto"/>
      </w:pPr>
      <w:r w:rsidRPr="4D3454B1">
        <w:rPr>
          <w:rFonts w:ascii="Consolas" w:hAnsi="Consolas" w:eastAsia="Consolas" w:cs="Consolas"/>
          <w:color w:val="A4B1CD"/>
          <w:sz w:val="21"/>
          <w:szCs w:val="21"/>
        </w:rPr>
        <w:t xml:space="preserve">im2 </w:t>
      </w:r>
      <w:r w:rsidRPr="4D3454B1">
        <w:rPr>
          <w:rFonts w:ascii="Consolas" w:hAnsi="Consolas" w:eastAsia="Consolas" w:cs="Consolas"/>
          <w:color w:val="FF8484"/>
          <w:sz w:val="21"/>
          <w:szCs w:val="21"/>
        </w:rPr>
        <w:t>=</w:t>
      </w:r>
      <w:r w:rsidRPr="4D3454B1">
        <w:rPr>
          <w:rFonts w:ascii="Consolas" w:hAnsi="Consolas" w:eastAsia="Consolas" w:cs="Consolas"/>
          <w:color w:val="A4B1CD"/>
          <w:sz w:val="21"/>
          <w:szCs w:val="21"/>
        </w:rPr>
        <w:t xml:space="preserve"> </w:t>
      </w:r>
      <w:r w:rsidRPr="4D3454B1">
        <w:rPr>
          <w:rFonts w:ascii="Consolas" w:hAnsi="Consolas" w:eastAsia="Consolas" w:cs="Consolas"/>
          <w:color w:val="FFCC5C"/>
          <w:sz w:val="21"/>
          <w:szCs w:val="21"/>
        </w:rPr>
        <w:t>binary_closing</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im</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 xml:space="preserve"> disk</w:t>
      </w:r>
      <w:r w:rsidRPr="4D3454B1">
        <w:rPr>
          <w:rFonts w:ascii="Consolas" w:hAnsi="Consolas" w:eastAsia="Consolas" w:cs="Consolas"/>
          <w:color w:val="5CECC6"/>
          <w:sz w:val="21"/>
          <w:szCs w:val="21"/>
        </w:rPr>
        <w:t>(</w:t>
      </w:r>
      <w:r w:rsidRPr="4D3454B1">
        <w:rPr>
          <w:rFonts w:ascii="Consolas" w:hAnsi="Consolas" w:eastAsia="Consolas" w:cs="Consolas"/>
          <w:color w:val="5CB2FF"/>
          <w:sz w:val="21"/>
          <w:szCs w:val="21"/>
        </w:rPr>
        <w:t>6</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w:t>
      </w:r>
    </w:p>
    <w:p w:rsidR="6F784F7B" w:rsidP="4D3454B1" w:rsidRDefault="4D3454B1" w14:paraId="1F771A1F" w14:textId="476E2054">
      <w:pPr>
        <w:shd w:val="clear" w:color="auto" w:fill="141D2B"/>
        <w:spacing w:after="0" w:line="285" w:lineRule="auto"/>
      </w:pPr>
      <w:r w:rsidRPr="4D3454B1">
        <w:rPr>
          <w:rFonts w:ascii="Consolas" w:hAnsi="Consolas" w:eastAsia="Consolas" w:cs="Consolas"/>
          <w:color w:val="A4B1CD"/>
          <w:sz w:val="21"/>
          <w:szCs w:val="21"/>
        </w:rPr>
        <w:t>pylab</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subplot</w:t>
      </w:r>
      <w:r w:rsidRPr="4D3454B1">
        <w:rPr>
          <w:rFonts w:ascii="Consolas" w:hAnsi="Consolas" w:eastAsia="Consolas" w:cs="Consolas"/>
          <w:color w:val="5CECC6"/>
          <w:sz w:val="21"/>
          <w:szCs w:val="21"/>
        </w:rPr>
        <w:t>(</w:t>
      </w:r>
      <w:r w:rsidRPr="4D3454B1">
        <w:rPr>
          <w:rFonts w:ascii="Consolas" w:hAnsi="Consolas" w:eastAsia="Consolas" w:cs="Consolas"/>
          <w:color w:val="5CB2FF"/>
          <w:sz w:val="21"/>
          <w:szCs w:val="21"/>
        </w:rPr>
        <w:t>1</w:t>
      </w:r>
      <w:r w:rsidRPr="4D3454B1">
        <w:rPr>
          <w:rFonts w:ascii="Consolas" w:hAnsi="Consolas" w:eastAsia="Consolas" w:cs="Consolas"/>
          <w:color w:val="5CECC6"/>
          <w:sz w:val="21"/>
          <w:szCs w:val="21"/>
        </w:rPr>
        <w:t>,</w:t>
      </w:r>
      <w:r w:rsidRPr="4D3454B1">
        <w:rPr>
          <w:rFonts w:ascii="Consolas" w:hAnsi="Consolas" w:eastAsia="Consolas" w:cs="Consolas"/>
          <w:color w:val="5CB2FF"/>
          <w:sz w:val="21"/>
          <w:szCs w:val="21"/>
        </w:rPr>
        <w:t>3</w:t>
      </w:r>
      <w:r w:rsidRPr="4D3454B1">
        <w:rPr>
          <w:rFonts w:ascii="Consolas" w:hAnsi="Consolas" w:eastAsia="Consolas" w:cs="Consolas"/>
          <w:color w:val="5CECC6"/>
          <w:sz w:val="21"/>
          <w:szCs w:val="21"/>
        </w:rPr>
        <w:t>,</w:t>
      </w:r>
      <w:r w:rsidRPr="4D3454B1">
        <w:rPr>
          <w:rFonts w:ascii="Consolas" w:hAnsi="Consolas" w:eastAsia="Consolas" w:cs="Consolas"/>
          <w:color w:val="5CB2FF"/>
          <w:sz w:val="21"/>
          <w:szCs w:val="21"/>
        </w:rPr>
        <w:t>3</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w:t>
      </w:r>
    </w:p>
    <w:p w:rsidR="6F784F7B" w:rsidP="4D3454B1" w:rsidRDefault="4D3454B1" w14:paraId="5D617D1A" w14:textId="226953BD">
      <w:pPr>
        <w:shd w:val="clear" w:color="auto" w:fill="141D2B"/>
        <w:spacing w:after="0" w:line="285" w:lineRule="auto"/>
      </w:pPr>
      <w:r w:rsidRPr="4D3454B1">
        <w:rPr>
          <w:rFonts w:ascii="Consolas" w:hAnsi="Consolas" w:eastAsia="Consolas" w:cs="Consolas"/>
          <w:color w:val="A4B1CD"/>
          <w:sz w:val="21"/>
          <w:szCs w:val="21"/>
        </w:rPr>
        <w:t>pylab</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imshow</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im2</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w:t>
      </w:r>
    </w:p>
    <w:p w:rsidR="6F784F7B" w:rsidP="4D3454B1" w:rsidRDefault="4D3454B1" w14:paraId="726DE81D" w14:textId="5F8D9846">
      <w:pPr>
        <w:shd w:val="clear" w:color="auto" w:fill="141D2B"/>
        <w:spacing w:after="0" w:line="285" w:lineRule="auto"/>
      </w:pPr>
      <w:r w:rsidRPr="4D3454B1">
        <w:rPr>
          <w:rFonts w:ascii="Consolas" w:hAnsi="Consolas" w:eastAsia="Consolas" w:cs="Consolas"/>
          <w:color w:val="A4B1CD"/>
          <w:sz w:val="21"/>
          <w:szCs w:val="21"/>
        </w:rPr>
        <w:t>pylab</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title</w:t>
      </w:r>
      <w:r w:rsidRPr="4D3454B1">
        <w:rPr>
          <w:rFonts w:ascii="Consolas" w:hAnsi="Consolas" w:eastAsia="Consolas" w:cs="Consolas"/>
          <w:color w:val="5CECC6"/>
          <w:sz w:val="21"/>
          <w:szCs w:val="21"/>
        </w:rPr>
        <w:t>('</w:t>
      </w:r>
      <w:r w:rsidRPr="4D3454B1">
        <w:rPr>
          <w:rFonts w:ascii="Consolas" w:hAnsi="Consolas" w:eastAsia="Consolas" w:cs="Consolas"/>
          <w:color w:val="C5F467"/>
          <w:sz w:val="21"/>
          <w:szCs w:val="21"/>
        </w:rPr>
        <w:t>closing with disk size 6</w:t>
      </w:r>
      <w:r w:rsidRPr="4D3454B1">
        <w:rPr>
          <w:rFonts w:ascii="Consolas" w:hAnsi="Consolas" w:eastAsia="Consolas" w:cs="Consolas"/>
          <w:color w:val="5CECC6"/>
          <w:sz w:val="21"/>
          <w:szCs w:val="21"/>
        </w:rPr>
        <w:t>')</w:t>
      </w:r>
      <w:r w:rsidRPr="4D3454B1">
        <w:rPr>
          <w:rFonts w:ascii="Consolas" w:hAnsi="Consolas" w:eastAsia="Consolas" w:cs="Consolas"/>
          <w:color w:val="A4B1CD"/>
          <w:sz w:val="21"/>
          <w:szCs w:val="21"/>
        </w:rPr>
        <w:t xml:space="preserve"> </w:t>
      </w:r>
    </w:p>
    <w:p w:rsidR="6F784F7B" w:rsidP="26D2CDEF" w:rsidRDefault="4D3454B1" w14:paraId="248E0776" w14:textId="093234D5">
      <w:pPr>
        <w:shd w:val="clear" w:color="auto" w:fill="141D2B"/>
        <w:spacing w:after="0" w:line="285" w:lineRule="auto"/>
        <w:rPr>
          <w:rFonts w:ascii="Consolas" w:hAnsi="Consolas" w:eastAsia="Consolas" w:cs="Consolas"/>
          <w:color w:val="A4B1CD"/>
          <w:sz w:val="21"/>
          <w:szCs w:val="21"/>
        </w:rPr>
      </w:pPr>
      <w:r w:rsidRPr="4D3454B1">
        <w:rPr>
          <w:rFonts w:ascii="Consolas" w:hAnsi="Consolas" w:eastAsia="Consolas" w:cs="Consolas"/>
          <w:color w:val="A4B1CD"/>
          <w:sz w:val="21"/>
          <w:szCs w:val="21"/>
        </w:rPr>
        <w:t>pylab</w:t>
      </w:r>
      <w:r w:rsidRPr="4D3454B1">
        <w:rPr>
          <w:rFonts w:ascii="Consolas" w:hAnsi="Consolas" w:eastAsia="Consolas" w:cs="Consolas"/>
          <w:color w:val="5CECC6"/>
          <w:sz w:val="21"/>
          <w:szCs w:val="21"/>
        </w:rPr>
        <w:t>.</w:t>
      </w:r>
      <w:r w:rsidRPr="4D3454B1">
        <w:rPr>
          <w:rFonts w:ascii="Consolas" w:hAnsi="Consolas" w:eastAsia="Consolas" w:cs="Consolas"/>
          <w:color w:val="FFCC5C"/>
          <w:sz w:val="21"/>
          <w:szCs w:val="21"/>
        </w:rPr>
        <w:t>show</w:t>
      </w:r>
      <w:r w:rsidRPr="4D3454B1">
        <w:rPr>
          <w:rFonts w:ascii="Consolas" w:hAnsi="Consolas" w:eastAsia="Consolas" w:cs="Consolas"/>
          <w:color w:val="5CECC6"/>
          <w:sz w:val="21"/>
          <w:szCs w:val="21"/>
        </w:rPr>
        <w:t>()</w:t>
      </w:r>
    </w:p>
    <w:p w:rsidR="6F784F7B" w:rsidP="6CD2794F" w:rsidRDefault="757D1B02" w14:paraId="38775D9D" w14:textId="60F6A770">
      <w:pPr>
        <w:pStyle w:val="Heading3"/>
      </w:pPr>
      <w:bookmarkStart w:name="_Toc213102687" w:id="77"/>
      <w:r>
        <w:t>6.1.</w:t>
      </w:r>
      <w:r w:rsidR="7D466532">
        <w:t>5. Skeletonizing</w:t>
      </w:r>
      <w:bookmarkEnd w:id="77"/>
    </w:p>
    <w:p w:rsidR="6F784F7B" w:rsidP="4B008DC3" w:rsidRDefault="4A2F94D6" w14:paraId="5D21E4F1" w14:textId="306F7E9D">
      <w:pPr>
        <w:rPr>
          <w:rFonts w:ascii="Times New Roman" w:hAnsi="Times New Roman" w:eastAsia="Times New Roman" w:cs="Times New Roman"/>
        </w:rPr>
      </w:pPr>
      <w:r w:rsidRPr="4A2F94D6">
        <w:rPr>
          <w:rFonts w:ascii="Times New Roman" w:hAnsi="Times New Roman" w:eastAsia="Times New Roman" w:cs="Times New Roman"/>
        </w:rPr>
        <w:t>Operasi skeletonization adalah proses morfologi yang digunakan untuk mengubah setiap komponen terhubung pada citra biner menjadi rangka (skeleton) dengan ketebalan satu piksel.</w:t>
      </w:r>
      <w:r w:rsidR="6F784F7B">
        <w:br/>
      </w:r>
      <w:r w:rsidRPr="4A2F94D6">
        <w:rPr>
          <w:rFonts w:ascii="Times New Roman" w:hAnsi="Times New Roman" w:eastAsia="Times New Roman" w:cs="Times New Roman"/>
        </w:rPr>
        <w:t xml:space="preserve"> Tujuan utamanya adalah untuk menyederhanakan bentuk objek tanpa mengubah struktur topologinya (seperti jumlah lubang atau cabang).</w:t>
      </w:r>
    </w:p>
    <w:p w:rsidR="6F784F7B" w:rsidP="4FF81895" w:rsidRDefault="2AA13F5F" w14:paraId="0FC29285" w14:textId="25CC2E22">
      <w:pPr>
        <w:rPr>
          <w:rFonts w:ascii="Times New Roman" w:hAnsi="Times New Roman" w:eastAsia="Times New Roman" w:cs="Times New Roman"/>
        </w:rPr>
      </w:pPr>
      <w:r w:rsidRPr="2AA13F5F">
        <w:rPr>
          <w:rFonts w:ascii="Times New Roman" w:hAnsi="Times New Roman" w:eastAsia="Times New Roman" w:cs="Times New Roman"/>
        </w:rPr>
        <w:t>Contoh Implementasi</w:t>
      </w:r>
    </w:p>
    <w:p w:rsidR="6F784F7B" w:rsidP="5D61B582" w:rsidRDefault="5D61B582" w14:paraId="1745FB98" w14:textId="313F56C5">
      <w:pPr>
        <w:shd w:val="clear" w:color="auto" w:fill="141D2B"/>
        <w:spacing w:after="0" w:line="285" w:lineRule="auto"/>
      </w:pPr>
      <w:r w:rsidRPr="5D61B582">
        <w:rPr>
          <w:rFonts w:ascii="Consolas" w:hAnsi="Consolas" w:eastAsia="Consolas" w:cs="Consolas"/>
          <w:color w:val="FF8484"/>
          <w:sz w:val="21"/>
          <w:szCs w:val="21"/>
        </w:rPr>
        <w:t>def</w:t>
      </w:r>
      <w:r w:rsidRPr="5D61B582">
        <w:rPr>
          <w:rFonts w:ascii="Consolas" w:hAnsi="Consolas" w:eastAsia="Consolas" w:cs="Consolas"/>
          <w:color w:val="A4B1CD"/>
          <w:sz w:val="21"/>
          <w:szCs w:val="21"/>
        </w:rPr>
        <w:t xml:space="preserve"> </w:t>
      </w:r>
      <w:r w:rsidRPr="5D61B582">
        <w:rPr>
          <w:rFonts w:ascii="Consolas" w:hAnsi="Consolas" w:eastAsia="Consolas" w:cs="Consolas"/>
          <w:color w:val="FFCC5C"/>
          <w:sz w:val="21"/>
          <w:szCs w:val="21"/>
        </w:rPr>
        <w:t>plot_images_horizontally</w:t>
      </w:r>
      <w:r w:rsidRPr="5D61B582">
        <w:rPr>
          <w:rFonts w:ascii="Consolas" w:hAnsi="Consolas" w:eastAsia="Consolas" w:cs="Consolas"/>
          <w:color w:val="5CECC6"/>
          <w:sz w:val="21"/>
          <w:szCs w:val="21"/>
        </w:rPr>
        <w:t>(</w:t>
      </w:r>
      <w:r w:rsidRPr="5D61B582">
        <w:rPr>
          <w:rFonts w:ascii="Consolas" w:hAnsi="Consolas" w:eastAsia="Consolas" w:cs="Consolas"/>
          <w:color w:val="5CB2FF"/>
          <w:sz w:val="21"/>
          <w:szCs w:val="21"/>
        </w:rPr>
        <w:t>original</w:t>
      </w:r>
      <w:r w:rsidRPr="5D61B582">
        <w:rPr>
          <w:rFonts w:ascii="Consolas" w:hAnsi="Consolas" w:eastAsia="Consolas" w:cs="Consolas"/>
          <w:color w:val="5CECC6"/>
          <w:sz w:val="21"/>
          <w:szCs w:val="21"/>
        </w:rPr>
        <w:t>,</w:t>
      </w:r>
      <w:r w:rsidRPr="5D61B582">
        <w:rPr>
          <w:rFonts w:ascii="Consolas" w:hAnsi="Consolas" w:eastAsia="Consolas" w:cs="Consolas"/>
          <w:color w:val="A4B1CD"/>
          <w:sz w:val="21"/>
          <w:szCs w:val="21"/>
        </w:rPr>
        <w:t xml:space="preserve"> </w:t>
      </w:r>
      <w:r w:rsidRPr="5D61B582">
        <w:rPr>
          <w:rFonts w:ascii="Consolas" w:hAnsi="Consolas" w:eastAsia="Consolas" w:cs="Consolas"/>
          <w:color w:val="5CB2FF"/>
          <w:sz w:val="21"/>
          <w:szCs w:val="21"/>
        </w:rPr>
        <w:t>filtered</w:t>
      </w:r>
      <w:r w:rsidRPr="5D61B582">
        <w:rPr>
          <w:rFonts w:ascii="Consolas" w:hAnsi="Consolas" w:eastAsia="Consolas" w:cs="Consolas"/>
          <w:color w:val="5CECC6"/>
          <w:sz w:val="21"/>
          <w:szCs w:val="21"/>
        </w:rPr>
        <w:t>,</w:t>
      </w:r>
      <w:r w:rsidRPr="5D61B582">
        <w:rPr>
          <w:rFonts w:ascii="Consolas" w:hAnsi="Consolas" w:eastAsia="Consolas" w:cs="Consolas"/>
          <w:color w:val="A4B1CD"/>
          <w:sz w:val="21"/>
          <w:szCs w:val="21"/>
        </w:rPr>
        <w:t xml:space="preserve"> </w:t>
      </w:r>
      <w:r w:rsidRPr="5D61B582">
        <w:rPr>
          <w:rFonts w:ascii="Consolas" w:hAnsi="Consolas" w:eastAsia="Consolas" w:cs="Consolas"/>
          <w:color w:val="5CB2FF"/>
          <w:sz w:val="21"/>
          <w:szCs w:val="21"/>
        </w:rPr>
        <w:t>filter_name</w:t>
      </w:r>
      <w:r w:rsidRPr="5D61B582">
        <w:rPr>
          <w:rFonts w:ascii="Consolas" w:hAnsi="Consolas" w:eastAsia="Consolas" w:cs="Consolas"/>
          <w:color w:val="5CECC6"/>
          <w:sz w:val="21"/>
          <w:szCs w:val="21"/>
        </w:rPr>
        <w:t>,</w:t>
      </w:r>
      <w:r w:rsidRPr="5D61B582">
        <w:rPr>
          <w:rFonts w:ascii="Consolas" w:hAnsi="Consolas" w:eastAsia="Consolas" w:cs="Consolas"/>
          <w:color w:val="A4B1CD"/>
          <w:sz w:val="21"/>
          <w:szCs w:val="21"/>
        </w:rPr>
        <w:t xml:space="preserve"> </w:t>
      </w:r>
      <w:r w:rsidRPr="5D61B582">
        <w:rPr>
          <w:rFonts w:ascii="Consolas" w:hAnsi="Consolas" w:eastAsia="Consolas" w:cs="Consolas"/>
          <w:color w:val="5CB2FF"/>
          <w:sz w:val="21"/>
          <w:szCs w:val="21"/>
        </w:rPr>
        <w:t>sz</w:t>
      </w:r>
      <w:r w:rsidRPr="5D61B582">
        <w:rPr>
          <w:rFonts w:ascii="Consolas" w:hAnsi="Consolas" w:eastAsia="Consolas" w:cs="Consolas"/>
          <w:color w:val="FF8484"/>
          <w:sz w:val="21"/>
          <w:szCs w:val="21"/>
        </w:rPr>
        <w:t>=</w:t>
      </w:r>
      <w:r w:rsidRPr="5D61B582">
        <w:rPr>
          <w:rFonts w:ascii="Consolas" w:hAnsi="Consolas" w:eastAsia="Consolas" w:cs="Consolas"/>
          <w:color w:val="5CECC6"/>
          <w:sz w:val="21"/>
          <w:szCs w:val="21"/>
        </w:rPr>
        <w:t>(</w:t>
      </w:r>
      <w:r w:rsidRPr="5D61B582">
        <w:rPr>
          <w:rFonts w:ascii="Consolas" w:hAnsi="Consolas" w:eastAsia="Consolas" w:cs="Consolas"/>
          <w:color w:val="5CB2FF"/>
          <w:sz w:val="21"/>
          <w:szCs w:val="21"/>
        </w:rPr>
        <w:t>18</w:t>
      </w:r>
      <w:r w:rsidRPr="5D61B582">
        <w:rPr>
          <w:rFonts w:ascii="Consolas" w:hAnsi="Consolas" w:eastAsia="Consolas" w:cs="Consolas"/>
          <w:color w:val="5CECC6"/>
          <w:sz w:val="21"/>
          <w:szCs w:val="21"/>
        </w:rPr>
        <w:t>,</w:t>
      </w:r>
      <w:r w:rsidRPr="5D61B582">
        <w:rPr>
          <w:rFonts w:ascii="Consolas" w:hAnsi="Consolas" w:eastAsia="Consolas" w:cs="Consolas"/>
          <w:color w:val="5CB2FF"/>
          <w:sz w:val="21"/>
          <w:szCs w:val="21"/>
        </w:rPr>
        <w:t>7</w:t>
      </w:r>
      <w:r w:rsidRPr="5D61B582">
        <w:rPr>
          <w:rFonts w:ascii="Consolas" w:hAnsi="Consolas" w:eastAsia="Consolas" w:cs="Consolas"/>
          <w:color w:val="5CECC6"/>
          <w:sz w:val="21"/>
          <w:szCs w:val="21"/>
        </w:rPr>
        <w:t>)):</w:t>
      </w:r>
    </w:p>
    <w:p w:rsidR="6F784F7B" w:rsidP="5D61B582" w:rsidRDefault="5D61B582" w14:paraId="7393D389" w14:textId="43545512">
      <w:pPr>
        <w:shd w:val="clear" w:color="auto" w:fill="141D2B"/>
        <w:spacing w:after="0" w:line="285" w:lineRule="auto"/>
      </w:pPr>
      <w:r w:rsidRPr="5D61B582">
        <w:rPr>
          <w:rFonts w:ascii="Consolas" w:hAnsi="Consolas" w:eastAsia="Consolas" w:cs="Consolas"/>
          <w:color w:val="A4B1CD"/>
          <w:sz w:val="21"/>
          <w:szCs w:val="21"/>
        </w:rPr>
        <w:t xml:space="preserve">    pylab</w:t>
      </w:r>
      <w:r w:rsidRPr="5D61B582">
        <w:rPr>
          <w:rFonts w:ascii="Consolas" w:hAnsi="Consolas" w:eastAsia="Consolas" w:cs="Consolas"/>
          <w:color w:val="5CECC6"/>
          <w:sz w:val="21"/>
          <w:szCs w:val="21"/>
        </w:rPr>
        <w:t>.</w:t>
      </w:r>
      <w:r w:rsidRPr="5D61B582">
        <w:rPr>
          <w:rFonts w:ascii="Consolas" w:hAnsi="Consolas" w:eastAsia="Consolas" w:cs="Consolas"/>
          <w:color w:val="FFCC5C"/>
          <w:sz w:val="21"/>
          <w:szCs w:val="21"/>
        </w:rPr>
        <w:t>gray</w:t>
      </w:r>
      <w:r w:rsidRPr="5D61B582">
        <w:rPr>
          <w:rFonts w:ascii="Consolas" w:hAnsi="Consolas" w:eastAsia="Consolas" w:cs="Consolas"/>
          <w:color w:val="5CECC6"/>
          <w:sz w:val="21"/>
          <w:szCs w:val="21"/>
        </w:rPr>
        <w:t>()</w:t>
      </w:r>
    </w:p>
    <w:p w:rsidR="6F784F7B" w:rsidP="5D61B582" w:rsidRDefault="5D61B582" w14:paraId="253D56EB" w14:textId="6422E6F4">
      <w:pPr>
        <w:shd w:val="clear" w:color="auto" w:fill="141D2B"/>
        <w:spacing w:after="0" w:line="285" w:lineRule="auto"/>
      </w:pPr>
      <w:r w:rsidRPr="5D61B582">
        <w:rPr>
          <w:rFonts w:ascii="Consolas" w:hAnsi="Consolas" w:eastAsia="Consolas" w:cs="Consolas"/>
          <w:color w:val="A4B1CD"/>
          <w:sz w:val="21"/>
          <w:szCs w:val="21"/>
        </w:rPr>
        <w:t xml:space="preserve">    pylab</w:t>
      </w:r>
      <w:r w:rsidRPr="5D61B582">
        <w:rPr>
          <w:rFonts w:ascii="Consolas" w:hAnsi="Consolas" w:eastAsia="Consolas" w:cs="Consolas"/>
          <w:color w:val="5CECC6"/>
          <w:sz w:val="21"/>
          <w:szCs w:val="21"/>
        </w:rPr>
        <w:t>.</w:t>
      </w:r>
      <w:r w:rsidRPr="5D61B582">
        <w:rPr>
          <w:rFonts w:ascii="Consolas" w:hAnsi="Consolas" w:eastAsia="Consolas" w:cs="Consolas"/>
          <w:color w:val="FFCC5C"/>
          <w:sz w:val="21"/>
          <w:szCs w:val="21"/>
        </w:rPr>
        <w:t>screenshot</w:t>
      </w:r>
      <w:r w:rsidRPr="5D61B582">
        <w:rPr>
          <w:rFonts w:ascii="Consolas" w:hAnsi="Consolas" w:eastAsia="Consolas" w:cs="Consolas"/>
          <w:color w:val="5CECC6"/>
          <w:sz w:val="21"/>
          <w:szCs w:val="21"/>
        </w:rPr>
        <w:t>(</w:t>
      </w:r>
      <w:r w:rsidRPr="5D61B582">
        <w:rPr>
          <w:rFonts w:ascii="Consolas" w:hAnsi="Consolas" w:eastAsia="Consolas" w:cs="Consolas"/>
          <w:color w:val="5CB2FF"/>
          <w:sz w:val="21"/>
          <w:szCs w:val="21"/>
        </w:rPr>
        <w:t>figsize</w:t>
      </w:r>
      <w:r w:rsidRPr="5D61B582">
        <w:rPr>
          <w:rFonts w:ascii="Consolas" w:hAnsi="Consolas" w:eastAsia="Consolas" w:cs="Consolas"/>
          <w:color w:val="FFCC5C"/>
          <w:sz w:val="21"/>
          <w:szCs w:val="21"/>
        </w:rPr>
        <w:t xml:space="preserve"> </w:t>
      </w:r>
      <w:r w:rsidRPr="5D61B582">
        <w:rPr>
          <w:rFonts w:ascii="Consolas" w:hAnsi="Consolas" w:eastAsia="Consolas" w:cs="Consolas"/>
          <w:color w:val="FF8484"/>
          <w:sz w:val="21"/>
          <w:szCs w:val="21"/>
        </w:rPr>
        <w:t>=</w:t>
      </w:r>
      <w:r w:rsidRPr="5D61B582">
        <w:rPr>
          <w:rFonts w:ascii="Consolas" w:hAnsi="Consolas" w:eastAsia="Consolas" w:cs="Consolas"/>
          <w:color w:val="FFCC5C"/>
          <w:sz w:val="21"/>
          <w:szCs w:val="21"/>
        </w:rPr>
        <w:t xml:space="preserve"> sz</w:t>
      </w:r>
      <w:r w:rsidRPr="5D61B582">
        <w:rPr>
          <w:rFonts w:ascii="Consolas" w:hAnsi="Consolas" w:eastAsia="Consolas" w:cs="Consolas"/>
          <w:color w:val="5CECC6"/>
          <w:sz w:val="21"/>
          <w:szCs w:val="21"/>
        </w:rPr>
        <w:t>)</w:t>
      </w:r>
    </w:p>
    <w:p w:rsidR="6F784F7B" w:rsidP="5D61B582" w:rsidRDefault="5D61B582" w14:paraId="72A25BD4" w14:textId="37ABA173">
      <w:pPr>
        <w:shd w:val="clear" w:color="auto" w:fill="141D2B"/>
        <w:spacing w:after="0" w:line="285" w:lineRule="auto"/>
      </w:pPr>
      <w:r w:rsidRPr="5D61B582">
        <w:rPr>
          <w:rFonts w:ascii="Consolas" w:hAnsi="Consolas" w:eastAsia="Consolas" w:cs="Consolas"/>
          <w:color w:val="A4B1CD"/>
          <w:sz w:val="21"/>
          <w:szCs w:val="21"/>
        </w:rPr>
        <w:t xml:space="preserve">    pylab</w:t>
      </w:r>
      <w:r w:rsidRPr="5D61B582">
        <w:rPr>
          <w:rFonts w:ascii="Consolas" w:hAnsi="Consolas" w:eastAsia="Consolas" w:cs="Consolas"/>
          <w:color w:val="5CECC6"/>
          <w:sz w:val="21"/>
          <w:szCs w:val="21"/>
        </w:rPr>
        <w:t>.</w:t>
      </w:r>
      <w:r w:rsidRPr="5D61B582">
        <w:rPr>
          <w:rFonts w:ascii="Consolas" w:hAnsi="Consolas" w:eastAsia="Consolas" w:cs="Consolas"/>
          <w:color w:val="FFCC5C"/>
          <w:sz w:val="21"/>
          <w:szCs w:val="21"/>
        </w:rPr>
        <w:t>subplot</w:t>
      </w:r>
      <w:r w:rsidRPr="5D61B582">
        <w:rPr>
          <w:rFonts w:ascii="Consolas" w:hAnsi="Consolas" w:eastAsia="Consolas" w:cs="Consolas"/>
          <w:color w:val="5CECC6"/>
          <w:sz w:val="21"/>
          <w:szCs w:val="21"/>
        </w:rPr>
        <w:t>(</w:t>
      </w:r>
      <w:r w:rsidRPr="5D61B582">
        <w:rPr>
          <w:rFonts w:ascii="Consolas" w:hAnsi="Consolas" w:eastAsia="Consolas" w:cs="Consolas"/>
          <w:color w:val="5CB2FF"/>
          <w:sz w:val="21"/>
          <w:szCs w:val="21"/>
        </w:rPr>
        <w:t>1</w:t>
      </w:r>
      <w:r w:rsidRPr="5D61B582">
        <w:rPr>
          <w:rFonts w:ascii="Consolas" w:hAnsi="Consolas" w:eastAsia="Consolas" w:cs="Consolas"/>
          <w:color w:val="5CECC6"/>
          <w:sz w:val="21"/>
          <w:szCs w:val="21"/>
        </w:rPr>
        <w:t>,</w:t>
      </w:r>
      <w:r w:rsidRPr="5D61B582">
        <w:rPr>
          <w:rFonts w:ascii="Consolas" w:hAnsi="Consolas" w:eastAsia="Consolas" w:cs="Consolas"/>
          <w:color w:val="5CB2FF"/>
          <w:sz w:val="21"/>
          <w:szCs w:val="21"/>
        </w:rPr>
        <w:t>2</w:t>
      </w:r>
      <w:r w:rsidRPr="5D61B582">
        <w:rPr>
          <w:rFonts w:ascii="Consolas" w:hAnsi="Consolas" w:eastAsia="Consolas" w:cs="Consolas"/>
          <w:color w:val="5CECC6"/>
          <w:sz w:val="21"/>
          <w:szCs w:val="21"/>
        </w:rPr>
        <w:t>,</w:t>
      </w:r>
      <w:r w:rsidRPr="5D61B582">
        <w:rPr>
          <w:rFonts w:ascii="Consolas" w:hAnsi="Consolas" w:eastAsia="Consolas" w:cs="Consolas"/>
          <w:color w:val="5CB2FF"/>
          <w:sz w:val="21"/>
          <w:szCs w:val="21"/>
        </w:rPr>
        <w:t>1</w:t>
      </w:r>
      <w:r w:rsidRPr="5D61B582">
        <w:rPr>
          <w:rFonts w:ascii="Consolas" w:hAnsi="Consolas" w:eastAsia="Consolas" w:cs="Consolas"/>
          <w:color w:val="5CECC6"/>
          <w:sz w:val="21"/>
          <w:szCs w:val="21"/>
        </w:rPr>
        <w:t>),</w:t>
      </w:r>
      <w:r w:rsidRPr="5D61B582">
        <w:rPr>
          <w:rFonts w:ascii="Consolas" w:hAnsi="Consolas" w:eastAsia="Consolas" w:cs="Consolas"/>
          <w:color w:val="A4B1CD"/>
          <w:sz w:val="21"/>
          <w:szCs w:val="21"/>
        </w:rPr>
        <w:t xml:space="preserve"> </w:t>
      </w:r>
      <w:r w:rsidRPr="5D61B582">
        <w:rPr>
          <w:rFonts w:ascii="Consolas" w:hAnsi="Consolas" w:eastAsia="Consolas" w:cs="Consolas"/>
          <w:color w:val="FFCC5C"/>
          <w:sz w:val="21"/>
          <w:szCs w:val="21"/>
        </w:rPr>
        <w:t>plot_image</w:t>
      </w:r>
      <w:r w:rsidRPr="5D61B582">
        <w:rPr>
          <w:rFonts w:ascii="Consolas" w:hAnsi="Consolas" w:eastAsia="Consolas" w:cs="Consolas"/>
          <w:color w:val="5CECC6"/>
          <w:sz w:val="21"/>
          <w:szCs w:val="21"/>
        </w:rPr>
        <w:t>(</w:t>
      </w:r>
      <w:r w:rsidRPr="5D61B582">
        <w:rPr>
          <w:rFonts w:ascii="Consolas" w:hAnsi="Consolas" w:eastAsia="Consolas" w:cs="Consolas"/>
          <w:color w:val="FFCC5C"/>
          <w:sz w:val="21"/>
          <w:szCs w:val="21"/>
        </w:rPr>
        <w:t>original</w:t>
      </w:r>
      <w:r w:rsidRPr="5D61B582">
        <w:rPr>
          <w:rFonts w:ascii="Consolas" w:hAnsi="Consolas" w:eastAsia="Consolas" w:cs="Consolas"/>
          <w:color w:val="5CECC6"/>
          <w:sz w:val="21"/>
          <w:szCs w:val="21"/>
        </w:rPr>
        <w:t>,</w:t>
      </w:r>
      <w:r w:rsidRPr="5D61B582">
        <w:rPr>
          <w:rFonts w:ascii="Consolas" w:hAnsi="Consolas" w:eastAsia="Consolas" w:cs="Consolas"/>
          <w:color w:val="FFCC5C"/>
          <w:sz w:val="21"/>
          <w:szCs w:val="21"/>
        </w:rPr>
        <w:t xml:space="preserve"> </w:t>
      </w:r>
      <w:r w:rsidRPr="5D61B582">
        <w:rPr>
          <w:rFonts w:ascii="Consolas" w:hAnsi="Consolas" w:eastAsia="Consolas" w:cs="Consolas"/>
          <w:color w:val="5CECC6"/>
          <w:sz w:val="21"/>
          <w:szCs w:val="21"/>
        </w:rPr>
        <w:t>'</w:t>
      </w:r>
      <w:r w:rsidRPr="5D61B582">
        <w:rPr>
          <w:rFonts w:ascii="Consolas" w:hAnsi="Consolas" w:eastAsia="Consolas" w:cs="Consolas"/>
          <w:color w:val="C5F467"/>
          <w:sz w:val="21"/>
          <w:szCs w:val="21"/>
        </w:rPr>
        <w:t>original</w:t>
      </w:r>
      <w:r w:rsidRPr="5D61B582">
        <w:rPr>
          <w:rFonts w:ascii="Consolas" w:hAnsi="Consolas" w:eastAsia="Consolas" w:cs="Consolas"/>
          <w:color w:val="5CECC6"/>
          <w:sz w:val="21"/>
          <w:szCs w:val="21"/>
        </w:rPr>
        <w:t>')</w:t>
      </w:r>
    </w:p>
    <w:p w:rsidR="6F784F7B" w:rsidP="5D61B582" w:rsidRDefault="5D61B582" w14:paraId="6CB549F8" w14:textId="04B9D7A4">
      <w:pPr>
        <w:shd w:val="clear" w:color="auto" w:fill="141D2B"/>
        <w:spacing w:after="0" w:line="285" w:lineRule="auto"/>
      </w:pPr>
      <w:r w:rsidRPr="5D61B582">
        <w:rPr>
          <w:rFonts w:ascii="Consolas" w:hAnsi="Consolas" w:eastAsia="Consolas" w:cs="Consolas"/>
          <w:color w:val="A4B1CD"/>
          <w:sz w:val="21"/>
          <w:szCs w:val="21"/>
        </w:rPr>
        <w:t xml:space="preserve">    pylab</w:t>
      </w:r>
      <w:r w:rsidRPr="5D61B582">
        <w:rPr>
          <w:rFonts w:ascii="Consolas" w:hAnsi="Consolas" w:eastAsia="Consolas" w:cs="Consolas"/>
          <w:color w:val="5CECC6"/>
          <w:sz w:val="21"/>
          <w:szCs w:val="21"/>
        </w:rPr>
        <w:t>.</w:t>
      </w:r>
      <w:r w:rsidRPr="5D61B582">
        <w:rPr>
          <w:rFonts w:ascii="Consolas" w:hAnsi="Consolas" w:eastAsia="Consolas" w:cs="Consolas"/>
          <w:color w:val="FFCC5C"/>
          <w:sz w:val="21"/>
          <w:szCs w:val="21"/>
        </w:rPr>
        <w:t>subplot</w:t>
      </w:r>
      <w:r w:rsidRPr="5D61B582">
        <w:rPr>
          <w:rFonts w:ascii="Consolas" w:hAnsi="Consolas" w:eastAsia="Consolas" w:cs="Consolas"/>
          <w:color w:val="5CECC6"/>
          <w:sz w:val="21"/>
          <w:szCs w:val="21"/>
        </w:rPr>
        <w:t>(</w:t>
      </w:r>
      <w:r w:rsidRPr="5D61B582">
        <w:rPr>
          <w:rFonts w:ascii="Consolas" w:hAnsi="Consolas" w:eastAsia="Consolas" w:cs="Consolas"/>
          <w:color w:val="5CB2FF"/>
          <w:sz w:val="21"/>
          <w:szCs w:val="21"/>
        </w:rPr>
        <w:t>1</w:t>
      </w:r>
      <w:r w:rsidRPr="5D61B582">
        <w:rPr>
          <w:rFonts w:ascii="Consolas" w:hAnsi="Consolas" w:eastAsia="Consolas" w:cs="Consolas"/>
          <w:color w:val="5CECC6"/>
          <w:sz w:val="21"/>
          <w:szCs w:val="21"/>
        </w:rPr>
        <w:t>,</w:t>
      </w:r>
      <w:r w:rsidRPr="5D61B582">
        <w:rPr>
          <w:rFonts w:ascii="Consolas" w:hAnsi="Consolas" w:eastAsia="Consolas" w:cs="Consolas"/>
          <w:color w:val="5CB2FF"/>
          <w:sz w:val="21"/>
          <w:szCs w:val="21"/>
        </w:rPr>
        <w:t>2</w:t>
      </w:r>
      <w:r w:rsidRPr="5D61B582">
        <w:rPr>
          <w:rFonts w:ascii="Consolas" w:hAnsi="Consolas" w:eastAsia="Consolas" w:cs="Consolas"/>
          <w:color w:val="5CECC6"/>
          <w:sz w:val="21"/>
          <w:szCs w:val="21"/>
        </w:rPr>
        <w:t>,</w:t>
      </w:r>
      <w:r w:rsidRPr="5D61B582">
        <w:rPr>
          <w:rFonts w:ascii="Consolas" w:hAnsi="Consolas" w:eastAsia="Consolas" w:cs="Consolas"/>
          <w:color w:val="5CB2FF"/>
          <w:sz w:val="21"/>
          <w:szCs w:val="21"/>
        </w:rPr>
        <w:t>2</w:t>
      </w:r>
      <w:r w:rsidRPr="5D61B582">
        <w:rPr>
          <w:rFonts w:ascii="Consolas" w:hAnsi="Consolas" w:eastAsia="Consolas" w:cs="Consolas"/>
          <w:color w:val="5CECC6"/>
          <w:sz w:val="21"/>
          <w:szCs w:val="21"/>
        </w:rPr>
        <w:t>),</w:t>
      </w:r>
      <w:r w:rsidRPr="5D61B582">
        <w:rPr>
          <w:rFonts w:ascii="Consolas" w:hAnsi="Consolas" w:eastAsia="Consolas" w:cs="Consolas"/>
          <w:color w:val="A4B1CD"/>
          <w:sz w:val="21"/>
          <w:szCs w:val="21"/>
        </w:rPr>
        <w:t xml:space="preserve"> </w:t>
      </w:r>
      <w:r w:rsidRPr="5D61B582">
        <w:rPr>
          <w:rFonts w:ascii="Consolas" w:hAnsi="Consolas" w:eastAsia="Consolas" w:cs="Consolas"/>
          <w:color w:val="FFCC5C"/>
          <w:sz w:val="21"/>
          <w:szCs w:val="21"/>
        </w:rPr>
        <w:t>plot_images</w:t>
      </w:r>
      <w:r w:rsidRPr="5D61B582">
        <w:rPr>
          <w:rFonts w:ascii="Consolas" w:hAnsi="Consolas" w:eastAsia="Consolas" w:cs="Consolas"/>
          <w:color w:val="5CECC6"/>
          <w:sz w:val="21"/>
          <w:szCs w:val="21"/>
        </w:rPr>
        <w:t>(</w:t>
      </w:r>
      <w:r w:rsidRPr="5D61B582">
        <w:rPr>
          <w:rFonts w:ascii="Consolas" w:hAnsi="Consolas" w:eastAsia="Consolas" w:cs="Consolas"/>
          <w:color w:val="FFCC5C"/>
          <w:sz w:val="21"/>
          <w:szCs w:val="21"/>
        </w:rPr>
        <w:t>filtered</w:t>
      </w:r>
      <w:r w:rsidRPr="5D61B582">
        <w:rPr>
          <w:rFonts w:ascii="Consolas" w:hAnsi="Consolas" w:eastAsia="Consolas" w:cs="Consolas"/>
          <w:color w:val="5CECC6"/>
          <w:sz w:val="21"/>
          <w:szCs w:val="21"/>
        </w:rPr>
        <w:t>,</w:t>
      </w:r>
      <w:r w:rsidRPr="5D61B582">
        <w:rPr>
          <w:rFonts w:ascii="Consolas" w:hAnsi="Consolas" w:eastAsia="Consolas" w:cs="Consolas"/>
          <w:color w:val="FFCC5C"/>
          <w:sz w:val="21"/>
          <w:szCs w:val="21"/>
        </w:rPr>
        <w:t xml:space="preserve"> filter_name</w:t>
      </w:r>
      <w:r w:rsidRPr="5D61B582">
        <w:rPr>
          <w:rFonts w:ascii="Consolas" w:hAnsi="Consolas" w:eastAsia="Consolas" w:cs="Consolas"/>
          <w:color w:val="5CECC6"/>
          <w:sz w:val="21"/>
          <w:szCs w:val="21"/>
        </w:rPr>
        <w:t>)</w:t>
      </w:r>
    </w:p>
    <w:p w:rsidR="6F784F7B" w:rsidP="5D61B582" w:rsidRDefault="5D61B582" w14:paraId="054E6A3D" w14:textId="69ACA0D9">
      <w:pPr>
        <w:shd w:val="clear" w:color="auto" w:fill="141D2B"/>
        <w:spacing w:after="0" w:line="285" w:lineRule="auto"/>
      </w:pPr>
      <w:r w:rsidRPr="5D61B582">
        <w:rPr>
          <w:rFonts w:ascii="Consolas" w:hAnsi="Consolas" w:eastAsia="Consolas" w:cs="Consolas"/>
          <w:color w:val="A4B1CD"/>
          <w:sz w:val="21"/>
          <w:szCs w:val="21"/>
        </w:rPr>
        <w:t xml:space="preserve">    pylab</w:t>
      </w:r>
      <w:r w:rsidRPr="5D61B582">
        <w:rPr>
          <w:rFonts w:ascii="Consolas" w:hAnsi="Consolas" w:eastAsia="Consolas" w:cs="Consolas"/>
          <w:color w:val="5CECC6"/>
          <w:sz w:val="21"/>
          <w:szCs w:val="21"/>
        </w:rPr>
        <w:t>.</w:t>
      </w:r>
      <w:r w:rsidRPr="5D61B582">
        <w:rPr>
          <w:rFonts w:ascii="Consolas" w:hAnsi="Consolas" w:eastAsia="Consolas" w:cs="Consolas"/>
          <w:color w:val="FFCC5C"/>
          <w:sz w:val="21"/>
          <w:szCs w:val="21"/>
        </w:rPr>
        <w:t>show</w:t>
      </w:r>
      <w:r w:rsidRPr="5D61B582">
        <w:rPr>
          <w:rFonts w:ascii="Consolas" w:hAnsi="Consolas" w:eastAsia="Consolas" w:cs="Consolas"/>
          <w:color w:val="5CECC6"/>
          <w:sz w:val="21"/>
          <w:szCs w:val="21"/>
        </w:rPr>
        <w:t>()</w:t>
      </w:r>
    </w:p>
    <w:p w:rsidR="6F784F7B" w:rsidP="5D61B582" w:rsidRDefault="6F784F7B" w14:paraId="7006C008" w14:textId="668467FE">
      <w:pPr>
        <w:shd w:val="clear" w:color="auto" w:fill="141D2B"/>
        <w:spacing w:after="0" w:line="285" w:lineRule="auto"/>
      </w:pPr>
    </w:p>
    <w:p w:rsidR="6F784F7B" w:rsidP="5D61B582" w:rsidRDefault="5D61B582" w14:paraId="698DC89E" w14:textId="1DF39AC0">
      <w:pPr>
        <w:shd w:val="clear" w:color="auto" w:fill="141D2B"/>
        <w:spacing w:after="0" w:line="285" w:lineRule="auto"/>
      </w:pPr>
      <w:r w:rsidRPr="5D61B582">
        <w:rPr>
          <w:rFonts w:ascii="Consolas" w:hAnsi="Consolas" w:eastAsia="Consolas" w:cs="Consolas"/>
          <w:color w:val="CF8DFB"/>
          <w:sz w:val="21"/>
          <w:szCs w:val="21"/>
        </w:rPr>
        <w:t>from</w:t>
      </w:r>
      <w:r w:rsidRPr="5D61B582">
        <w:rPr>
          <w:rFonts w:ascii="Consolas" w:hAnsi="Consolas" w:eastAsia="Consolas" w:cs="Consolas"/>
          <w:color w:val="A4B1CD"/>
          <w:sz w:val="21"/>
          <w:szCs w:val="21"/>
        </w:rPr>
        <w:t xml:space="preserve"> skimage</w:t>
      </w:r>
      <w:r w:rsidRPr="5D61B582">
        <w:rPr>
          <w:rFonts w:ascii="Consolas" w:hAnsi="Consolas" w:eastAsia="Consolas" w:cs="Consolas"/>
          <w:color w:val="5CECC6"/>
          <w:sz w:val="21"/>
          <w:szCs w:val="21"/>
        </w:rPr>
        <w:t>.</w:t>
      </w:r>
      <w:r w:rsidRPr="5D61B582">
        <w:rPr>
          <w:rFonts w:ascii="Consolas" w:hAnsi="Consolas" w:eastAsia="Consolas" w:cs="Consolas"/>
          <w:color w:val="A4B1CD"/>
          <w:sz w:val="21"/>
          <w:szCs w:val="21"/>
        </w:rPr>
        <w:t xml:space="preserve">morphology </w:t>
      </w:r>
      <w:r w:rsidRPr="5D61B582">
        <w:rPr>
          <w:rFonts w:ascii="Consolas" w:hAnsi="Consolas" w:eastAsia="Consolas" w:cs="Consolas"/>
          <w:color w:val="CF8DFB"/>
          <w:sz w:val="21"/>
          <w:szCs w:val="21"/>
        </w:rPr>
        <w:t>import</w:t>
      </w:r>
      <w:r w:rsidRPr="5D61B582">
        <w:rPr>
          <w:rFonts w:ascii="Consolas" w:hAnsi="Consolas" w:eastAsia="Consolas" w:cs="Consolas"/>
          <w:color w:val="A4B1CD"/>
          <w:sz w:val="21"/>
          <w:szCs w:val="21"/>
        </w:rPr>
        <w:t xml:space="preserve"> skeletonize</w:t>
      </w:r>
    </w:p>
    <w:p w:rsidR="6F784F7B" w:rsidP="5D61B582" w:rsidRDefault="5D61B582" w14:paraId="74DDBFE3" w14:textId="6F86A987">
      <w:pPr>
        <w:shd w:val="clear" w:color="auto" w:fill="141D2B"/>
        <w:spacing w:after="0" w:line="285" w:lineRule="auto"/>
      </w:pPr>
      <w:r w:rsidRPr="5D61B582">
        <w:rPr>
          <w:rFonts w:ascii="Consolas" w:hAnsi="Consolas" w:eastAsia="Consolas" w:cs="Consolas"/>
          <w:color w:val="A4B1CD"/>
          <w:sz w:val="21"/>
          <w:szCs w:val="21"/>
        </w:rPr>
        <w:t xml:space="preserve">im </w:t>
      </w:r>
      <w:r w:rsidRPr="5D61B582">
        <w:rPr>
          <w:rFonts w:ascii="Consolas" w:hAnsi="Consolas" w:eastAsia="Consolas" w:cs="Consolas"/>
          <w:color w:val="FF8484"/>
          <w:sz w:val="21"/>
          <w:szCs w:val="21"/>
        </w:rPr>
        <w:t>=</w:t>
      </w:r>
      <w:r w:rsidRPr="5D61B582">
        <w:rPr>
          <w:rFonts w:ascii="Consolas" w:hAnsi="Consolas" w:eastAsia="Consolas" w:cs="Consolas"/>
          <w:color w:val="A4B1CD"/>
          <w:sz w:val="21"/>
          <w:szCs w:val="21"/>
        </w:rPr>
        <w:t xml:space="preserve"> </w:t>
      </w:r>
      <w:r w:rsidRPr="5D61B582">
        <w:rPr>
          <w:rFonts w:ascii="Consolas" w:hAnsi="Consolas" w:eastAsia="Consolas" w:cs="Consolas"/>
          <w:color w:val="FFCC5C"/>
          <w:sz w:val="21"/>
          <w:szCs w:val="21"/>
        </w:rPr>
        <w:t>img_as_float</w:t>
      </w:r>
      <w:r w:rsidRPr="5D61B582">
        <w:rPr>
          <w:rFonts w:ascii="Consolas" w:hAnsi="Consolas" w:eastAsia="Consolas" w:cs="Consolas"/>
          <w:color w:val="5CECC6"/>
          <w:sz w:val="21"/>
          <w:szCs w:val="21"/>
        </w:rPr>
        <w:t>(</w:t>
      </w:r>
      <w:r w:rsidRPr="5D61B582">
        <w:rPr>
          <w:rFonts w:ascii="Consolas" w:hAnsi="Consolas" w:eastAsia="Consolas" w:cs="Consolas"/>
          <w:color w:val="FFCC5C"/>
          <w:sz w:val="21"/>
          <w:szCs w:val="21"/>
        </w:rPr>
        <w:t>imread</w:t>
      </w:r>
      <w:r w:rsidRPr="5D61B582">
        <w:rPr>
          <w:rFonts w:ascii="Consolas" w:hAnsi="Consolas" w:eastAsia="Consolas" w:cs="Consolas"/>
          <w:color w:val="5CECC6"/>
          <w:sz w:val="21"/>
          <w:szCs w:val="21"/>
        </w:rPr>
        <w:t>('</w:t>
      </w:r>
      <w:r w:rsidRPr="5D61B582">
        <w:rPr>
          <w:rFonts w:ascii="Consolas" w:hAnsi="Consolas" w:eastAsia="Consolas" w:cs="Consolas"/>
          <w:color w:val="C5F467"/>
          <w:sz w:val="21"/>
          <w:szCs w:val="21"/>
        </w:rPr>
        <w:t>../images/dynasaur.png</w:t>
      </w:r>
      <w:r w:rsidRPr="5D61B582">
        <w:rPr>
          <w:rFonts w:ascii="Consolas" w:hAnsi="Consolas" w:eastAsia="Consolas" w:cs="Consolas"/>
          <w:color w:val="5CECC6"/>
          <w:sz w:val="21"/>
          <w:szCs w:val="21"/>
        </w:rPr>
        <w:t>')[</w:t>
      </w:r>
      <w:r w:rsidRPr="5D61B582">
        <w:rPr>
          <w:rFonts w:ascii="Consolas" w:hAnsi="Consolas" w:eastAsia="Consolas" w:cs="Consolas"/>
          <w:color w:val="FFCC5C"/>
          <w:sz w:val="21"/>
          <w:szCs w:val="21"/>
        </w:rPr>
        <w:t>...</w:t>
      </w:r>
      <w:r w:rsidRPr="5D61B582">
        <w:rPr>
          <w:rFonts w:ascii="Consolas" w:hAnsi="Consolas" w:eastAsia="Consolas" w:cs="Consolas"/>
          <w:color w:val="5CECC6"/>
          <w:sz w:val="21"/>
          <w:szCs w:val="21"/>
        </w:rPr>
        <w:t>,</w:t>
      </w:r>
      <w:r w:rsidRPr="5D61B582">
        <w:rPr>
          <w:rFonts w:ascii="Consolas" w:hAnsi="Consolas" w:eastAsia="Consolas" w:cs="Consolas"/>
          <w:color w:val="5CB2FF"/>
          <w:sz w:val="21"/>
          <w:szCs w:val="21"/>
        </w:rPr>
        <w:t>3</w:t>
      </w:r>
      <w:r w:rsidRPr="5D61B582">
        <w:rPr>
          <w:rFonts w:ascii="Consolas" w:hAnsi="Consolas" w:eastAsia="Consolas" w:cs="Consolas"/>
          <w:color w:val="5CECC6"/>
          <w:sz w:val="21"/>
          <w:szCs w:val="21"/>
        </w:rPr>
        <w:t>])</w:t>
      </w:r>
    </w:p>
    <w:p w:rsidR="6F784F7B" w:rsidP="5D61B582" w:rsidRDefault="5D61B582" w14:paraId="69D0D869" w14:textId="03CA045F">
      <w:pPr>
        <w:shd w:val="clear" w:color="auto" w:fill="141D2B"/>
        <w:spacing w:after="0" w:line="285" w:lineRule="auto"/>
      </w:pPr>
      <w:r w:rsidRPr="5D61B582">
        <w:rPr>
          <w:rFonts w:ascii="Consolas" w:hAnsi="Consolas" w:eastAsia="Consolas" w:cs="Consolas"/>
          <w:color w:val="A4B1CD"/>
          <w:sz w:val="21"/>
          <w:szCs w:val="21"/>
        </w:rPr>
        <w:t xml:space="preserve">threshold </w:t>
      </w:r>
      <w:r w:rsidRPr="5D61B582">
        <w:rPr>
          <w:rFonts w:ascii="Consolas" w:hAnsi="Consolas" w:eastAsia="Consolas" w:cs="Consolas"/>
          <w:color w:val="FF8484"/>
          <w:sz w:val="21"/>
          <w:szCs w:val="21"/>
        </w:rPr>
        <w:t>=</w:t>
      </w:r>
      <w:r w:rsidRPr="5D61B582">
        <w:rPr>
          <w:rFonts w:ascii="Consolas" w:hAnsi="Consolas" w:eastAsia="Consolas" w:cs="Consolas"/>
          <w:color w:val="A4B1CD"/>
          <w:sz w:val="21"/>
          <w:szCs w:val="21"/>
        </w:rPr>
        <w:t xml:space="preserve"> </w:t>
      </w:r>
      <w:r w:rsidRPr="5D61B582">
        <w:rPr>
          <w:rFonts w:ascii="Consolas" w:hAnsi="Consolas" w:eastAsia="Consolas" w:cs="Consolas"/>
          <w:color w:val="5CB2FF"/>
          <w:sz w:val="21"/>
          <w:szCs w:val="21"/>
        </w:rPr>
        <w:t>0.5</w:t>
      </w:r>
    </w:p>
    <w:p w:rsidR="6F784F7B" w:rsidP="5D61B582" w:rsidRDefault="5D61B582" w14:paraId="14B84B01" w14:textId="0CAB9775">
      <w:pPr>
        <w:shd w:val="clear" w:color="auto" w:fill="141D2B"/>
        <w:spacing w:after="0" w:line="285" w:lineRule="auto"/>
      </w:pPr>
      <w:r w:rsidRPr="5D61B582">
        <w:rPr>
          <w:rFonts w:ascii="Consolas" w:hAnsi="Consolas" w:eastAsia="Consolas" w:cs="Consolas"/>
          <w:color w:val="A4B1CD"/>
          <w:sz w:val="21"/>
          <w:szCs w:val="21"/>
        </w:rPr>
        <w:t>im</w:t>
      </w:r>
      <w:r w:rsidRPr="5D61B582">
        <w:rPr>
          <w:rFonts w:ascii="Consolas" w:hAnsi="Consolas" w:eastAsia="Consolas" w:cs="Consolas"/>
          <w:color w:val="5CECC6"/>
          <w:sz w:val="21"/>
          <w:szCs w:val="21"/>
        </w:rPr>
        <w:t>[</w:t>
      </w:r>
      <w:r w:rsidRPr="5D61B582">
        <w:rPr>
          <w:rFonts w:ascii="Consolas" w:hAnsi="Consolas" w:eastAsia="Consolas" w:cs="Consolas"/>
          <w:color w:val="A4B1CD"/>
          <w:sz w:val="21"/>
          <w:szCs w:val="21"/>
        </w:rPr>
        <w:t xml:space="preserve">im </w:t>
      </w:r>
      <w:r w:rsidRPr="5D61B582">
        <w:rPr>
          <w:rFonts w:ascii="Consolas" w:hAnsi="Consolas" w:eastAsia="Consolas" w:cs="Consolas"/>
          <w:color w:val="FF8484"/>
          <w:sz w:val="21"/>
          <w:szCs w:val="21"/>
        </w:rPr>
        <w:t>&lt;=</w:t>
      </w:r>
      <w:r w:rsidRPr="5D61B582">
        <w:rPr>
          <w:rFonts w:ascii="Consolas" w:hAnsi="Consolas" w:eastAsia="Consolas" w:cs="Consolas"/>
          <w:color w:val="A4B1CD"/>
          <w:sz w:val="21"/>
          <w:szCs w:val="21"/>
        </w:rPr>
        <w:t xml:space="preserve"> threshold</w:t>
      </w:r>
      <w:r w:rsidRPr="5D61B582">
        <w:rPr>
          <w:rFonts w:ascii="Consolas" w:hAnsi="Consolas" w:eastAsia="Consolas" w:cs="Consolas"/>
          <w:color w:val="5CECC6"/>
          <w:sz w:val="21"/>
          <w:szCs w:val="21"/>
        </w:rPr>
        <w:t>]</w:t>
      </w:r>
      <w:r w:rsidRPr="5D61B582">
        <w:rPr>
          <w:rFonts w:ascii="Consolas" w:hAnsi="Consolas" w:eastAsia="Consolas" w:cs="Consolas"/>
          <w:color w:val="A4B1CD"/>
          <w:sz w:val="21"/>
          <w:szCs w:val="21"/>
        </w:rPr>
        <w:t xml:space="preserve"> </w:t>
      </w:r>
      <w:r w:rsidRPr="5D61B582">
        <w:rPr>
          <w:rFonts w:ascii="Consolas" w:hAnsi="Consolas" w:eastAsia="Consolas" w:cs="Consolas"/>
          <w:color w:val="FF8484"/>
          <w:sz w:val="21"/>
          <w:szCs w:val="21"/>
        </w:rPr>
        <w:t>=</w:t>
      </w:r>
      <w:r w:rsidRPr="5D61B582">
        <w:rPr>
          <w:rFonts w:ascii="Consolas" w:hAnsi="Consolas" w:eastAsia="Consolas" w:cs="Consolas"/>
          <w:color w:val="A4B1CD"/>
          <w:sz w:val="21"/>
          <w:szCs w:val="21"/>
        </w:rPr>
        <w:t xml:space="preserve"> </w:t>
      </w:r>
      <w:r w:rsidRPr="5D61B582">
        <w:rPr>
          <w:rFonts w:ascii="Consolas" w:hAnsi="Consolas" w:eastAsia="Consolas" w:cs="Consolas"/>
          <w:color w:val="5CB2FF"/>
          <w:sz w:val="21"/>
          <w:szCs w:val="21"/>
        </w:rPr>
        <w:t>0</w:t>
      </w:r>
    </w:p>
    <w:p w:rsidR="6F784F7B" w:rsidP="5D61B582" w:rsidRDefault="5D61B582" w14:paraId="01384DC2" w14:textId="290F2846">
      <w:pPr>
        <w:shd w:val="clear" w:color="auto" w:fill="141D2B"/>
        <w:spacing w:after="0" w:line="285" w:lineRule="auto"/>
      </w:pPr>
      <w:r w:rsidRPr="5D61B582">
        <w:rPr>
          <w:rFonts w:ascii="Consolas" w:hAnsi="Consolas" w:eastAsia="Consolas" w:cs="Consolas"/>
          <w:color w:val="A4B1CD"/>
          <w:sz w:val="21"/>
          <w:szCs w:val="21"/>
        </w:rPr>
        <w:t>im</w:t>
      </w:r>
      <w:r w:rsidRPr="5D61B582">
        <w:rPr>
          <w:rFonts w:ascii="Consolas" w:hAnsi="Consolas" w:eastAsia="Consolas" w:cs="Consolas"/>
          <w:color w:val="5CECC6"/>
          <w:sz w:val="21"/>
          <w:szCs w:val="21"/>
        </w:rPr>
        <w:t>[</w:t>
      </w:r>
      <w:r w:rsidRPr="5D61B582">
        <w:rPr>
          <w:rFonts w:ascii="Consolas" w:hAnsi="Consolas" w:eastAsia="Consolas" w:cs="Consolas"/>
          <w:color w:val="A4B1CD"/>
          <w:sz w:val="21"/>
          <w:szCs w:val="21"/>
        </w:rPr>
        <w:t xml:space="preserve">im </w:t>
      </w:r>
      <w:r w:rsidRPr="5D61B582">
        <w:rPr>
          <w:rFonts w:ascii="Consolas" w:hAnsi="Consolas" w:eastAsia="Consolas" w:cs="Consolas"/>
          <w:color w:val="FF8484"/>
          <w:sz w:val="21"/>
          <w:szCs w:val="21"/>
        </w:rPr>
        <w:t>&gt;</w:t>
      </w:r>
      <w:r w:rsidRPr="5D61B582">
        <w:rPr>
          <w:rFonts w:ascii="Consolas" w:hAnsi="Consolas" w:eastAsia="Consolas" w:cs="Consolas"/>
          <w:color w:val="A4B1CD"/>
          <w:sz w:val="21"/>
          <w:szCs w:val="21"/>
        </w:rPr>
        <w:t xml:space="preserve"> threshold</w:t>
      </w:r>
      <w:r w:rsidRPr="5D61B582">
        <w:rPr>
          <w:rFonts w:ascii="Consolas" w:hAnsi="Consolas" w:eastAsia="Consolas" w:cs="Consolas"/>
          <w:color w:val="5CECC6"/>
          <w:sz w:val="21"/>
          <w:szCs w:val="21"/>
        </w:rPr>
        <w:t>]</w:t>
      </w:r>
      <w:r w:rsidRPr="5D61B582">
        <w:rPr>
          <w:rFonts w:ascii="Consolas" w:hAnsi="Consolas" w:eastAsia="Consolas" w:cs="Consolas"/>
          <w:color w:val="A4B1CD"/>
          <w:sz w:val="21"/>
          <w:szCs w:val="21"/>
        </w:rPr>
        <w:t xml:space="preserve"> </w:t>
      </w:r>
      <w:r w:rsidRPr="5D61B582">
        <w:rPr>
          <w:rFonts w:ascii="Consolas" w:hAnsi="Consolas" w:eastAsia="Consolas" w:cs="Consolas"/>
          <w:color w:val="FF8484"/>
          <w:sz w:val="21"/>
          <w:szCs w:val="21"/>
        </w:rPr>
        <w:t>=</w:t>
      </w:r>
      <w:r w:rsidRPr="5D61B582">
        <w:rPr>
          <w:rFonts w:ascii="Consolas" w:hAnsi="Consolas" w:eastAsia="Consolas" w:cs="Consolas"/>
          <w:color w:val="A4B1CD"/>
          <w:sz w:val="21"/>
          <w:szCs w:val="21"/>
        </w:rPr>
        <w:t xml:space="preserve"> </w:t>
      </w:r>
      <w:r w:rsidRPr="5D61B582">
        <w:rPr>
          <w:rFonts w:ascii="Consolas" w:hAnsi="Consolas" w:eastAsia="Consolas" w:cs="Consolas"/>
          <w:color w:val="5CB2FF"/>
          <w:sz w:val="21"/>
          <w:szCs w:val="21"/>
        </w:rPr>
        <w:t>1</w:t>
      </w:r>
    </w:p>
    <w:p w:rsidR="6F784F7B" w:rsidP="5D61B582" w:rsidRDefault="5D61B582" w14:paraId="30FEF117" w14:textId="509104F5">
      <w:pPr>
        <w:shd w:val="clear" w:color="auto" w:fill="141D2B"/>
        <w:spacing w:after="0" w:line="285" w:lineRule="auto"/>
      </w:pPr>
      <w:r w:rsidRPr="5D61B582">
        <w:rPr>
          <w:rFonts w:ascii="Consolas" w:hAnsi="Consolas" w:eastAsia="Consolas" w:cs="Consolas"/>
          <w:color w:val="A4B1CD"/>
          <w:sz w:val="21"/>
          <w:szCs w:val="21"/>
        </w:rPr>
        <w:t xml:space="preserve">skeleton </w:t>
      </w:r>
      <w:r w:rsidRPr="5D61B582">
        <w:rPr>
          <w:rFonts w:ascii="Consolas" w:hAnsi="Consolas" w:eastAsia="Consolas" w:cs="Consolas"/>
          <w:color w:val="FF8484"/>
          <w:sz w:val="21"/>
          <w:szCs w:val="21"/>
        </w:rPr>
        <w:t>=</w:t>
      </w:r>
      <w:r w:rsidRPr="5D61B582">
        <w:rPr>
          <w:rFonts w:ascii="Consolas" w:hAnsi="Consolas" w:eastAsia="Consolas" w:cs="Consolas"/>
          <w:color w:val="A4B1CD"/>
          <w:sz w:val="21"/>
          <w:szCs w:val="21"/>
        </w:rPr>
        <w:t xml:space="preserve"> </w:t>
      </w:r>
      <w:r w:rsidRPr="5D61B582">
        <w:rPr>
          <w:rFonts w:ascii="Consolas" w:hAnsi="Consolas" w:eastAsia="Consolas" w:cs="Consolas"/>
          <w:color w:val="FFCC5C"/>
          <w:sz w:val="21"/>
          <w:szCs w:val="21"/>
        </w:rPr>
        <w:t>skeletonize</w:t>
      </w:r>
      <w:r w:rsidRPr="5D61B582">
        <w:rPr>
          <w:rFonts w:ascii="Consolas" w:hAnsi="Consolas" w:eastAsia="Consolas" w:cs="Consolas"/>
          <w:color w:val="5CECC6"/>
          <w:sz w:val="21"/>
          <w:szCs w:val="21"/>
        </w:rPr>
        <w:t>(</w:t>
      </w:r>
      <w:r w:rsidRPr="5D61B582">
        <w:rPr>
          <w:rFonts w:ascii="Consolas" w:hAnsi="Consolas" w:eastAsia="Consolas" w:cs="Consolas"/>
          <w:color w:val="FFCC5C"/>
          <w:sz w:val="21"/>
          <w:szCs w:val="21"/>
        </w:rPr>
        <w:t>im</w:t>
      </w:r>
      <w:r w:rsidRPr="5D61B582">
        <w:rPr>
          <w:rFonts w:ascii="Consolas" w:hAnsi="Consolas" w:eastAsia="Consolas" w:cs="Consolas"/>
          <w:color w:val="5CECC6"/>
          <w:sz w:val="21"/>
          <w:szCs w:val="21"/>
        </w:rPr>
        <w:t>)</w:t>
      </w:r>
    </w:p>
    <w:p w:rsidR="6F784F7B" w:rsidP="5D61B582" w:rsidRDefault="5D61B582" w14:paraId="44201008" w14:textId="425B9028">
      <w:pPr>
        <w:shd w:val="clear" w:color="auto" w:fill="141D2B"/>
        <w:spacing w:after="0" w:line="285" w:lineRule="auto"/>
      </w:pPr>
      <w:r w:rsidRPr="5D61B582">
        <w:rPr>
          <w:rFonts w:ascii="Consolas" w:hAnsi="Consolas" w:eastAsia="Consolas" w:cs="Consolas"/>
          <w:color w:val="FFCC5C"/>
          <w:sz w:val="21"/>
          <w:szCs w:val="21"/>
        </w:rPr>
        <w:t>plot_images_horizontally</w:t>
      </w:r>
      <w:r w:rsidRPr="5D61B582">
        <w:rPr>
          <w:rFonts w:ascii="Consolas" w:hAnsi="Consolas" w:eastAsia="Consolas" w:cs="Consolas"/>
          <w:color w:val="5CECC6"/>
          <w:sz w:val="21"/>
          <w:szCs w:val="21"/>
        </w:rPr>
        <w:t>(</w:t>
      </w:r>
      <w:r w:rsidRPr="5D61B582">
        <w:rPr>
          <w:rFonts w:ascii="Consolas" w:hAnsi="Consolas" w:eastAsia="Consolas" w:cs="Consolas"/>
          <w:color w:val="FFCC5C"/>
          <w:sz w:val="21"/>
          <w:szCs w:val="21"/>
        </w:rPr>
        <w:t>im</w:t>
      </w:r>
      <w:r w:rsidRPr="5D61B582">
        <w:rPr>
          <w:rFonts w:ascii="Consolas" w:hAnsi="Consolas" w:eastAsia="Consolas" w:cs="Consolas"/>
          <w:color w:val="5CECC6"/>
          <w:sz w:val="21"/>
          <w:szCs w:val="21"/>
        </w:rPr>
        <w:t>,</w:t>
      </w:r>
      <w:r w:rsidRPr="5D61B582">
        <w:rPr>
          <w:rFonts w:ascii="Consolas" w:hAnsi="Consolas" w:eastAsia="Consolas" w:cs="Consolas"/>
          <w:color w:val="FFCC5C"/>
          <w:sz w:val="21"/>
          <w:szCs w:val="21"/>
        </w:rPr>
        <w:t xml:space="preserve"> skeleton</w:t>
      </w:r>
      <w:r w:rsidRPr="5D61B582">
        <w:rPr>
          <w:rFonts w:ascii="Consolas" w:hAnsi="Consolas" w:eastAsia="Consolas" w:cs="Consolas"/>
          <w:color w:val="5CECC6"/>
          <w:sz w:val="21"/>
          <w:szCs w:val="21"/>
        </w:rPr>
        <w:t>,</w:t>
      </w:r>
      <w:r w:rsidRPr="5D61B582">
        <w:rPr>
          <w:rFonts w:ascii="Consolas" w:hAnsi="Consolas" w:eastAsia="Consolas" w:cs="Consolas"/>
          <w:color w:val="FFCC5C"/>
          <w:sz w:val="21"/>
          <w:szCs w:val="21"/>
        </w:rPr>
        <w:t xml:space="preserve"> </w:t>
      </w:r>
      <w:r w:rsidRPr="5D61B582">
        <w:rPr>
          <w:rFonts w:ascii="Consolas" w:hAnsi="Consolas" w:eastAsia="Consolas" w:cs="Consolas"/>
          <w:color w:val="5CECC6"/>
          <w:sz w:val="21"/>
          <w:szCs w:val="21"/>
        </w:rPr>
        <w:t>'</w:t>
      </w:r>
      <w:r w:rsidRPr="5D61B582">
        <w:rPr>
          <w:rFonts w:ascii="Consolas" w:hAnsi="Consolas" w:eastAsia="Consolas" w:cs="Consolas"/>
          <w:color w:val="C5F467"/>
          <w:sz w:val="21"/>
          <w:szCs w:val="21"/>
        </w:rPr>
        <w:t>skeleton</w:t>
      </w:r>
      <w:r w:rsidRPr="5D61B582">
        <w:rPr>
          <w:rFonts w:ascii="Consolas" w:hAnsi="Consolas" w:eastAsia="Consolas" w:cs="Consolas"/>
          <w:color w:val="5CECC6"/>
          <w:sz w:val="21"/>
          <w:szCs w:val="21"/>
        </w:rPr>
        <w:t>',</w:t>
      </w:r>
      <w:r w:rsidRPr="5D61B582">
        <w:rPr>
          <w:rFonts w:ascii="Consolas" w:hAnsi="Consolas" w:eastAsia="Consolas" w:cs="Consolas"/>
          <w:color w:val="5CB2FF"/>
          <w:sz w:val="21"/>
          <w:szCs w:val="21"/>
        </w:rPr>
        <w:t>sz</w:t>
      </w:r>
      <w:r w:rsidRPr="5D61B582">
        <w:rPr>
          <w:rFonts w:ascii="Consolas" w:hAnsi="Consolas" w:eastAsia="Consolas" w:cs="Consolas"/>
          <w:color w:val="FF8484"/>
          <w:sz w:val="21"/>
          <w:szCs w:val="21"/>
        </w:rPr>
        <w:t>=</w:t>
      </w:r>
      <w:r w:rsidRPr="5D61B582">
        <w:rPr>
          <w:rFonts w:ascii="Consolas" w:hAnsi="Consolas" w:eastAsia="Consolas" w:cs="Consolas"/>
          <w:color w:val="5CECC6"/>
          <w:sz w:val="21"/>
          <w:szCs w:val="21"/>
        </w:rPr>
        <w:t>(</w:t>
      </w:r>
      <w:r w:rsidRPr="5D61B582">
        <w:rPr>
          <w:rFonts w:ascii="Consolas" w:hAnsi="Consolas" w:eastAsia="Consolas" w:cs="Consolas"/>
          <w:color w:val="5CB2FF"/>
          <w:sz w:val="21"/>
          <w:szCs w:val="21"/>
        </w:rPr>
        <w:t>18</w:t>
      </w:r>
      <w:r w:rsidRPr="5D61B582">
        <w:rPr>
          <w:rFonts w:ascii="Consolas" w:hAnsi="Consolas" w:eastAsia="Consolas" w:cs="Consolas"/>
          <w:color w:val="5CECC6"/>
          <w:sz w:val="21"/>
          <w:szCs w:val="21"/>
        </w:rPr>
        <w:t>,</w:t>
      </w:r>
      <w:r w:rsidRPr="5D61B582">
        <w:rPr>
          <w:rFonts w:ascii="Consolas" w:hAnsi="Consolas" w:eastAsia="Consolas" w:cs="Consolas"/>
          <w:color w:val="5CB2FF"/>
          <w:sz w:val="21"/>
          <w:szCs w:val="21"/>
        </w:rPr>
        <w:t>9</w:t>
      </w:r>
      <w:r w:rsidRPr="5D61B582">
        <w:rPr>
          <w:rFonts w:ascii="Consolas" w:hAnsi="Consolas" w:eastAsia="Consolas" w:cs="Consolas"/>
          <w:color w:val="5CECC6"/>
          <w:sz w:val="21"/>
          <w:szCs w:val="21"/>
        </w:rPr>
        <w:t>))</w:t>
      </w:r>
    </w:p>
    <w:p w:rsidR="6F784F7B" w:rsidP="5D61B582" w:rsidRDefault="6F784F7B" w14:paraId="33F25139" w14:textId="1945D3D2">
      <w:pPr>
        <w:shd w:val="clear" w:color="auto" w:fill="141D2B"/>
        <w:spacing w:after="0" w:line="285" w:lineRule="auto"/>
      </w:pPr>
    </w:p>
    <w:p w:rsidR="6F784F7B" w:rsidP="07EC3F31" w:rsidRDefault="4012C3AE" w14:paraId="46516174" w14:textId="067F120D">
      <w:pPr>
        <w:pStyle w:val="Heading3"/>
      </w:pPr>
      <w:bookmarkStart w:name="_Toc213102688" w:id="78"/>
      <w:r>
        <w:t>6.1.</w:t>
      </w:r>
      <w:r w:rsidR="4E76D3ED">
        <w:t xml:space="preserve">6. </w:t>
      </w:r>
      <w:r w:rsidR="15576E7A">
        <w:t xml:space="preserve">Computing the </w:t>
      </w:r>
      <w:r w:rsidR="07EC3F31">
        <w:t>convex hull</w:t>
      </w:r>
      <w:bookmarkEnd w:id="78"/>
    </w:p>
    <w:p w:rsidR="6F784F7B" w:rsidP="1A87B4D4" w:rsidRDefault="1A87B4D4" w14:paraId="5D1213BC" w14:textId="4FE20A55">
      <w:pPr>
        <w:spacing w:before="240" w:after="240"/>
        <w:rPr>
          <w:rFonts w:ascii="Times New Roman" w:hAnsi="Times New Roman" w:eastAsia="Times New Roman" w:cs="Times New Roman"/>
        </w:rPr>
      </w:pPr>
      <w:r w:rsidRPr="6D55E038">
        <w:rPr>
          <w:rFonts w:ascii="Times New Roman" w:hAnsi="Times New Roman" w:eastAsia="Times New Roman" w:cs="Times New Roman"/>
        </w:rPr>
        <w:t>Convex Hull adalah poligon cembung terkecil yang dapat menutupi seluruh area objek (piksel putih) dalam sebuah citra biner.</w:t>
      </w:r>
      <w:r w:rsidR="6F784F7B">
        <w:br/>
      </w:r>
      <w:r w:rsidRPr="6D55E038">
        <w:rPr>
          <w:rFonts w:ascii="Times New Roman" w:hAnsi="Times New Roman" w:eastAsia="Times New Roman" w:cs="Times New Roman"/>
        </w:rPr>
        <w:t xml:space="preserve"> Dalam konteks pemrosesan citra morfologis, convex hull digunakan untuk mendapatkan batas luar (outer boundary) dari suatu objek tanpa memperhatikan detail cekungan atau lekukan kecil di dalamnya. </w:t>
      </w:r>
    </w:p>
    <w:p w:rsidR="6F784F7B" w:rsidP="1FE97430" w:rsidRDefault="1FE97430" w14:paraId="64E19884" w14:textId="6F66392B">
      <w:pPr>
        <w:spacing w:before="240" w:after="240"/>
        <w:rPr>
          <w:rFonts w:ascii="Times New Roman" w:hAnsi="Times New Roman" w:eastAsia="Times New Roman" w:cs="Times New Roman"/>
        </w:rPr>
      </w:pPr>
      <w:r w:rsidRPr="1FE97430">
        <w:rPr>
          <w:rFonts w:ascii="Times New Roman" w:hAnsi="Times New Roman" w:eastAsia="Times New Roman" w:cs="Times New Roman"/>
        </w:rPr>
        <w:t>Contoh Implementasi</w:t>
      </w:r>
    </w:p>
    <w:p w:rsidR="6F784F7B" w:rsidP="64250FE9" w:rsidRDefault="64250FE9" w14:paraId="63DA1268" w14:textId="0208684D">
      <w:pPr>
        <w:shd w:val="clear" w:color="auto" w:fill="141D2B"/>
        <w:spacing w:after="0" w:line="285" w:lineRule="auto"/>
      </w:pPr>
      <w:r w:rsidRPr="64250FE9">
        <w:rPr>
          <w:rFonts w:ascii="Consolas" w:hAnsi="Consolas" w:eastAsia="Consolas" w:cs="Consolas"/>
          <w:color w:val="CF8DFB"/>
          <w:sz w:val="21"/>
          <w:szCs w:val="21"/>
        </w:rPr>
        <w:t>from</w:t>
      </w:r>
      <w:r w:rsidRPr="64250FE9">
        <w:rPr>
          <w:rFonts w:ascii="Consolas" w:hAnsi="Consolas" w:eastAsia="Consolas" w:cs="Consolas"/>
          <w:color w:val="A4B1CD"/>
          <w:sz w:val="21"/>
          <w:szCs w:val="21"/>
        </w:rPr>
        <w:t xml:space="preserve"> skimage</w:t>
      </w:r>
      <w:r w:rsidRPr="64250FE9">
        <w:rPr>
          <w:rFonts w:ascii="Consolas" w:hAnsi="Consolas" w:eastAsia="Consolas" w:cs="Consolas"/>
          <w:color w:val="5CECC6"/>
          <w:sz w:val="21"/>
          <w:szCs w:val="21"/>
        </w:rPr>
        <w:t>.</w:t>
      </w:r>
      <w:r w:rsidRPr="64250FE9">
        <w:rPr>
          <w:rFonts w:ascii="Consolas" w:hAnsi="Consolas" w:eastAsia="Consolas" w:cs="Consolas"/>
          <w:color w:val="A4B1CD"/>
          <w:sz w:val="21"/>
          <w:szCs w:val="21"/>
        </w:rPr>
        <w:t xml:space="preserve">morphology </w:t>
      </w:r>
      <w:r w:rsidRPr="64250FE9">
        <w:rPr>
          <w:rFonts w:ascii="Consolas" w:hAnsi="Consolas" w:eastAsia="Consolas" w:cs="Consolas"/>
          <w:color w:val="CF8DFB"/>
          <w:sz w:val="21"/>
          <w:szCs w:val="21"/>
        </w:rPr>
        <w:t>import</w:t>
      </w:r>
      <w:r w:rsidRPr="64250FE9">
        <w:rPr>
          <w:rFonts w:ascii="Consolas" w:hAnsi="Consolas" w:eastAsia="Consolas" w:cs="Consolas"/>
          <w:color w:val="A4B1CD"/>
          <w:sz w:val="21"/>
          <w:szCs w:val="21"/>
        </w:rPr>
        <w:t xml:space="preserve"> convex_hull_image</w:t>
      </w:r>
    </w:p>
    <w:p w:rsidR="6F784F7B" w:rsidP="64250FE9" w:rsidRDefault="6F784F7B" w14:paraId="4F01F4EE" w14:textId="240C26D2">
      <w:pPr>
        <w:shd w:val="clear" w:color="auto" w:fill="141D2B"/>
        <w:spacing w:after="0" w:line="285" w:lineRule="auto"/>
      </w:pPr>
    </w:p>
    <w:p w:rsidR="6F784F7B" w:rsidP="64250FE9" w:rsidRDefault="64250FE9" w14:paraId="698A92BE" w14:textId="54AFA9DF">
      <w:pPr>
        <w:shd w:val="clear" w:color="auto" w:fill="141D2B"/>
        <w:spacing w:after="0" w:line="285" w:lineRule="auto"/>
      </w:pPr>
      <w:r w:rsidRPr="64250FE9">
        <w:rPr>
          <w:rFonts w:ascii="Consolas" w:hAnsi="Consolas" w:eastAsia="Consolas" w:cs="Consolas"/>
          <w:color w:val="A4B1CD"/>
          <w:sz w:val="21"/>
          <w:szCs w:val="21"/>
        </w:rPr>
        <w:t xml:space="preserve">im </w:t>
      </w:r>
      <w:r w:rsidRPr="64250FE9">
        <w:rPr>
          <w:rFonts w:ascii="Consolas" w:hAnsi="Consolas" w:eastAsia="Consolas" w:cs="Consolas"/>
          <w:color w:val="FF8484"/>
          <w:sz w:val="21"/>
          <w:szCs w:val="21"/>
        </w:rPr>
        <w:t>=</w:t>
      </w:r>
      <w:r w:rsidRPr="64250FE9">
        <w:rPr>
          <w:rFonts w:ascii="Consolas" w:hAnsi="Consolas" w:eastAsia="Consolas" w:cs="Consolas"/>
          <w:color w:val="A4B1CD"/>
          <w:sz w:val="21"/>
          <w:szCs w:val="21"/>
        </w:rPr>
        <w:t xml:space="preserve"> </w:t>
      </w:r>
      <w:r w:rsidRPr="64250FE9">
        <w:rPr>
          <w:rFonts w:ascii="Consolas" w:hAnsi="Consolas" w:eastAsia="Consolas" w:cs="Consolas"/>
          <w:color w:val="FFCC5C"/>
          <w:sz w:val="21"/>
          <w:szCs w:val="21"/>
        </w:rPr>
        <w:t>rgb2gray</w:t>
      </w:r>
      <w:r w:rsidRPr="64250FE9">
        <w:rPr>
          <w:rFonts w:ascii="Consolas" w:hAnsi="Consolas" w:eastAsia="Consolas" w:cs="Consolas"/>
          <w:color w:val="5CECC6"/>
          <w:sz w:val="21"/>
          <w:szCs w:val="21"/>
        </w:rPr>
        <w:t>(</w:t>
      </w:r>
      <w:r w:rsidRPr="64250FE9">
        <w:rPr>
          <w:rFonts w:ascii="Consolas" w:hAnsi="Consolas" w:eastAsia="Consolas" w:cs="Consolas"/>
          <w:color w:val="FFCC5C"/>
          <w:sz w:val="21"/>
          <w:szCs w:val="21"/>
        </w:rPr>
        <w:t>imread</w:t>
      </w:r>
      <w:r w:rsidRPr="64250FE9">
        <w:rPr>
          <w:rFonts w:ascii="Consolas" w:hAnsi="Consolas" w:eastAsia="Consolas" w:cs="Consolas"/>
          <w:color w:val="5CECC6"/>
          <w:sz w:val="21"/>
          <w:szCs w:val="21"/>
        </w:rPr>
        <w:t>('</w:t>
      </w:r>
      <w:r w:rsidRPr="64250FE9">
        <w:rPr>
          <w:rFonts w:ascii="Consolas" w:hAnsi="Consolas" w:eastAsia="Consolas" w:cs="Consolas"/>
          <w:color w:val="C5F467"/>
          <w:sz w:val="21"/>
          <w:szCs w:val="21"/>
        </w:rPr>
        <w:t>../images/horse-dog.jpg</w:t>
      </w:r>
      <w:r w:rsidRPr="64250FE9">
        <w:rPr>
          <w:rFonts w:ascii="Consolas" w:hAnsi="Consolas" w:eastAsia="Consolas" w:cs="Consolas"/>
          <w:color w:val="5CECC6"/>
          <w:sz w:val="21"/>
          <w:szCs w:val="21"/>
        </w:rPr>
        <w:t>'))</w:t>
      </w:r>
    </w:p>
    <w:p w:rsidR="6F784F7B" w:rsidP="64250FE9" w:rsidRDefault="64250FE9" w14:paraId="53B7FBC3" w14:textId="1F7050D7">
      <w:pPr>
        <w:shd w:val="clear" w:color="auto" w:fill="141D2B"/>
        <w:spacing w:after="0" w:line="285" w:lineRule="auto"/>
      </w:pPr>
      <w:r w:rsidRPr="64250FE9">
        <w:rPr>
          <w:rFonts w:ascii="Consolas" w:hAnsi="Consolas" w:eastAsia="Consolas" w:cs="Consolas"/>
          <w:color w:val="A4B1CD"/>
          <w:sz w:val="21"/>
          <w:szCs w:val="21"/>
        </w:rPr>
        <w:t xml:space="preserve">threshold </w:t>
      </w:r>
      <w:r w:rsidRPr="64250FE9">
        <w:rPr>
          <w:rFonts w:ascii="Consolas" w:hAnsi="Consolas" w:eastAsia="Consolas" w:cs="Consolas"/>
          <w:color w:val="FF8484"/>
          <w:sz w:val="21"/>
          <w:szCs w:val="21"/>
        </w:rPr>
        <w:t>=</w:t>
      </w:r>
      <w:r w:rsidRPr="64250FE9">
        <w:rPr>
          <w:rFonts w:ascii="Consolas" w:hAnsi="Consolas" w:eastAsia="Consolas" w:cs="Consolas"/>
          <w:color w:val="A4B1CD"/>
          <w:sz w:val="21"/>
          <w:szCs w:val="21"/>
        </w:rPr>
        <w:t xml:space="preserve"> </w:t>
      </w:r>
      <w:r w:rsidRPr="64250FE9">
        <w:rPr>
          <w:rFonts w:ascii="Consolas" w:hAnsi="Consolas" w:eastAsia="Consolas" w:cs="Consolas"/>
          <w:color w:val="5CB2FF"/>
          <w:sz w:val="21"/>
          <w:szCs w:val="21"/>
        </w:rPr>
        <w:t>0.5</w:t>
      </w:r>
    </w:p>
    <w:p w:rsidR="6F784F7B" w:rsidP="64250FE9" w:rsidRDefault="6F784F7B" w14:paraId="29A59E51" w14:textId="7A9A0F98">
      <w:pPr>
        <w:shd w:val="clear" w:color="auto" w:fill="141D2B"/>
        <w:spacing w:after="0" w:line="285" w:lineRule="auto"/>
      </w:pPr>
    </w:p>
    <w:p w:rsidR="6F784F7B" w:rsidP="64250FE9" w:rsidRDefault="64250FE9" w14:paraId="7009B9E8" w14:textId="30A9D30E">
      <w:pPr>
        <w:shd w:val="clear" w:color="auto" w:fill="141D2B"/>
        <w:spacing w:after="0" w:line="285" w:lineRule="auto"/>
      </w:pPr>
      <w:r w:rsidRPr="64250FE9">
        <w:rPr>
          <w:rFonts w:ascii="Consolas" w:hAnsi="Consolas" w:eastAsia="Consolas" w:cs="Consolas"/>
          <w:color w:val="A4B1CD"/>
          <w:sz w:val="21"/>
          <w:szCs w:val="21"/>
        </w:rPr>
        <w:t>im</w:t>
      </w:r>
      <w:r w:rsidRPr="64250FE9">
        <w:rPr>
          <w:rFonts w:ascii="Consolas" w:hAnsi="Consolas" w:eastAsia="Consolas" w:cs="Consolas"/>
          <w:color w:val="5CECC6"/>
          <w:sz w:val="21"/>
          <w:szCs w:val="21"/>
        </w:rPr>
        <w:t>[</w:t>
      </w:r>
      <w:r w:rsidRPr="64250FE9">
        <w:rPr>
          <w:rFonts w:ascii="Consolas" w:hAnsi="Consolas" w:eastAsia="Consolas" w:cs="Consolas"/>
          <w:color w:val="A4B1CD"/>
          <w:sz w:val="21"/>
          <w:szCs w:val="21"/>
        </w:rPr>
        <w:t xml:space="preserve">im </w:t>
      </w:r>
      <w:r w:rsidRPr="64250FE9">
        <w:rPr>
          <w:rFonts w:ascii="Consolas" w:hAnsi="Consolas" w:eastAsia="Consolas" w:cs="Consolas"/>
          <w:color w:val="FF8484"/>
          <w:sz w:val="21"/>
          <w:szCs w:val="21"/>
        </w:rPr>
        <w:t>&lt;</w:t>
      </w:r>
      <w:r w:rsidRPr="64250FE9">
        <w:rPr>
          <w:rFonts w:ascii="Consolas" w:hAnsi="Consolas" w:eastAsia="Consolas" w:cs="Consolas"/>
          <w:color w:val="A4B1CD"/>
          <w:sz w:val="21"/>
          <w:szCs w:val="21"/>
        </w:rPr>
        <w:t xml:space="preserve"> threshold</w:t>
      </w:r>
      <w:r w:rsidRPr="64250FE9">
        <w:rPr>
          <w:rFonts w:ascii="Consolas" w:hAnsi="Consolas" w:eastAsia="Consolas" w:cs="Consolas"/>
          <w:color w:val="5CECC6"/>
          <w:sz w:val="21"/>
          <w:szCs w:val="21"/>
        </w:rPr>
        <w:t>]</w:t>
      </w:r>
      <w:r w:rsidRPr="64250FE9">
        <w:rPr>
          <w:rFonts w:ascii="Consolas" w:hAnsi="Consolas" w:eastAsia="Consolas" w:cs="Consolas"/>
          <w:color w:val="A4B1CD"/>
          <w:sz w:val="21"/>
          <w:szCs w:val="21"/>
        </w:rPr>
        <w:t xml:space="preserve"> </w:t>
      </w:r>
      <w:r w:rsidRPr="64250FE9">
        <w:rPr>
          <w:rFonts w:ascii="Consolas" w:hAnsi="Consolas" w:eastAsia="Consolas" w:cs="Consolas"/>
          <w:color w:val="FF8484"/>
          <w:sz w:val="21"/>
          <w:szCs w:val="21"/>
        </w:rPr>
        <w:t>=</w:t>
      </w:r>
      <w:r w:rsidRPr="64250FE9">
        <w:rPr>
          <w:rFonts w:ascii="Consolas" w:hAnsi="Consolas" w:eastAsia="Consolas" w:cs="Consolas"/>
          <w:color w:val="A4B1CD"/>
          <w:sz w:val="21"/>
          <w:szCs w:val="21"/>
        </w:rPr>
        <w:t xml:space="preserve"> </w:t>
      </w:r>
      <w:r w:rsidRPr="64250FE9">
        <w:rPr>
          <w:rFonts w:ascii="Consolas" w:hAnsi="Consolas" w:eastAsia="Consolas" w:cs="Consolas"/>
          <w:color w:val="5CB2FF"/>
          <w:sz w:val="21"/>
          <w:szCs w:val="21"/>
        </w:rPr>
        <w:t>0</w:t>
      </w:r>
      <w:r w:rsidRPr="64250FE9">
        <w:rPr>
          <w:rFonts w:ascii="Consolas" w:hAnsi="Consolas" w:eastAsia="Consolas" w:cs="Consolas"/>
          <w:color w:val="A4B1CD"/>
          <w:sz w:val="21"/>
          <w:szCs w:val="21"/>
        </w:rPr>
        <w:t xml:space="preserve"> </w:t>
      </w:r>
      <w:r w:rsidRPr="64250FE9">
        <w:rPr>
          <w:rFonts w:ascii="Consolas" w:hAnsi="Consolas" w:eastAsia="Consolas" w:cs="Consolas"/>
          <w:i/>
          <w:iCs/>
          <w:color w:val="D7E4FF"/>
          <w:sz w:val="21"/>
          <w:szCs w:val="21"/>
        </w:rPr>
        <w:t># convert to binary image</w:t>
      </w:r>
    </w:p>
    <w:p w:rsidR="6F784F7B" w:rsidP="64250FE9" w:rsidRDefault="64250FE9" w14:paraId="69D0137D" w14:textId="2D7EC8C3">
      <w:pPr>
        <w:shd w:val="clear" w:color="auto" w:fill="141D2B"/>
        <w:spacing w:after="0" w:line="285" w:lineRule="auto"/>
      </w:pPr>
      <w:r w:rsidRPr="64250FE9">
        <w:rPr>
          <w:rFonts w:ascii="Consolas" w:hAnsi="Consolas" w:eastAsia="Consolas" w:cs="Consolas"/>
          <w:color w:val="A4B1CD"/>
          <w:sz w:val="21"/>
          <w:szCs w:val="21"/>
        </w:rPr>
        <w:t>im</w:t>
      </w:r>
      <w:r w:rsidRPr="64250FE9">
        <w:rPr>
          <w:rFonts w:ascii="Consolas" w:hAnsi="Consolas" w:eastAsia="Consolas" w:cs="Consolas"/>
          <w:color w:val="5CECC6"/>
          <w:sz w:val="21"/>
          <w:szCs w:val="21"/>
        </w:rPr>
        <w:t>[</w:t>
      </w:r>
      <w:r w:rsidRPr="64250FE9">
        <w:rPr>
          <w:rFonts w:ascii="Consolas" w:hAnsi="Consolas" w:eastAsia="Consolas" w:cs="Consolas"/>
          <w:color w:val="A4B1CD"/>
          <w:sz w:val="21"/>
          <w:szCs w:val="21"/>
        </w:rPr>
        <w:t xml:space="preserve">im </w:t>
      </w:r>
      <w:r w:rsidRPr="64250FE9">
        <w:rPr>
          <w:rFonts w:ascii="Consolas" w:hAnsi="Consolas" w:eastAsia="Consolas" w:cs="Consolas"/>
          <w:color w:val="FF8484"/>
          <w:sz w:val="21"/>
          <w:szCs w:val="21"/>
        </w:rPr>
        <w:t>&gt;=</w:t>
      </w:r>
      <w:r w:rsidRPr="64250FE9">
        <w:rPr>
          <w:rFonts w:ascii="Consolas" w:hAnsi="Consolas" w:eastAsia="Consolas" w:cs="Consolas"/>
          <w:color w:val="A4B1CD"/>
          <w:sz w:val="21"/>
          <w:szCs w:val="21"/>
        </w:rPr>
        <w:t xml:space="preserve"> threshold</w:t>
      </w:r>
      <w:r w:rsidRPr="64250FE9">
        <w:rPr>
          <w:rFonts w:ascii="Consolas" w:hAnsi="Consolas" w:eastAsia="Consolas" w:cs="Consolas"/>
          <w:color w:val="5CECC6"/>
          <w:sz w:val="21"/>
          <w:szCs w:val="21"/>
        </w:rPr>
        <w:t>]</w:t>
      </w:r>
      <w:r w:rsidRPr="64250FE9">
        <w:rPr>
          <w:rFonts w:ascii="Consolas" w:hAnsi="Consolas" w:eastAsia="Consolas" w:cs="Consolas"/>
          <w:color w:val="A4B1CD"/>
          <w:sz w:val="21"/>
          <w:szCs w:val="21"/>
        </w:rPr>
        <w:t xml:space="preserve"> </w:t>
      </w:r>
      <w:r w:rsidRPr="64250FE9">
        <w:rPr>
          <w:rFonts w:ascii="Consolas" w:hAnsi="Consolas" w:eastAsia="Consolas" w:cs="Consolas"/>
          <w:color w:val="FF8484"/>
          <w:sz w:val="21"/>
          <w:szCs w:val="21"/>
        </w:rPr>
        <w:t>=</w:t>
      </w:r>
      <w:r w:rsidRPr="64250FE9">
        <w:rPr>
          <w:rFonts w:ascii="Consolas" w:hAnsi="Consolas" w:eastAsia="Consolas" w:cs="Consolas"/>
          <w:color w:val="A4B1CD"/>
          <w:sz w:val="21"/>
          <w:szCs w:val="21"/>
        </w:rPr>
        <w:t xml:space="preserve"> </w:t>
      </w:r>
      <w:r w:rsidRPr="64250FE9">
        <w:rPr>
          <w:rFonts w:ascii="Consolas" w:hAnsi="Consolas" w:eastAsia="Consolas" w:cs="Consolas"/>
          <w:color w:val="5CB2FF"/>
          <w:sz w:val="21"/>
          <w:szCs w:val="21"/>
        </w:rPr>
        <w:t>1</w:t>
      </w:r>
    </w:p>
    <w:p w:rsidR="6F784F7B" w:rsidP="64250FE9" w:rsidRDefault="6F784F7B" w14:paraId="71089B57" w14:textId="44361F30">
      <w:pPr>
        <w:shd w:val="clear" w:color="auto" w:fill="141D2B"/>
        <w:spacing w:after="0" w:line="285" w:lineRule="auto"/>
      </w:pPr>
    </w:p>
    <w:p w:rsidR="6F784F7B" w:rsidP="64250FE9" w:rsidRDefault="64250FE9" w14:paraId="0EB34E26" w14:textId="5DAFA3E6">
      <w:pPr>
        <w:shd w:val="clear" w:color="auto" w:fill="141D2B"/>
        <w:spacing w:after="0" w:line="285" w:lineRule="auto"/>
      </w:pPr>
      <w:r w:rsidRPr="64250FE9">
        <w:rPr>
          <w:rFonts w:ascii="Consolas" w:hAnsi="Consolas" w:eastAsia="Consolas" w:cs="Consolas"/>
          <w:color w:val="A4B1CD"/>
          <w:sz w:val="21"/>
          <w:szCs w:val="21"/>
        </w:rPr>
        <w:t xml:space="preserve">chull </w:t>
      </w:r>
      <w:r w:rsidRPr="64250FE9">
        <w:rPr>
          <w:rFonts w:ascii="Consolas" w:hAnsi="Consolas" w:eastAsia="Consolas" w:cs="Consolas"/>
          <w:color w:val="FF8484"/>
          <w:sz w:val="21"/>
          <w:szCs w:val="21"/>
        </w:rPr>
        <w:t>=</w:t>
      </w:r>
      <w:r w:rsidRPr="64250FE9">
        <w:rPr>
          <w:rFonts w:ascii="Consolas" w:hAnsi="Consolas" w:eastAsia="Consolas" w:cs="Consolas"/>
          <w:color w:val="A4B1CD"/>
          <w:sz w:val="21"/>
          <w:szCs w:val="21"/>
        </w:rPr>
        <w:t xml:space="preserve"> </w:t>
      </w:r>
      <w:r w:rsidRPr="64250FE9">
        <w:rPr>
          <w:rFonts w:ascii="Consolas" w:hAnsi="Consolas" w:eastAsia="Consolas" w:cs="Consolas"/>
          <w:color w:val="FFCC5C"/>
          <w:sz w:val="21"/>
          <w:szCs w:val="21"/>
        </w:rPr>
        <w:t>convex_hull_image</w:t>
      </w:r>
      <w:r w:rsidRPr="64250FE9">
        <w:rPr>
          <w:rFonts w:ascii="Consolas" w:hAnsi="Consolas" w:eastAsia="Consolas" w:cs="Consolas"/>
          <w:color w:val="5CECC6"/>
          <w:sz w:val="21"/>
          <w:szCs w:val="21"/>
        </w:rPr>
        <w:t>(</w:t>
      </w:r>
      <w:r w:rsidRPr="64250FE9">
        <w:rPr>
          <w:rFonts w:ascii="Consolas" w:hAnsi="Consolas" w:eastAsia="Consolas" w:cs="Consolas"/>
          <w:color w:val="FFCC5C"/>
          <w:sz w:val="21"/>
          <w:szCs w:val="21"/>
        </w:rPr>
        <w:t>im</w:t>
      </w:r>
      <w:r w:rsidRPr="64250FE9">
        <w:rPr>
          <w:rFonts w:ascii="Consolas" w:hAnsi="Consolas" w:eastAsia="Consolas" w:cs="Consolas"/>
          <w:color w:val="5CECC6"/>
          <w:sz w:val="21"/>
          <w:szCs w:val="21"/>
        </w:rPr>
        <w:t>)</w:t>
      </w:r>
    </w:p>
    <w:p w:rsidR="6F784F7B" w:rsidP="64250FE9" w:rsidRDefault="64250FE9" w14:paraId="2281F4C8" w14:textId="32F1A732">
      <w:pPr>
        <w:shd w:val="clear" w:color="auto" w:fill="141D2B"/>
        <w:spacing w:after="0" w:line="285" w:lineRule="auto"/>
      </w:pPr>
      <w:r w:rsidRPr="64250FE9">
        <w:rPr>
          <w:rFonts w:ascii="Consolas" w:hAnsi="Consolas" w:eastAsia="Consolas" w:cs="Consolas"/>
          <w:color w:val="FFCC5C"/>
          <w:sz w:val="21"/>
          <w:szCs w:val="21"/>
        </w:rPr>
        <w:t>plot_images_horizontally</w:t>
      </w:r>
      <w:r w:rsidRPr="64250FE9">
        <w:rPr>
          <w:rFonts w:ascii="Consolas" w:hAnsi="Consolas" w:eastAsia="Consolas" w:cs="Consolas"/>
          <w:color w:val="5CECC6"/>
          <w:sz w:val="21"/>
          <w:szCs w:val="21"/>
        </w:rPr>
        <w:t>(</w:t>
      </w:r>
      <w:r w:rsidRPr="64250FE9">
        <w:rPr>
          <w:rFonts w:ascii="Consolas" w:hAnsi="Consolas" w:eastAsia="Consolas" w:cs="Consolas"/>
          <w:color w:val="FFCC5C"/>
          <w:sz w:val="21"/>
          <w:szCs w:val="21"/>
        </w:rPr>
        <w:t>im</w:t>
      </w:r>
      <w:r w:rsidRPr="64250FE9">
        <w:rPr>
          <w:rFonts w:ascii="Consolas" w:hAnsi="Consolas" w:eastAsia="Consolas" w:cs="Consolas"/>
          <w:color w:val="5CECC6"/>
          <w:sz w:val="21"/>
          <w:szCs w:val="21"/>
        </w:rPr>
        <w:t>,</w:t>
      </w:r>
      <w:r w:rsidRPr="64250FE9">
        <w:rPr>
          <w:rFonts w:ascii="Consolas" w:hAnsi="Consolas" w:eastAsia="Consolas" w:cs="Consolas"/>
          <w:color w:val="FFCC5C"/>
          <w:sz w:val="21"/>
          <w:szCs w:val="21"/>
        </w:rPr>
        <w:t xml:space="preserve"> chull</w:t>
      </w:r>
      <w:r w:rsidRPr="64250FE9">
        <w:rPr>
          <w:rFonts w:ascii="Consolas" w:hAnsi="Consolas" w:eastAsia="Consolas" w:cs="Consolas"/>
          <w:color w:val="5CECC6"/>
          <w:sz w:val="21"/>
          <w:szCs w:val="21"/>
        </w:rPr>
        <w:t>,</w:t>
      </w:r>
      <w:r w:rsidRPr="64250FE9">
        <w:rPr>
          <w:rFonts w:ascii="Consolas" w:hAnsi="Consolas" w:eastAsia="Consolas" w:cs="Consolas"/>
          <w:color w:val="FFCC5C"/>
          <w:sz w:val="21"/>
          <w:szCs w:val="21"/>
        </w:rPr>
        <w:t xml:space="preserve"> </w:t>
      </w:r>
      <w:r w:rsidRPr="64250FE9">
        <w:rPr>
          <w:rFonts w:ascii="Consolas" w:hAnsi="Consolas" w:eastAsia="Consolas" w:cs="Consolas"/>
          <w:color w:val="5CECC6"/>
          <w:sz w:val="21"/>
          <w:szCs w:val="21"/>
        </w:rPr>
        <w:t>'</w:t>
      </w:r>
      <w:r w:rsidRPr="64250FE9">
        <w:rPr>
          <w:rFonts w:ascii="Consolas" w:hAnsi="Consolas" w:eastAsia="Consolas" w:cs="Consolas"/>
          <w:color w:val="C5F467"/>
          <w:sz w:val="21"/>
          <w:szCs w:val="21"/>
        </w:rPr>
        <w:t>convex hull</w:t>
      </w:r>
      <w:r w:rsidRPr="64250FE9">
        <w:rPr>
          <w:rFonts w:ascii="Consolas" w:hAnsi="Consolas" w:eastAsia="Consolas" w:cs="Consolas"/>
          <w:color w:val="5CECC6"/>
          <w:sz w:val="21"/>
          <w:szCs w:val="21"/>
        </w:rPr>
        <w:t>',</w:t>
      </w:r>
      <w:r w:rsidRPr="64250FE9">
        <w:rPr>
          <w:rFonts w:ascii="Consolas" w:hAnsi="Consolas" w:eastAsia="Consolas" w:cs="Consolas"/>
          <w:color w:val="FFCC5C"/>
          <w:sz w:val="21"/>
          <w:szCs w:val="21"/>
        </w:rPr>
        <w:t xml:space="preserve"> </w:t>
      </w:r>
      <w:r w:rsidRPr="64250FE9">
        <w:rPr>
          <w:rFonts w:ascii="Consolas" w:hAnsi="Consolas" w:eastAsia="Consolas" w:cs="Consolas"/>
          <w:color w:val="5CB2FF"/>
          <w:sz w:val="21"/>
          <w:szCs w:val="21"/>
        </w:rPr>
        <w:t>sz</w:t>
      </w:r>
      <w:r w:rsidRPr="64250FE9">
        <w:rPr>
          <w:rFonts w:ascii="Consolas" w:hAnsi="Consolas" w:eastAsia="Consolas" w:cs="Consolas"/>
          <w:color w:val="FF8484"/>
          <w:sz w:val="21"/>
          <w:szCs w:val="21"/>
        </w:rPr>
        <w:t>=</w:t>
      </w:r>
      <w:r w:rsidRPr="64250FE9">
        <w:rPr>
          <w:rFonts w:ascii="Consolas" w:hAnsi="Consolas" w:eastAsia="Consolas" w:cs="Consolas"/>
          <w:color w:val="5CECC6"/>
          <w:sz w:val="21"/>
          <w:szCs w:val="21"/>
        </w:rPr>
        <w:t>(</w:t>
      </w:r>
      <w:r w:rsidRPr="64250FE9">
        <w:rPr>
          <w:rFonts w:ascii="Consolas" w:hAnsi="Consolas" w:eastAsia="Consolas" w:cs="Consolas"/>
          <w:color w:val="5CB2FF"/>
          <w:sz w:val="21"/>
          <w:szCs w:val="21"/>
        </w:rPr>
        <w:t>18</w:t>
      </w:r>
      <w:r w:rsidRPr="64250FE9">
        <w:rPr>
          <w:rFonts w:ascii="Consolas" w:hAnsi="Consolas" w:eastAsia="Consolas" w:cs="Consolas"/>
          <w:color w:val="5CECC6"/>
          <w:sz w:val="21"/>
          <w:szCs w:val="21"/>
        </w:rPr>
        <w:t>,</w:t>
      </w:r>
      <w:r w:rsidRPr="64250FE9">
        <w:rPr>
          <w:rFonts w:ascii="Consolas" w:hAnsi="Consolas" w:eastAsia="Consolas" w:cs="Consolas"/>
          <w:color w:val="5CB2FF"/>
          <w:sz w:val="21"/>
          <w:szCs w:val="21"/>
        </w:rPr>
        <w:t>9</w:t>
      </w:r>
      <w:r w:rsidRPr="64250FE9">
        <w:rPr>
          <w:rFonts w:ascii="Consolas" w:hAnsi="Consolas" w:eastAsia="Consolas" w:cs="Consolas"/>
          <w:color w:val="5CECC6"/>
          <w:sz w:val="21"/>
          <w:szCs w:val="21"/>
        </w:rPr>
        <w:t>))</w:t>
      </w:r>
    </w:p>
    <w:p w:rsidR="6F784F7B" w:rsidP="66BD57A0" w:rsidRDefault="6361BB26" w14:paraId="19DCB91F" w14:textId="79FB1EB2">
      <w:pPr>
        <w:pStyle w:val="Heading3"/>
      </w:pPr>
      <w:bookmarkStart w:name="_Toc213102689" w:id="79"/>
      <w:r>
        <w:t>6.1.</w:t>
      </w:r>
      <w:r w:rsidR="66BD57A0">
        <w:t xml:space="preserve">7. </w:t>
      </w:r>
      <w:r w:rsidR="506E3ED6">
        <w:t>Removing small objects</w:t>
      </w:r>
      <w:bookmarkEnd w:id="79"/>
    </w:p>
    <w:p w:rsidR="6F784F7B" w:rsidP="0EB4E6E9" w:rsidRDefault="210567EE" w14:paraId="62FB5067" w14:textId="6803C336">
      <w:pPr>
        <w:spacing w:before="240" w:after="240"/>
        <w:rPr>
          <w:rFonts w:ascii="Times New Roman" w:hAnsi="Times New Roman" w:eastAsia="Times New Roman" w:cs="Times New Roman"/>
        </w:rPr>
      </w:pPr>
      <w:r w:rsidRPr="52116EA8">
        <w:rPr>
          <w:rFonts w:ascii="Times New Roman" w:hAnsi="Times New Roman" w:eastAsia="Times New Roman" w:cs="Times New Roman"/>
        </w:rPr>
        <w:t>Operasi remove_small_objects() digunakan dalam pemrosesan citra morfologis untuk menghilangkan objek-objek kecil atau noise dari citra biner.</w:t>
      </w:r>
      <w:r w:rsidR="6F784F7B">
        <w:br/>
      </w:r>
      <w:r w:rsidRPr="52116EA8">
        <w:rPr>
          <w:rFonts w:ascii="Times New Roman" w:hAnsi="Times New Roman" w:eastAsia="Times New Roman" w:cs="Times New Roman"/>
        </w:rPr>
        <w:t xml:space="preserve"> Fungsinya adalah menyaring bagian-bagian kecil yang tidak diinginkan, berdasarkan ukuran minimum (threshold) yang ditentukan.</w:t>
      </w:r>
    </w:p>
    <w:p w:rsidR="6F784F7B" w:rsidP="0EB4E6E9" w:rsidRDefault="0EB4E6E9" w14:paraId="44770786" w14:textId="3514AFB0">
      <w:pPr>
        <w:spacing w:before="240" w:after="240"/>
        <w:rPr>
          <w:rFonts w:ascii="Times New Roman" w:hAnsi="Times New Roman" w:eastAsia="Times New Roman" w:cs="Times New Roman"/>
        </w:rPr>
      </w:pPr>
      <w:r w:rsidRPr="0EB4E6E9">
        <w:rPr>
          <w:rFonts w:ascii="Times New Roman" w:hAnsi="Times New Roman" w:eastAsia="Times New Roman" w:cs="Times New Roman"/>
        </w:rPr>
        <w:t xml:space="preserve">Contoh </w:t>
      </w:r>
      <w:r w:rsidRPr="75D135E7" w:rsidR="75D135E7">
        <w:rPr>
          <w:rFonts w:ascii="Times New Roman" w:hAnsi="Times New Roman" w:eastAsia="Times New Roman" w:cs="Times New Roman"/>
        </w:rPr>
        <w:t>Implementasi</w:t>
      </w:r>
    </w:p>
    <w:p w:rsidR="6F784F7B" w:rsidP="28AAFEF3" w:rsidRDefault="28AAFEF3" w14:paraId="3DB591CA" w14:textId="60CD9E20">
      <w:pPr>
        <w:shd w:val="clear" w:color="auto" w:fill="141D2B"/>
        <w:spacing w:after="0" w:line="285" w:lineRule="auto"/>
      </w:pPr>
      <w:r w:rsidRPr="28AAFEF3">
        <w:rPr>
          <w:rFonts w:ascii="Consolas" w:hAnsi="Consolas" w:eastAsia="Consolas" w:cs="Consolas"/>
          <w:color w:val="CF8DFB"/>
          <w:sz w:val="21"/>
          <w:szCs w:val="21"/>
        </w:rPr>
        <w:t>from</w:t>
      </w:r>
      <w:r w:rsidRPr="28AAFEF3">
        <w:rPr>
          <w:rFonts w:ascii="Consolas" w:hAnsi="Consolas" w:eastAsia="Consolas" w:cs="Consolas"/>
          <w:color w:val="A4B1CD"/>
          <w:sz w:val="21"/>
          <w:szCs w:val="21"/>
        </w:rPr>
        <w:t xml:space="preserve"> skimage</w:t>
      </w:r>
      <w:r w:rsidRPr="28AAFEF3">
        <w:rPr>
          <w:rFonts w:ascii="Consolas" w:hAnsi="Consolas" w:eastAsia="Consolas" w:cs="Consolas"/>
          <w:color w:val="5CECC6"/>
          <w:sz w:val="21"/>
          <w:szCs w:val="21"/>
        </w:rPr>
        <w:t>.</w:t>
      </w:r>
      <w:r w:rsidRPr="28AAFEF3">
        <w:rPr>
          <w:rFonts w:ascii="Consolas" w:hAnsi="Consolas" w:eastAsia="Consolas" w:cs="Consolas"/>
          <w:color w:val="A4B1CD"/>
          <w:sz w:val="21"/>
          <w:szCs w:val="21"/>
        </w:rPr>
        <w:t xml:space="preserve">morphology </w:t>
      </w:r>
      <w:r w:rsidRPr="28AAFEF3">
        <w:rPr>
          <w:rFonts w:ascii="Consolas" w:hAnsi="Consolas" w:eastAsia="Consolas" w:cs="Consolas"/>
          <w:color w:val="CF8DFB"/>
          <w:sz w:val="21"/>
          <w:szCs w:val="21"/>
        </w:rPr>
        <w:t>import</w:t>
      </w:r>
      <w:r w:rsidRPr="28AAFEF3">
        <w:rPr>
          <w:rFonts w:ascii="Consolas" w:hAnsi="Consolas" w:eastAsia="Consolas" w:cs="Consolas"/>
          <w:color w:val="A4B1CD"/>
          <w:sz w:val="21"/>
          <w:szCs w:val="21"/>
        </w:rPr>
        <w:t xml:space="preserve"> remove_small_objects</w:t>
      </w:r>
    </w:p>
    <w:p w:rsidR="6F784F7B" w:rsidP="28AAFEF3" w:rsidRDefault="6F784F7B" w14:paraId="0F206727" w14:textId="66222B13">
      <w:pPr>
        <w:shd w:val="clear" w:color="auto" w:fill="141D2B"/>
        <w:spacing w:after="0" w:line="285" w:lineRule="auto"/>
      </w:pPr>
    </w:p>
    <w:p w:rsidR="6F784F7B" w:rsidP="28AAFEF3" w:rsidRDefault="28AAFEF3" w14:paraId="6E38BC3C" w14:textId="339439E1">
      <w:pPr>
        <w:shd w:val="clear" w:color="auto" w:fill="141D2B"/>
        <w:spacing w:after="0" w:line="285" w:lineRule="auto"/>
      </w:pPr>
      <w:r w:rsidRPr="28AAFEF3">
        <w:rPr>
          <w:rFonts w:ascii="Consolas" w:hAnsi="Consolas" w:eastAsia="Consolas" w:cs="Consolas"/>
          <w:color w:val="A4B1CD"/>
          <w:sz w:val="21"/>
          <w:szCs w:val="21"/>
        </w:rPr>
        <w:t xml:space="preserve">im </w:t>
      </w:r>
      <w:r w:rsidRPr="28AAFEF3">
        <w:rPr>
          <w:rFonts w:ascii="Consolas" w:hAnsi="Consolas" w:eastAsia="Consolas" w:cs="Consolas"/>
          <w:color w:val="FF8484"/>
          <w:sz w:val="21"/>
          <w:szCs w:val="21"/>
        </w:rPr>
        <w:t>=</w:t>
      </w:r>
      <w:r w:rsidRPr="28AAFEF3">
        <w:rPr>
          <w:rFonts w:ascii="Consolas" w:hAnsi="Consolas" w:eastAsia="Consolas" w:cs="Consolas"/>
          <w:color w:val="A4B1CD"/>
          <w:sz w:val="21"/>
          <w:szCs w:val="21"/>
        </w:rPr>
        <w:t xml:space="preserve"> </w:t>
      </w:r>
      <w:r w:rsidRPr="28AAFEF3">
        <w:rPr>
          <w:rFonts w:ascii="Consolas" w:hAnsi="Consolas" w:eastAsia="Consolas" w:cs="Consolas"/>
          <w:color w:val="FFCC5C"/>
          <w:sz w:val="21"/>
          <w:szCs w:val="21"/>
        </w:rPr>
        <w:t>rgb2gray</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imread</w:t>
      </w:r>
      <w:r w:rsidRPr="28AAFEF3">
        <w:rPr>
          <w:rFonts w:ascii="Consolas" w:hAnsi="Consolas" w:eastAsia="Consolas" w:cs="Consolas"/>
          <w:color w:val="5CECC6"/>
          <w:sz w:val="21"/>
          <w:szCs w:val="21"/>
        </w:rPr>
        <w:t>('</w:t>
      </w:r>
      <w:r w:rsidRPr="28AAFEF3">
        <w:rPr>
          <w:rFonts w:ascii="Consolas" w:hAnsi="Consolas" w:eastAsia="Consolas" w:cs="Consolas"/>
          <w:color w:val="C5F467"/>
          <w:sz w:val="21"/>
          <w:szCs w:val="21"/>
        </w:rPr>
        <w:t>../images/circles.jpg</w:t>
      </w:r>
      <w:r w:rsidRPr="28AAFEF3">
        <w:rPr>
          <w:rFonts w:ascii="Consolas" w:hAnsi="Consolas" w:eastAsia="Consolas" w:cs="Consolas"/>
          <w:color w:val="5CECC6"/>
          <w:sz w:val="21"/>
          <w:szCs w:val="21"/>
        </w:rPr>
        <w:t>'))</w:t>
      </w:r>
    </w:p>
    <w:p w:rsidR="6F784F7B" w:rsidP="28AAFEF3" w:rsidRDefault="6F784F7B" w14:paraId="2856CAE9" w14:textId="39C232AE">
      <w:pPr>
        <w:shd w:val="clear" w:color="auto" w:fill="141D2B"/>
        <w:spacing w:after="0" w:line="285" w:lineRule="auto"/>
      </w:pPr>
    </w:p>
    <w:p w:rsidR="6F784F7B" w:rsidP="28AAFEF3" w:rsidRDefault="28AAFEF3" w14:paraId="3CF307C3" w14:textId="43B44B38">
      <w:pPr>
        <w:shd w:val="clear" w:color="auto" w:fill="141D2B"/>
        <w:spacing w:after="0" w:line="285" w:lineRule="auto"/>
      </w:pPr>
      <w:r w:rsidRPr="28AAFEF3">
        <w:rPr>
          <w:rFonts w:ascii="Consolas" w:hAnsi="Consolas" w:eastAsia="Consolas" w:cs="Consolas"/>
          <w:color w:val="A4B1CD"/>
          <w:sz w:val="21"/>
          <w:szCs w:val="21"/>
        </w:rPr>
        <w:t>im</w:t>
      </w:r>
      <w:r w:rsidRPr="28AAFEF3">
        <w:rPr>
          <w:rFonts w:ascii="Consolas" w:hAnsi="Consolas" w:eastAsia="Consolas" w:cs="Consolas"/>
          <w:color w:val="5CECC6"/>
          <w:sz w:val="21"/>
          <w:szCs w:val="21"/>
        </w:rPr>
        <w:t>[</w:t>
      </w:r>
      <w:r w:rsidRPr="28AAFEF3">
        <w:rPr>
          <w:rFonts w:ascii="Consolas" w:hAnsi="Consolas" w:eastAsia="Consolas" w:cs="Consolas"/>
          <w:color w:val="A4B1CD"/>
          <w:sz w:val="21"/>
          <w:szCs w:val="21"/>
        </w:rPr>
        <w:t xml:space="preserve">im </w:t>
      </w:r>
      <w:r w:rsidRPr="28AAFEF3">
        <w:rPr>
          <w:rFonts w:ascii="Consolas" w:hAnsi="Consolas" w:eastAsia="Consolas" w:cs="Consolas"/>
          <w:color w:val="FF8484"/>
          <w:sz w:val="21"/>
          <w:szCs w:val="21"/>
        </w:rPr>
        <w:t>&gt;</w:t>
      </w:r>
      <w:r w:rsidRPr="28AAFEF3">
        <w:rPr>
          <w:rFonts w:ascii="Consolas" w:hAnsi="Consolas" w:eastAsia="Consolas" w:cs="Consolas"/>
          <w:color w:val="A4B1CD"/>
          <w:sz w:val="21"/>
          <w:szCs w:val="21"/>
        </w:rPr>
        <w:t xml:space="preserve"> </w:t>
      </w:r>
      <w:r w:rsidRPr="28AAFEF3">
        <w:rPr>
          <w:rFonts w:ascii="Consolas" w:hAnsi="Consolas" w:eastAsia="Consolas" w:cs="Consolas"/>
          <w:color w:val="5CB2FF"/>
          <w:sz w:val="21"/>
          <w:szCs w:val="21"/>
        </w:rPr>
        <w:t>0.5</w:t>
      </w:r>
      <w:r w:rsidRPr="28AAFEF3">
        <w:rPr>
          <w:rFonts w:ascii="Consolas" w:hAnsi="Consolas" w:eastAsia="Consolas" w:cs="Consolas"/>
          <w:color w:val="5CECC6"/>
          <w:sz w:val="21"/>
          <w:szCs w:val="21"/>
        </w:rPr>
        <w:t>]</w:t>
      </w:r>
      <w:r w:rsidRPr="28AAFEF3">
        <w:rPr>
          <w:rFonts w:ascii="Consolas" w:hAnsi="Consolas" w:eastAsia="Consolas" w:cs="Consolas"/>
          <w:color w:val="A4B1CD"/>
          <w:sz w:val="21"/>
          <w:szCs w:val="21"/>
        </w:rPr>
        <w:t xml:space="preserve"> </w:t>
      </w:r>
      <w:r w:rsidRPr="28AAFEF3">
        <w:rPr>
          <w:rFonts w:ascii="Consolas" w:hAnsi="Consolas" w:eastAsia="Consolas" w:cs="Consolas"/>
          <w:color w:val="FF8484"/>
          <w:sz w:val="21"/>
          <w:szCs w:val="21"/>
        </w:rPr>
        <w:t>=</w:t>
      </w:r>
      <w:r w:rsidRPr="28AAFEF3">
        <w:rPr>
          <w:rFonts w:ascii="Consolas" w:hAnsi="Consolas" w:eastAsia="Consolas" w:cs="Consolas"/>
          <w:color w:val="A4B1CD"/>
          <w:sz w:val="21"/>
          <w:szCs w:val="21"/>
        </w:rPr>
        <w:t xml:space="preserve"> </w:t>
      </w:r>
      <w:r w:rsidRPr="28AAFEF3">
        <w:rPr>
          <w:rFonts w:ascii="Consolas" w:hAnsi="Consolas" w:eastAsia="Consolas" w:cs="Consolas"/>
          <w:color w:val="5CB2FF"/>
          <w:sz w:val="21"/>
          <w:szCs w:val="21"/>
        </w:rPr>
        <w:t>1</w:t>
      </w:r>
      <w:r w:rsidRPr="28AAFEF3">
        <w:rPr>
          <w:rFonts w:ascii="Consolas" w:hAnsi="Consolas" w:eastAsia="Consolas" w:cs="Consolas"/>
          <w:color w:val="A4B1CD"/>
          <w:sz w:val="21"/>
          <w:szCs w:val="21"/>
        </w:rPr>
        <w:t xml:space="preserve"> </w:t>
      </w:r>
      <w:r w:rsidRPr="28AAFEF3">
        <w:rPr>
          <w:rFonts w:ascii="Consolas" w:hAnsi="Consolas" w:eastAsia="Consolas" w:cs="Consolas"/>
          <w:i/>
          <w:iCs/>
          <w:color w:val="D7E4FF"/>
          <w:sz w:val="21"/>
          <w:szCs w:val="21"/>
        </w:rPr>
        <w:t># create binary image by thresholding with fixed threshold</w:t>
      </w:r>
    </w:p>
    <w:p w:rsidR="6F784F7B" w:rsidP="28AAFEF3" w:rsidRDefault="28AAFEF3" w14:paraId="5A0D760E" w14:textId="187F759F">
      <w:pPr>
        <w:shd w:val="clear" w:color="auto" w:fill="141D2B"/>
        <w:spacing w:after="0" w:line="285" w:lineRule="auto"/>
      </w:pPr>
      <w:r w:rsidRPr="28AAFEF3">
        <w:rPr>
          <w:rFonts w:ascii="Consolas" w:hAnsi="Consolas" w:eastAsia="Consolas" w:cs="Consolas"/>
          <w:color w:val="A4B1CD"/>
          <w:sz w:val="21"/>
          <w:szCs w:val="21"/>
        </w:rPr>
        <w:t>im</w:t>
      </w:r>
      <w:r w:rsidRPr="28AAFEF3">
        <w:rPr>
          <w:rFonts w:ascii="Consolas" w:hAnsi="Consolas" w:eastAsia="Consolas" w:cs="Consolas"/>
          <w:color w:val="5CECC6"/>
          <w:sz w:val="21"/>
          <w:szCs w:val="21"/>
        </w:rPr>
        <w:t>[</w:t>
      </w:r>
      <w:r w:rsidRPr="28AAFEF3">
        <w:rPr>
          <w:rFonts w:ascii="Consolas" w:hAnsi="Consolas" w:eastAsia="Consolas" w:cs="Consolas"/>
          <w:color w:val="A4B1CD"/>
          <w:sz w:val="21"/>
          <w:szCs w:val="21"/>
        </w:rPr>
        <w:t xml:space="preserve">im </w:t>
      </w:r>
      <w:r w:rsidRPr="28AAFEF3">
        <w:rPr>
          <w:rFonts w:ascii="Consolas" w:hAnsi="Consolas" w:eastAsia="Consolas" w:cs="Consolas"/>
          <w:color w:val="FF8484"/>
          <w:sz w:val="21"/>
          <w:szCs w:val="21"/>
        </w:rPr>
        <w:t>&lt;=</w:t>
      </w:r>
      <w:r w:rsidRPr="28AAFEF3">
        <w:rPr>
          <w:rFonts w:ascii="Consolas" w:hAnsi="Consolas" w:eastAsia="Consolas" w:cs="Consolas"/>
          <w:color w:val="A4B1CD"/>
          <w:sz w:val="21"/>
          <w:szCs w:val="21"/>
        </w:rPr>
        <w:t xml:space="preserve"> </w:t>
      </w:r>
      <w:r w:rsidRPr="28AAFEF3">
        <w:rPr>
          <w:rFonts w:ascii="Consolas" w:hAnsi="Consolas" w:eastAsia="Consolas" w:cs="Consolas"/>
          <w:color w:val="5CB2FF"/>
          <w:sz w:val="21"/>
          <w:szCs w:val="21"/>
        </w:rPr>
        <w:t>0.5</w:t>
      </w:r>
      <w:r w:rsidRPr="28AAFEF3">
        <w:rPr>
          <w:rFonts w:ascii="Consolas" w:hAnsi="Consolas" w:eastAsia="Consolas" w:cs="Consolas"/>
          <w:color w:val="5CECC6"/>
          <w:sz w:val="21"/>
          <w:szCs w:val="21"/>
        </w:rPr>
        <w:t>]</w:t>
      </w:r>
      <w:r w:rsidRPr="28AAFEF3">
        <w:rPr>
          <w:rFonts w:ascii="Consolas" w:hAnsi="Consolas" w:eastAsia="Consolas" w:cs="Consolas"/>
          <w:color w:val="A4B1CD"/>
          <w:sz w:val="21"/>
          <w:szCs w:val="21"/>
        </w:rPr>
        <w:t xml:space="preserve"> </w:t>
      </w:r>
      <w:r w:rsidRPr="28AAFEF3">
        <w:rPr>
          <w:rFonts w:ascii="Consolas" w:hAnsi="Consolas" w:eastAsia="Consolas" w:cs="Consolas"/>
          <w:color w:val="FF8484"/>
          <w:sz w:val="21"/>
          <w:szCs w:val="21"/>
        </w:rPr>
        <w:t>=</w:t>
      </w:r>
      <w:r w:rsidRPr="28AAFEF3">
        <w:rPr>
          <w:rFonts w:ascii="Consolas" w:hAnsi="Consolas" w:eastAsia="Consolas" w:cs="Consolas"/>
          <w:color w:val="A4B1CD"/>
          <w:sz w:val="21"/>
          <w:szCs w:val="21"/>
        </w:rPr>
        <w:t xml:space="preserve"> </w:t>
      </w:r>
      <w:r w:rsidRPr="28AAFEF3">
        <w:rPr>
          <w:rFonts w:ascii="Consolas" w:hAnsi="Consolas" w:eastAsia="Consolas" w:cs="Consolas"/>
          <w:color w:val="5CB2FF"/>
          <w:sz w:val="21"/>
          <w:szCs w:val="21"/>
        </w:rPr>
        <w:t>0</w:t>
      </w:r>
    </w:p>
    <w:p w:rsidR="6F784F7B" w:rsidP="28AAFEF3" w:rsidRDefault="28AAFEF3" w14:paraId="5FACD64A" w14:textId="77894400">
      <w:pPr>
        <w:shd w:val="clear" w:color="auto" w:fill="141D2B"/>
        <w:spacing w:after="0" w:line="285" w:lineRule="auto"/>
      </w:pPr>
      <w:r w:rsidRPr="28AAFEF3">
        <w:rPr>
          <w:rFonts w:ascii="Consolas" w:hAnsi="Consolas" w:eastAsia="Consolas" w:cs="Consolas"/>
          <w:color w:val="A4B1CD"/>
          <w:sz w:val="21"/>
          <w:szCs w:val="21"/>
        </w:rPr>
        <w:t xml:space="preserve">im </w:t>
      </w:r>
      <w:r w:rsidRPr="28AAFEF3">
        <w:rPr>
          <w:rFonts w:ascii="Consolas" w:hAnsi="Consolas" w:eastAsia="Consolas" w:cs="Consolas"/>
          <w:color w:val="FF8484"/>
          <w:sz w:val="21"/>
          <w:szCs w:val="21"/>
        </w:rPr>
        <w:t>=</w:t>
      </w:r>
      <w:r w:rsidRPr="28AAFEF3">
        <w:rPr>
          <w:rFonts w:ascii="Consolas" w:hAnsi="Consolas" w:eastAsia="Consolas" w:cs="Consolas"/>
          <w:color w:val="A4B1CD"/>
          <w:sz w:val="21"/>
          <w:szCs w:val="21"/>
        </w:rPr>
        <w:t xml:space="preserve"> im</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astype</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np</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bool</w:t>
      </w:r>
      <w:r w:rsidRPr="28AAFEF3">
        <w:rPr>
          <w:rFonts w:ascii="Consolas" w:hAnsi="Consolas" w:eastAsia="Consolas" w:cs="Consolas"/>
          <w:color w:val="5CECC6"/>
          <w:sz w:val="21"/>
          <w:szCs w:val="21"/>
        </w:rPr>
        <w:t>)</w:t>
      </w:r>
    </w:p>
    <w:p w:rsidR="6F784F7B" w:rsidP="28AAFEF3" w:rsidRDefault="6F784F7B" w14:paraId="1B9AAA79" w14:textId="2F549587">
      <w:pPr>
        <w:shd w:val="clear" w:color="auto" w:fill="141D2B"/>
        <w:spacing w:after="0" w:line="285" w:lineRule="auto"/>
      </w:pPr>
    </w:p>
    <w:p w:rsidR="6F784F7B" w:rsidP="28AAFEF3" w:rsidRDefault="28AAFEF3" w14:paraId="64EF0BC4" w14:textId="7217E70D">
      <w:pPr>
        <w:shd w:val="clear" w:color="auto" w:fill="141D2B"/>
        <w:spacing w:after="0" w:line="285" w:lineRule="auto"/>
      </w:pPr>
      <w:r w:rsidRPr="28AAFEF3">
        <w:rPr>
          <w:rFonts w:ascii="Consolas" w:hAnsi="Consolas" w:eastAsia="Consolas" w:cs="Consolas"/>
          <w:color w:val="A4B1CD"/>
          <w:sz w:val="21"/>
          <w:szCs w:val="21"/>
        </w:rPr>
        <w:t>pylab</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screenshot</w:t>
      </w:r>
      <w:r w:rsidRPr="28AAFEF3">
        <w:rPr>
          <w:rFonts w:ascii="Consolas" w:hAnsi="Consolas" w:eastAsia="Consolas" w:cs="Consolas"/>
          <w:color w:val="5CECC6"/>
          <w:sz w:val="21"/>
          <w:szCs w:val="21"/>
        </w:rPr>
        <w:t>(</w:t>
      </w:r>
      <w:r w:rsidRPr="28AAFEF3">
        <w:rPr>
          <w:rFonts w:ascii="Consolas" w:hAnsi="Consolas" w:eastAsia="Consolas" w:cs="Consolas"/>
          <w:color w:val="5CB2FF"/>
          <w:sz w:val="21"/>
          <w:szCs w:val="21"/>
        </w:rPr>
        <w:t>figsize</w:t>
      </w:r>
      <w:r w:rsidRPr="28AAFEF3">
        <w:rPr>
          <w:rFonts w:ascii="Consolas" w:hAnsi="Consolas" w:eastAsia="Consolas" w:cs="Consolas"/>
          <w:color w:val="FF8484"/>
          <w:sz w:val="21"/>
          <w:szCs w:val="21"/>
        </w:rPr>
        <w:t>=</w:t>
      </w:r>
      <w:r w:rsidRPr="28AAFEF3">
        <w:rPr>
          <w:rFonts w:ascii="Consolas" w:hAnsi="Consolas" w:eastAsia="Consolas" w:cs="Consolas"/>
          <w:color w:val="5CECC6"/>
          <w:sz w:val="21"/>
          <w:szCs w:val="21"/>
        </w:rPr>
        <w:t>(</w:t>
      </w:r>
      <w:r w:rsidRPr="28AAFEF3">
        <w:rPr>
          <w:rFonts w:ascii="Consolas" w:hAnsi="Consolas" w:eastAsia="Consolas" w:cs="Consolas"/>
          <w:color w:val="5CB2FF"/>
          <w:sz w:val="21"/>
          <w:szCs w:val="21"/>
        </w:rPr>
        <w:t>20</w:t>
      </w:r>
      <w:r w:rsidRPr="28AAFEF3">
        <w:rPr>
          <w:rFonts w:ascii="Consolas" w:hAnsi="Consolas" w:eastAsia="Consolas" w:cs="Consolas"/>
          <w:color w:val="5CECC6"/>
          <w:sz w:val="21"/>
          <w:szCs w:val="21"/>
        </w:rPr>
        <w:t>,</w:t>
      </w:r>
      <w:r w:rsidRPr="28AAFEF3">
        <w:rPr>
          <w:rFonts w:ascii="Consolas" w:hAnsi="Consolas" w:eastAsia="Consolas" w:cs="Consolas"/>
          <w:color w:val="5CB2FF"/>
          <w:sz w:val="21"/>
          <w:szCs w:val="21"/>
        </w:rPr>
        <w:t>20</w:t>
      </w:r>
      <w:r w:rsidRPr="28AAFEF3">
        <w:rPr>
          <w:rFonts w:ascii="Consolas" w:hAnsi="Consolas" w:eastAsia="Consolas" w:cs="Consolas"/>
          <w:color w:val="5CECC6"/>
          <w:sz w:val="21"/>
          <w:szCs w:val="21"/>
        </w:rPr>
        <w:t>))</w:t>
      </w:r>
    </w:p>
    <w:p w:rsidR="6F784F7B" w:rsidP="28AAFEF3" w:rsidRDefault="28AAFEF3" w14:paraId="6B17BEDA" w14:textId="154608CA">
      <w:pPr>
        <w:shd w:val="clear" w:color="auto" w:fill="141D2B"/>
        <w:spacing w:after="0" w:line="285" w:lineRule="auto"/>
      </w:pPr>
      <w:r w:rsidRPr="28AAFEF3">
        <w:rPr>
          <w:rFonts w:ascii="Consolas" w:hAnsi="Consolas" w:eastAsia="Consolas" w:cs="Consolas"/>
          <w:color w:val="A4B1CD"/>
          <w:sz w:val="21"/>
          <w:szCs w:val="21"/>
        </w:rPr>
        <w:t>pylab</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subplot</w:t>
      </w:r>
      <w:r w:rsidRPr="28AAFEF3">
        <w:rPr>
          <w:rFonts w:ascii="Consolas" w:hAnsi="Consolas" w:eastAsia="Consolas" w:cs="Consolas"/>
          <w:color w:val="5CECC6"/>
          <w:sz w:val="21"/>
          <w:szCs w:val="21"/>
        </w:rPr>
        <w:t>(</w:t>
      </w:r>
      <w:r w:rsidRPr="28AAFEF3">
        <w:rPr>
          <w:rFonts w:ascii="Consolas" w:hAnsi="Consolas" w:eastAsia="Consolas" w:cs="Consolas"/>
          <w:color w:val="5CB2FF"/>
          <w:sz w:val="21"/>
          <w:szCs w:val="21"/>
        </w:rPr>
        <w:t>2</w:t>
      </w:r>
      <w:r w:rsidRPr="28AAFEF3">
        <w:rPr>
          <w:rFonts w:ascii="Consolas" w:hAnsi="Consolas" w:eastAsia="Consolas" w:cs="Consolas"/>
          <w:color w:val="5CECC6"/>
          <w:sz w:val="21"/>
          <w:szCs w:val="21"/>
        </w:rPr>
        <w:t>,</w:t>
      </w:r>
      <w:r w:rsidRPr="28AAFEF3">
        <w:rPr>
          <w:rFonts w:ascii="Consolas" w:hAnsi="Consolas" w:eastAsia="Consolas" w:cs="Consolas"/>
          <w:color w:val="5CB2FF"/>
          <w:sz w:val="21"/>
          <w:szCs w:val="21"/>
        </w:rPr>
        <w:t>2</w:t>
      </w:r>
      <w:r w:rsidRPr="28AAFEF3">
        <w:rPr>
          <w:rFonts w:ascii="Consolas" w:hAnsi="Consolas" w:eastAsia="Consolas" w:cs="Consolas"/>
          <w:color w:val="5CECC6"/>
          <w:sz w:val="21"/>
          <w:szCs w:val="21"/>
        </w:rPr>
        <w:t>,</w:t>
      </w:r>
      <w:r w:rsidRPr="28AAFEF3">
        <w:rPr>
          <w:rFonts w:ascii="Consolas" w:hAnsi="Consolas" w:eastAsia="Consolas" w:cs="Consolas"/>
          <w:color w:val="5CB2FF"/>
          <w:sz w:val="21"/>
          <w:szCs w:val="21"/>
        </w:rPr>
        <w:t>1</w:t>
      </w:r>
      <w:r w:rsidRPr="28AAFEF3">
        <w:rPr>
          <w:rFonts w:ascii="Consolas" w:hAnsi="Consolas" w:eastAsia="Consolas" w:cs="Consolas"/>
          <w:color w:val="5CECC6"/>
          <w:sz w:val="21"/>
          <w:szCs w:val="21"/>
        </w:rPr>
        <w:t>),</w:t>
      </w:r>
      <w:r w:rsidRPr="28AAFEF3">
        <w:rPr>
          <w:rFonts w:ascii="Consolas" w:hAnsi="Consolas" w:eastAsia="Consolas" w:cs="Consolas"/>
          <w:color w:val="A4B1CD"/>
          <w:sz w:val="21"/>
          <w:szCs w:val="21"/>
        </w:rPr>
        <w:t xml:space="preserve"> </w:t>
      </w:r>
      <w:r w:rsidRPr="28AAFEF3">
        <w:rPr>
          <w:rFonts w:ascii="Consolas" w:hAnsi="Consolas" w:eastAsia="Consolas" w:cs="Consolas"/>
          <w:color w:val="FFCC5C"/>
          <w:sz w:val="21"/>
          <w:szCs w:val="21"/>
        </w:rPr>
        <w:t>plot_image</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im</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 xml:space="preserve"> </w:t>
      </w:r>
      <w:r w:rsidRPr="28AAFEF3">
        <w:rPr>
          <w:rFonts w:ascii="Consolas" w:hAnsi="Consolas" w:eastAsia="Consolas" w:cs="Consolas"/>
          <w:color w:val="5CECC6"/>
          <w:sz w:val="21"/>
          <w:szCs w:val="21"/>
        </w:rPr>
        <w:t>'</w:t>
      </w:r>
      <w:r w:rsidRPr="28AAFEF3">
        <w:rPr>
          <w:rFonts w:ascii="Consolas" w:hAnsi="Consolas" w:eastAsia="Consolas" w:cs="Consolas"/>
          <w:color w:val="C5F467"/>
          <w:sz w:val="21"/>
          <w:szCs w:val="21"/>
        </w:rPr>
        <w:t>original</w:t>
      </w:r>
      <w:r w:rsidRPr="28AAFEF3">
        <w:rPr>
          <w:rFonts w:ascii="Consolas" w:hAnsi="Consolas" w:eastAsia="Consolas" w:cs="Consolas"/>
          <w:color w:val="5CECC6"/>
          <w:sz w:val="21"/>
          <w:szCs w:val="21"/>
        </w:rPr>
        <w:t>')</w:t>
      </w:r>
    </w:p>
    <w:p w:rsidR="6F784F7B" w:rsidP="28AAFEF3" w:rsidRDefault="6F784F7B" w14:paraId="0B296418" w14:textId="6B1022EB">
      <w:pPr>
        <w:shd w:val="clear" w:color="auto" w:fill="141D2B"/>
        <w:spacing w:after="0" w:line="285" w:lineRule="auto"/>
      </w:pPr>
    </w:p>
    <w:p w:rsidR="6F784F7B" w:rsidP="28AAFEF3" w:rsidRDefault="28AAFEF3" w14:paraId="7FB866D8" w14:textId="6C86DF23">
      <w:pPr>
        <w:shd w:val="clear" w:color="auto" w:fill="141D2B"/>
        <w:spacing w:after="0" w:line="285" w:lineRule="auto"/>
      </w:pPr>
      <w:r w:rsidRPr="28AAFEF3">
        <w:rPr>
          <w:rFonts w:ascii="Consolas" w:hAnsi="Consolas" w:eastAsia="Consolas" w:cs="Consolas"/>
          <w:color w:val="A4B1CD"/>
          <w:sz w:val="21"/>
          <w:szCs w:val="21"/>
        </w:rPr>
        <w:t xml:space="preserve">i </w:t>
      </w:r>
      <w:r w:rsidRPr="28AAFEF3">
        <w:rPr>
          <w:rFonts w:ascii="Consolas" w:hAnsi="Consolas" w:eastAsia="Consolas" w:cs="Consolas"/>
          <w:color w:val="FF8484"/>
          <w:sz w:val="21"/>
          <w:szCs w:val="21"/>
        </w:rPr>
        <w:t>=</w:t>
      </w:r>
      <w:r w:rsidRPr="28AAFEF3">
        <w:rPr>
          <w:rFonts w:ascii="Consolas" w:hAnsi="Consolas" w:eastAsia="Consolas" w:cs="Consolas"/>
          <w:color w:val="A4B1CD"/>
          <w:sz w:val="21"/>
          <w:szCs w:val="21"/>
        </w:rPr>
        <w:t xml:space="preserve"> </w:t>
      </w:r>
      <w:r w:rsidRPr="28AAFEF3">
        <w:rPr>
          <w:rFonts w:ascii="Consolas" w:hAnsi="Consolas" w:eastAsia="Consolas" w:cs="Consolas"/>
          <w:color w:val="5CB2FF"/>
          <w:sz w:val="21"/>
          <w:szCs w:val="21"/>
        </w:rPr>
        <w:t>2</w:t>
      </w:r>
    </w:p>
    <w:p w:rsidR="6F784F7B" w:rsidP="28AAFEF3" w:rsidRDefault="28AAFEF3" w14:paraId="5D3F0C25" w14:textId="2250DC6C">
      <w:pPr>
        <w:shd w:val="clear" w:color="auto" w:fill="141D2B"/>
        <w:spacing w:after="0" w:line="285" w:lineRule="auto"/>
      </w:pPr>
      <w:r w:rsidRPr="28AAFEF3">
        <w:rPr>
          <w:rFonts w:ascii="Consolas" w:hAnsi="Consolas" w:eastAsia="Consolas" w:cs="Consolas"/>
          <w:color w:val="CF8DFB"/>
          <w:sz w:val="21"/>
          <w:szCs w:val="21"/>
        </w:rPr>
        <w:t>for</w:t>
      </w:r>
      <w:r w:rsidRPr="28AAFEF3">
        <w:rPr>
          <w:rFonts w:ascii="Consolas" w:hAnsi="Consolas" w:eastAsia="Consolas" w:cs="Consolas"/>
          <w:color w:val="A4B1CD"/>
          <w:sz w:val="21"/>
          <w:szCs w:val="21"/>
        </w:rPr>
        <w:t xml:space="preserve"> osz </w:t>
      </w:r>
      <w:r w:rsidRPr="28AAFEF3">
        <w:rPr>
          <w:rFonts w:ascii="Consolas" w:hAnsi="Consolas" w:eastAsia="Consolas" w:cs="Consolas"/>
          <w:color w:val="CF8DFB"/>
          <w:sz w:val="21"/>
          <w:szCs w:val="21"/>
        </w:rPr>
        <w:t>in</w:t>
      </w:r>
      <w:r w:rsidRPr="28AAFEF3">
        <w:rPr>
          <w:rFonts w:ascii="Consolas" w:hAnsi="Consolas" w:eastAsia="Consolas" w:cs="Consolas"/>
          <w:color w:val="A4B1CD"/>
          <w:sz w:val="21"/>
          <w:szCs w:val="21"/>
        </w:rPr>
        <w:t xml:space="preserve"> </w:t>
      </w:r>
      <w:r w:rsidRPr="28AAFEF3">
        <w:rPr>
          <w:rFonts w:ascii="Consolas" w:hAnsi="Consolas" w:eastAsia="Consolas" w:cs="Consolas"/>
          <w:color w:val="5CECC6"/>
          <w:sz w:val="21"/>
          <w:szCs w:val="21"/>
        </w:rPr>
        <w:t>[</w:t>
      </w:r>
      <w:r w:rsidRPr="28AAFEF3">
        <w:rPr>
          <w:rFonts w:ascii="Consolas" w:hAnsi="Consolas" w:eastAsia="Consolas" w:cs="Consolas"/>
          <w:color w:val="5CB2FF"/>
          <w:sz w:val="21"/>
          <w:szCs w:val="21"/>
        </w:rPr>
        <w:t>50</w:t>
      </w:r>
      <w:r w:rsidRPr="28AAFEF3">
        <w:rPr>
          <w:rFonts w:ascii="Consolas" w:hAnsi="Consolas" w:eastAsia="Consolas" w:cs="Consolas"/>
          <w:color w:val="5CECC6"/>
          <w:sz w:val="21"/>
          <w:szCs w:val="21"/>
        </w:rPr>
        <w:t>,</w:t>
      </w:r>
      <w:r w:rsidRPr="28AAFEF3">
        <w:rPr>
          <w:rFonts w:ascii="Consolas" w:hAnsi="Consolas" w:eastAsia="Consolas" w:cs="Consolas"/>
          <w:color w:val="A4B1CD"/>
          <w:sz w:val="21"/>
          <w:szCs w:val="21"/>
        </w:rPr>
        <w:t xml:space="preserve"> </w:t>
      </w:r>
      <w:r w:rsidRPr="28AAFEF3">
        <w:rPr>
          <w:rFonts w:ascii="Consolas" w:hAnsi="Consolas" w:eastAsia="Consolas" w:cs="Consolas"/>
          <w:color w:val="5CB2FF"/>
          <w:sz w:val="21"/>
          <w:szCs w:val="21"/>
        </w:rPr>
        <w:t>200</w:t>
      </w:r>
      <w:r w:rsidRPr="28AAFEF3">
        <w:rPr>
          <w:rFonts w:ascii="Consolas" w:hAnsi="Consolas" w:eastAsia="Consolas" w:cs="Consolas"/>
          <w:color w:val="5CECC6"/>
          <w:sz w:val="21"/>
          <w:szCs w:val="21"/>
        </w:rPr>
        <w:t>,</w:t>
      </w:r>
      <w:r w:rsidRPr="28AAFEF3">
        <w:rPr>
          <w:rFonts w:ascii="Consolas" w:hAnsi="Consolas" w:eastAsia="Consolas" w:cs="Consolas"/>
          <w:color w:val="A4B1CD"/>
          <w:sz w:val="21"/>
          <w:szCs w:val="21"/>
        </w:rPr>
        <w:t xml:space="preserve"> </w:t>
      </w:r>
      <w:r w:rsidRPr="28AAFEF3">
        <w:rPr>
          <w:rFonts w:ascii="Consolas" w:hAnsi="Consolas" w:eastAsia="Consolas" w:cs="Consolas"/>
          <w:color w:val="5CB2FF"/>
          <w:sz w:val="21"/>
          <w:szCs w:val="21"/>
        </w:rPr>
        <w:t>500</w:t>
      </w:r>
      <w:r w:rsidRPr="28AAFEF3">
        <w:rPr>
          <w:rFonts w:ascii="Consolas" w:hAnsi="Consolas" w:eastAsia="Consolas" w:cs="Consolas"/>
          <w:color w:val="5CECC6"/>
          <w:sz w:val="21"/>
          <w:szCs w:val="21"/>
        </w:rPr>
        <w:t>]:</w:t>
      </w:r>
    </w:p>
    <w:p w:rsidR="6F784F7B" w:rsidP="28AAFEF3" w:rsidRDefault="28AAFEF3" w14:paraId="791FEFBB" w14:textId="664A3A4A">
      <w:pPr>
        <w:shd w:val="clear" w:color="auto" w:fill="141D2B"/>
        <w:spacing w:after="0" w:line="285" w:lineRule="auto"/>
      </w:pPr>
      <w:r w:rsidRPr="28AAFEF3">
        <w:rPr>
          <w:rFonts w:ascii="Consolas" w:hAnsi="Consolas" w:eastAsia="Consolas" w:cs="Consolas"/>
          <w:color w:val="A4B1CD"/>
          <w:sz w:val="21"/>
          <w:szCs w:val="21"/>
        </w:rPr>
        <w:t xml:space="preserve">    im1 </w:t>
      </w:r>
      <w:r w:rsidRPr="28AAFEF3">
        <w:rPr>
          <w:rFonts w:ascii="Consolas" w:hAnsi="Consolas" w:eastAsia="Consolas" w:cs="Consolas"/>
          <w:color w:val="FF8484"/>
          <w:sz w:val="21"/>
          <w:szCs w:val="21"/>
        </w:rPr>
        <w:t>=</w:t>
      </w:r>
      <w:r w:rsidRPr="28AAFEF3">
        <w:rPr>
          <w:rFonts w:ascii="Consolas" w:hAnsi="Consolas" w:eastAsia="Consolas" w:cs="Consolas"/>
          <w:color w:val="A4B1CD"/>
          <w:sz w:val="21"/>
          <w:szCs w:val="21"/>
        </w:rPr>
        <w:t xml:space="preserve"> </w:t>
      </w:r>
      <w:r w:rsidRPr="28AAFEF3">
        <w:rPr>
          <w:rFonts w:ascii="Consolas" w:hAnsi="Consolas" w:eastAsia="Consolas" w:cs="Consolas"/>
          <w:color w:val="FFCC5C"/>
          <w:sz w:val="21"/>
          <w:szCs w:val="21"/>
        </w:rPr>
        <w:t>remove_small_objects</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im</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 xml:space="preserve"> osz</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 xml:space="preserve"> </w:t>
      </w:r>
      <w:r w:rsidRPr="28AAFEF3">
        <w:rPr>
          <w:rFonts w:ascii="Consolas" w:hAnsi="Consolas" w:eastAsia="Consolas" w:cs="Consolas"/>
          <w:color w:val="5CB2FF"/>
          <w:sz w:val="21"/>
          <w:szCs w:val="21"/>
        </w:rPr>
        <w:t>connectivity</w:t>
      </w:r>
      <w:r w:rsidRPr="28AAFEF3">
        <w:rPr>
          <w:rFonts w:ascii="Consolas" w:hAnsi="Consolas" w:eastAsia="Consolas" w:cs="Consolas"/>
          <w:color w:val="FF8484"/>
          <w:sz w:val="21"/>
          <w:szCs w:val="21"/>
        </w:rPr>
        <w:t>=</w:t>
      </w:r>
      <w:r w:rsidRPr="28AAFEF3">
        <w:rPr>
          <w:rFonts w:ascii="Consolas" w:hAnsi="Consolas" w:eastAsia="Consolas" w:cs="Consolas"/>
          <w:color w:val="5CB2FF"/>
          <w:sz w:val="21"/>
          <w:szCs w:val="21"/>
        </w:rPr>
        <w:t>1</w:t>
      </w:r>
      <w:r w:rsidRPr="28AAFEF3">
        <w:rPr>
          <w:rFonts w:ascii="Consolas" w:hAnsi="Consolas" w:eastAsia="Consolas" w:cs="Consolas"/>
          <w:color w:val="5CECC6"/>
          <w:sz w:val="21"/>
          <w:szCs w:val="21"/>
        </w:rPr>
        <w:t>)</w:t>
      </w:r>
    </w:p>
    <w:p w:rsidR="6F784F7B" w:rsidP="28AAFEF3" w:rsidRDefault="28AAFEF3" w14:paraId="7B6715DA" w14:textId="66AAD45D">
      <w:pPr>
        <w:shd w:val="clear" w:color="auto" w:fill="141D2B"/>
        <w:spacing w:after="0" w:line="285" w:lineRule="auto"/>
      </w:pPr>
      <w:r w:rsidRPr="28AAFEF3">
        <w:rPr>
          <w:rFonts w:ascii="Consolas" w:hAnsi="Consolas" w:eastAsia="Consolas" w:cs="Consolas"/>
          <w:color w:val="A4B1CD"/>
          <w:sz w:val="21"/>
          <w:szCs w:val="21"/>
        </w:rPr>
        <w:t xml:space="preserve">    pylab</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subplot</w:t>
      </w:r>
      <w:r w:rsidRPr="28AAFEF3">
        <w:rPr>
          <w:rFonts w:ascii="Consolas" w:hAnsi="Consolas" w:eastAsia="Consolas" w:cs="Consolas"/>
          <w:color w:val="5CECC6"/>
          <w:sz w:val="21"/>
          <w:szCs w:val="21"/>
        </w:rPr>
        <w:t>(</w:t>
      </w:r>
      <w:r w:rsidRPr="28AAFEF3">
        <w:rPr>
          <w:rFonts w:ascii="Consolas" w:hAnsi="Consolas" w:eastAsia="Consolas" w:cs="Consolas"/>
          <w:color w:val="5CB2FF"/>
          <w:sz w:val="21"/>
          <w:szCs w:val="21"/>
        </w:rPr>
        <w:t>2</w:t>
      </w:r>
      <w:r w:rsidRPr="28AAFEF3">
        <w:rPr>
          <w:rFonts w:ascii="Consolas" w:hAnsi="Consolas" w:eastAsia="Consolas" w:cs="Consolas"/>
          <w:color w:val="5CECC6"/>
          <w:sz w:val="21"/>
          <w:szCs w:val="21"/>
        </w:rPr>
        <w:t>,</w:t>
      </w:r>
      <w:r w:rsidRPr="28AAFEF3">
        <w:rPr>
          <w:rFonts w:ascii="Consolas" w:hAnsi="Consolas" w:eastAsia="Consolas" w:cs="Consolas"/>
          <w:color w:val="5CB2FF"/>
          <w:sz w:val="21"/>
          <w:szCs w:val="21"/>
        </w:rPr>
        <w:t>2</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i</w:t>
      </w:r>
      <w:r w:rsidRPr="28AAFEF3">
        <w:rPr>
          <w:rFonts w:ascii="Consolas" w:hAnsi="Consolas" w:eastAsia="Consolas" w:cs="Consolas"/>
          <w:color w:val="5CECC6"/>
          <w:sz w:val="21"/>
          <w:szCs w:val="21"/>
        </w:rPr>
        <w:t>),</w:t>
      </w:r>
      <w:r w:rsidRPr="28AAFEF3">
        <w:rPr>
          <w:rFonts w:ascii="Consolas" w:hAnsi="Consolas" w:eastAsia="Consolas" w:cs="Consolas"/>
          <w:color w:val="A4B1CD"/>
          <w:sz w:val="21"/>
          <w:szCs w:val="21"/>
        </w:rPr>
        <w:t xml:space="preserve"> </w:t>
      </w:r>
      <w:r w:rsidRPr="28AAFEF3">
        <w:rPr>
          <w:rFonts w:ascii="Consolas" w:hAnsi="Consolas" w:eastAsia="Consolas" w:cs="Consolas"/>
          <w:color w:val="FFCC5C"/>
          <w:sz w:val="21"/>
          <w:szCs w:val="21"/>
        </w:rPr>
        <w:t>plot_image</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im1</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 xml:space="preserve"> </w:t>
      </w:r>
      <w:r w:rsidRPr="28AAFEF3">
        <w:rPr>
          <w:rFonts w:ascii="Consolas" w:hAnsi="Consolas" w:eastAsia="Consolas" w:cs="Consolas"/>
          <w:color w:val="5CECC6"/>
          <w:sz w:val="21"/>
          <w:szCs w:val="21"/>
        </w:rPr>
        <w:t>'</w:t>
      </w:r>
      <w:r w:rsidRPr="28AAFEF3">
        <w:rPr>
          <w:rFonts w:ascii="Consolas" w:hAnsi="Consolas" w:eastAsia="Consolas" w:cs="Consolas"/>
          <w:color w:val="C5F467"/>
          <w:sz w:val="21"/>
          <w:szCs w:val="21"/>
        </w:rPr>
        <w:t xml:space="preserve">removing small objects below size </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 xml:space="preserve"> </w:t>
      </w:r>
      <w:r w:rsidRPr="28AAFEF3">
        <w:rPr>
          <w:rFonts w:ascii="Consolas" w:hAnsi="Consolas" w:eastAsia="Consolas" w:cs="Consolas"/>
          <w:color w:val="FF8484"/>
          <w:sz w:val="21"/>
          <w:szCs w:val="21"/>
        </w:rPr>
        <w:t>+</w:t>
      </w:r>
      <w:r w:rsidRPr="28AAFEF3">
        <w:rPr>
          <w:rFonts w:ascii="Consolas" w:hAnsi="Consolas" w:eastAsia="Consolas" w:cs="Consolas"/>
          <w:color w:val="FFCC5C"/>
          <w:sz w:val="21"/>
          <w:szCs w:val="21"/>
        </w:rPr>
        <w:t xml:space="preserve"> </w:t>
      </w:r>
      <w:r w:rsidRPr="28AAFEF3">
        <w:rPr>
          <w:rFonts w:ascii="Consolas" w:hAnsi="Consolas" w:eastAsia="Consolas" w:cs="Consolas"/>
          <w:color w:val="A4B1CD"/>
          <w:sz w:val="21"/>
          <w:szCs w:val="21"/>
        </w:rPr>
        <w:t>str</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osz</w:t>
      </w:r>
      <w:r w:rsidRPr="28AAFEF3">
        <w:rPr>
          <w:rFonts w:ascii="Consolas" w:hAnsi="Consolas" w:eastAsia="Consolas" w:cs="Consolas"/>
          <w:color w:val="5CECC6"/>
          <w:sz w:val="21"/>
          <w:szCs w:val="21"/>
        </w:rPr>
        <w:t>))</w:t>
      </w:r>
    </w:p>
    <w:p w:rsidR="6F784F7B" w:rsidP="28AAFEF3" w:rsidRDefault="28AAFEF3" w14:paraId="155B0697" w14:textId="227952EC">
      <w:pPr>
        <w:shd w:val="clear" w:color="auto" w:fill="141D2B"/>
        <w:spacing w:after="0" w:line="285" w:lineRule="auto"/>
      </w:pPr>
      <w:r w:rsidRPr="28AAFEF3">
        <w:rPr>
          <w:rFonts w:ascii="Consolas" w:hAnsi="Consolas" w:eastAsia="Consolas" w:cs="Consolas"/>
          <w:color w:val="A4B1CD"/>
          <w:sz w:val="21"/>
          <w:szCs w:val="21"/>
        </w:rPr>
        <w:t xml:space="preserve">    i </w:t>
      </w:r>
      <w:r w:rsidRPr="28AAFEF3">
        <w:rPr>
          <w:rFonts w:ascii="Consolas" w:hAnsi="Consolas" w:eastAsia="Consolas" w:cs="Consolas"/>
          <w:color w:val="FF8484"/>
          <w:sz w:val="21"/>
          <w:szCs w:val="21"/>
        </w:rPr>
        <w:t>+=</w:t>
      </w:r>
      <w:r w:rsidRPr="28AAFEF3">
        <w:rPr>
          <w:rFonts w:ascii="Consolas" w:hAnsi="Consolas" w:eastAsia="Consolas" w:cs="Consolas"/>
          <w:color w:val="A4B1CD"/>
          <w:sz w:val="21"/>
          <w:szCs w:val="21"/>
        </w:rPr>
        <w:t xml:space="preserve"> </w:t>
      </w:r>
      <w:r w:rsidRPr="28AAFEF3">
        <w:rPr>
          <w:rFonts w:ascii="Consolas" w:hAnsi="Consolas" w:eastAsia="Consolas" w:cs="Consolas"/>
          <w:color w:val="5CB2FF"/>
          <w:sz w:val="21"/>
          <w:szCs w:val="21"/>
        </w:rPr>
        <w:t>1</w:t>
      </w:r>
    </w:p>
    <w:p w:rsidR="6F784F7B" w:rsidP="28AAFEF3" w:rsidRDefault="28AAFEF3" w14:paraId="66DDB804" w14:textId="5860A0E3">
      <w:pPr>
        <w:shd w:val="clear" w:color="auto" w:fill="141D2B"/>
        <w:spacing w:after="0" w:line="285" w:lineRule="auto"/>
      </w:pPr>
      <w:r w:rsidRPr="28AAFEF3">
        <w:rPr>
          <w:rFonts w:ascii="Consolas" w:hAnsi="Consolas" w:eastAsia="Consolas" w:cs="Consolas"/>
          <w:color w:val="A4B1CD"/>
          <w:sz w:val="21"/>
          <w:szCs w:val="21"/>
        </w:rPr>
        <w:t>pylab</w:t>
      </w:r>
      <w:r w:rsidRPr="28AAFEF3">
        <w:rPr>
          <w:rFonts w:ascii="Consolas" w:hAnsi="Consolas" w:eastAsia="Consolas" w:cs="Consolas"/>
          <w:color w:val="5CECC6"/>
          <w:sz w:val="21"/>
          <w:szCs w:val="21"/>
        </w:rPr>
        <w:t>.</w:t>
      </w:r>
      <w:r w:rsidRPr="28AAFEF3">
        <w:rPr>
          <w:rFonts w:ascii="Consolas" w:hAnsi="Consolas" w:eastAsia="Consolas" w:cs="Consolas"/>
          <w:color w:val="FFCC5C"/>
          <w:sz w:val="21"/>
          <w:szCs w:val="21"/>
        </w:rPr>
        <w:t>show</w:t>
      </w:r>
      <w:r w:rsidRPr="28AAFEF3">
        <w:rPr>
          <w:rFonts w:ascii="Consolas" w:hAnsi="Consolas" w:eastAsia="Consolas" w:cs="Consolas"/>
          <w:color w:val="5CECC6"/>
          <w:sz w:val="21"/>
          <w:szCs w:val="21"/>
        </w:rPr>
        <w:t>()</w:t>
      </w:r>
    </w:p>
    <w:p w:rsidR="6F784F7B" w:rsidP="0ADDAD99" w:rsidRDefault="48953AB1" w14:paraId="7F2F0EFF" w14:textId="0E15C754">
      <w:pPr>
        <w:pStyle w:val="Heading3"/>
      </w:pPr>
      <w:bookmarkStart w:name="_Toc213102690" w:id="80"/>
      <w:r>
        <w:t>6.1.</w:t>
      </w:r>
      <w:r w:rsidR="0ADDAD99">
        <w:t xml:space="preserve">8. White and </w:t>
      </w:r>
      <w:r w:rsidR="5EDB6BBC">
        <w:t>black top-hats</w:t>
      </w:r>
      <w:bookmarkEnd w:id="80"/>
    </w:p>
    <w:p w:rsidR="6F784F7B" w:rsidP="4BB6D66E" w:rsidRDefault="4BB6D66E" w14:paraId="274F9AD5" w14:textId="36CBD8AE">
      <w:pPr>
        <w:spacing w:before="240" w:after="240"/>
        <w:rPr>
          <w:rFonts w:ascii="Times New Roman" w:hAnsi="Times New Roman" w:eastAsia="Times New Roman" w:cs="Times New Roman"/>
        </w:rPr>
      </w:pPr>
      <w:r w:rsidRPr="4BB6D66E">
        <w:rPr>
          <w:rFonts w:ascii="Times New Roman" w:hAnsi="Times New Roman" w:eastAsia="Times New Roman" w:cs="Times New Roman"/>
        </w:rPr>
        <w:t xml:space="preserve">Operasi </w:t>
      </w:r>
      <w:r w:rsidRPr="5FA51434">
        <w:rPr>
          <w:rFonts w:ascii="Times New Roman" w:hAnsi="Times New Roman" w:eastAsia="Times New Roman" w:cs="Times New Roman"/>
        </w:rPr>
        <w:t>white top-hat</w:t>
      </w:r>
      <w:r w:rsidRPr="4BB6D66E">
        <w:rPr>
          <w:rFonts w:ascii="Times New Roman" w:hAnsi="Times New Roman" w:eastAsia="Times New Roman" w:cs="Times New Roman"/>
        </w:rPr>
        <w:t xml:space="preserve"> digunakan untuk menyoroti </w:t>
      </w:r>
      <w:r w:rsidRPr="5FA51434">
        <w:rPr>
          <w:rFonts w:ascii="Times New Roman" w:hAnsi="Times New Roman" w:eastAsia="Times New Roman" w:cs="Times New Roman"/>
        </w:rPr>
        <w:t>bagian terang kecil</w:t>
      </w:r>
      <w:r w:rsidRPr="4BB6D66E">
        <w:rPr>
          <w:rFonts w:ascii="Times New Roman" w:hAnsi="Times New Roman" w:eastAsia="Times New Roman" w:cs="Times New Roman"/>
        </w:rPr>
        <w:t xml:space="preserve"> pada citra yang ukurannya lebih kecil dari elemen struktur, dengan cara menghitung </w:t>
      </w:r>
      <w:r w:rsidRPr="5FA51434">
        <w:rPr>
          <w:rFonts w:ascii="Times New Roman" w:hAnsi="Times New Roman" w:eastAsia="Times New Roman" w:cs="Times New Roman"/>
        </w:rPr>
        <w:t>selisih antara citra asli dan hasil operasi opening</w:t>
      </w:r>
      <w:r w:rsidRPr="4BB6D66E">
        <w:rPr>
          <w:rFonts w:ascii="Times New Roman" w:hAnsi="Times New Roman" w:eastAsia="Times New Roman" w:cs="Times New Roman"/>
        </w:rPr>
        <w:t>.</w:t>
      </w:r>
      <w:r w:rsidR="6F784F7B">
        <w:br/>
      </w:r>
      <w:r w:rsidRPr="4BB6D66E">
        <w:rPr>
          <w:rFonts w:ascii="Times New Roman" w:hAnsi="Times New Roman" w:eastAsia="Times New Roman" w:cs="Times New Roman"/>
        </w:rPr>
        <w:t xml:space="preserve">Sedangkan </w:t>
      </w:r>
      <w:r w:rsidRPr="5FA51434">
        <w:rPr>
          <w:rFonts w:ascii="Times New Roman" w:hAnsi="Times New Roman" w:eastAsia="Times New Roman" w:cs="Times New Roman"/>
        </w:rPr>
        <w:t>black top-hat</w:t>
      </w:r>
      <w:r w:rsidRPr="4BB6D66E">
        <w:rPr>
          <w:rFonts w:ascii="Times New Roman" w:hAnsi="Times New Roman" w:eastAsia="Times New Roman" w:cs="Times New Roman"/>
        </w:rPr>
        <w:t xml:space="preserve"> digunakan untuk menyoroti </w:t>
      </w:r>
      <w:r w:rsidRPr="5FA51434">
        <w:rPr>
          <w:rFonts w:ascii="Times New Roman" w:hAnsi="Times New Roman" w:eastAsia="Times New Roman" w:cs="Times New Roman"/>
        </w:rPr>
        <w:t>bagian gelap kecil</w:t>
      </w:r>
      <w:r w:rsidRPr="4BB6D66E">
        <w:rPr>
          <w:rFonts w:ascii="Times New Roman" w:hAnsi="Times New Roman" w:eastAsia="Times New Roman" w:cs="Times New Roman"/>
        </w:rPr>
        <w:t xml:space="preserve"> dalam citra, yaitu </w:t>
      </w:r>
      <w:r w:rsidRPr="5FA51434">
        <w:rPr>
          <w:rFonts w:ascii="Times New Roman" w:hAnsi="Times New Roman" w:eastAsia="Times New Roman" w:cs="Times New Roman"/>
        </w:rPr>
        <w:t>selisih antara hasil closing dan citra asli</w:t>
      </w:r>
      <w:r w:rsidRPr="4BB6D66E">
        <w:rPr>
          <w:rFonts w:ascii="Times New Roman" w:hAnsi="Times New Roman" w:eastAsia="Times New Roman" w:cs="Times New Roman"/>
        </w:rPr>
        <w:t>.</w:t>
      </w:r>
      <w:r w:rsidR="6F784F7B">
        <w:br/>
      </w:r>
      <w:r w:rsidRPr="4BB6D66E">
        <w:rPr>
          <w:rFonts w:ascii="Times New Roman" w:hAnsi="Times New Roman" w:eastAsia="Times New Roman" w:cs="Times New Roman"/>
        </w:rPr>
        <w:t>Keduanya berguna untuk menonjolkan detail halus baik pada area terang maupun gelap.</w:t>
      </w:r>
    </w:p>
    <w:p w:rsidR="6F784F7B" w:rsidP="5EDB6BBC" w:rsidRDefault="4BB6D66E" w14:paraId="0FBA816C" w14:textId="3AC388F9">
      <w:pPr>
        <w:rPr>
          <w:rFonts w:ascii="Times New Roman" w:hAnsi="Times New Roman" w:eastAsia="Times New Roman" w:cs="Times New Roman"/>
        </w:rPr>
      </w:pPr>
      <w:r w:rsidRPr="4BB6D66E">
        <w:rPr>
          <w:rFonts w:ascii="Times New Roman" w:hAnsi="Times New Roman" w:eastAsia="Times New Roman" w:cs="Times New Roman"/>
        </w:rPr>
        <w:t xml:space="preserve">Contoh </w:t>
      </w:r>
      <w:r w:rsidRPr="3C222495" w:rsidR="3C222495">
        <w:rPr>
          <w:rFonts w:ascii="Times New Roman" w:hAnsi="Times New Roman" w:eastAsia="Times New Roman" w:cs="Times New Roman"/>
        </w:rPr>
        <w:t>Implementasi</w:t>
      </w:r>
    </w:p>
    <w:p w:rsidR="6F784F7B" w:rsidP="6A376C72" w:rsidRDefault="6A376C72" w14:paraId="341E6E51" w14:textId="24A9B6D3">
      <w:pPr>
        <w:shd w:val="clear" w:color="auto" w:fill="141D2B"/>
        <w:spacing w:after="0" w:line="285" w:lineRule="auto"/>
      </w:pPr>
      <w:r w:rsidRPr="6A376C72">
        <w:rPr>
          <w:rFonts w:ascii="Consolas" w:hAnsi="Consolas" w:eastAsia="Consolas" w:cs="Consolas"/>
          <w:color w:val="CF8DFB"/>
          <w:sz w:val="21"/>
          <w:szCs w:val="21"/>
        </w:rPr>
        <w:t>from</w:t>
      </w:r>
      <w:r w:rsidRPr="6A376C72">
        <w:rPr>
          <w:rFonts w:ascii="Consolas" w:hAnsi="Consolas" w:eastAsia="Consolas" w:cs="Consolas"/>
          <w:color w:val="A4B1CD"/>
          <w:sz w:val="21"/>
          <w:szCs w:val="21"/>
        </w:rPr>
        <w:t xml:space="preserve"> skimage</w:t>
      </w:r>
      <w:r w:rsidRPr="6A376C72">
        <w:rPr>
          <w:rFonts w:ascii="Consolas" w:hAnsi="Consolas" w:eastAsia="Consolas" w:cs="Consolas"/>
          <w:color w:val="5CECC6"/>
          <w:sz w:val="21"/>
          <w:szCs w:val="21"/>
        </w:rPr>
        <w:t>.</w:t>
      </w:r>
      <w:r w:rsidRPr="6A376C72">
        <w:rPr>
          <w:rFonts w:ascii="Consolas" w:hAnsi="Consolas" w:eastAsia="Consolas" w:cs="Consolas"/>
          <w:color w:val="A4B1CD"/>
          <w:sz w:val="21"/>
          <w:szCs w:val="21"/>
        </w:rPr>
        <w:t xml:space="preserve">morphology </w:t>
      </w:r>
      <w:r w:rsidRPr="6A376C72">
        <w:rPr>
          <w:rFonts w:ascii="Consolas" w:hAnsi="Consolas" w:eastAsia="Consolas" w:cs="Consolas"/>
          <w:color w:val="CF8DFB"/>
          <w:sz w:val="21"/>
          <w:szCs w:val="21"/>
        </w:rPr>
        <w:t>import</w:t>
      </w:r>
      <w:r w:rsidRPr="6A376C72">
        <w:rPr>
          <w:rFonts w:ascii="Consolas" w:hAnsi="Consolas" w:eastAsia="Consolas" w:cs="Consolas"/>
          <w:color w:val="A4B1CD"/>
          <w:sz w:val="21"/>
          <w:szCs w:val="21"/>
        </w:rPr>
        <w:t xml:space="preserve"> white_tophat</w:t>
      </w:r>
      <w:r w:rsidRPr="6A376C72">
        <w:rPr>
          <w:rFonts w:ascii="Consolas" w:hAnsi="Consolas" w:eastAsia="Consolas" w:cs="Consolas"/>
          <w:color w:val="5CECC6"/>
          <w:sz w:val="21"/>
          <w:szCs w:val="21"/>
        </w:rPr>
        <w:t>,</w:t>
      </w:r>
      <w:r w:rsidRPr="6A376C72">
        <w:rPr>
          <w:rFonts w:ascii="Consolas" w:hAnsi="Consolas" w:eastAsia="Consolas" w:cs="Consolas"/>
          <w:color w:val="A4B1CD"/>
          <w:sz w:val="21"/>
          <w:szCs w:val="21"/>
        </w:rPr>
        <w:t xml:space="preserve"> black_tophat</w:t>
      </w:r>
      <w:r w:rsidRPr="6A376C72">
        <w:rPr>
          <w:rFonts w:ascii="Consolas" w:hAnsi="Consolas" w:eastAsia="Consolas" w:cs="Consolas"/>
          <w:color w:val="5CECC6"/>
          <w:sz w:val="21"/>
          <w:szCs w:val="21"/>
        </w:rPr>
        <w:t>,</w:t>
      </w:r>
      <w:r w:rsidRPr="6A376C72">
        <w:rPr>
          <w:rFonts w:ascii="Consolas" w:hAnsi="Consolas" w:eastAsia="Consolas" w:cs="Consolas"/>
          <w:color w:val="A4B1CD"/>
          <w:sz w:val="21"/>
          <w:szCs w:val="21"/>
        </w:rPr>
        <w:t xml:space="preserve"> square</w:t>
      </w:r>
    </w:p>
    <w:p w:rsidR="6F784F7B" w:rsidP="6A376C72" w:rsidRDefault="6A376C72" w14:paraId="5C7D5859" w14:textId="1F418AD6">
      <w:pPr>
        <w:shd w:val="clear" w:color="auto" w:fill="141D2B"/>
        <w:spacing w:after="0" w:line="285" w:lineRule="auto"/>
      </w:pPr>
      <w:r w:rsidRPr="6A376C72">
        <w:rPr>
          <w:rFonts w:ascii="Consolas" w:hAnsi="Consolas" w:eastAsia="Consolas" w:cs="Consolas"/>
          <w:color w:val="CF8DFB"/>
          <w:sz w:val="21"/>
          <w:szCs w:val="21"/>
        </w:rPr>
        <w:t>from</w:t>
      </w:r>
      <w:r w:rsidRPr="6A376C72">
        <w:rPr>
          <w:rFonts w:ascii="Consolas" w:hAnsi="Consolas" w:eastAsia="Consolas" w:cs="Consolas"/>
          <w:color w:val="A4B1CD"/>
          <w:sz w:val="21"/>
          <w:szCs w:val="21"/>
        </w:rPr>
        <w:t xml:space="preserve"> scipy</w:t>
      </w:r>
      <w:r w:rsidRPr="6A376C72">
        <w:rPr>
          <w:rFonts w:ascii="Consolas" w:hAnsi="Consolas" w:eastAsia="Consolas" w:cs="Consolas"/>
          <w:color w:val="5CECC6"/>
          <w:sz w:val="21"/>
          <w:szCs w:val="21"/>
        </w:rPr>
        <w:t>.</w:t>
      </w:r>
      <w:r w:rsidRPr="6A376C72">
        <w:rPr>
          <w:rFonts w:ascii="Consolas" w:hAnsi="Consolas" w:eastAsia="Consolas" w:cs="Consolas"/>
          <w:color w:val="A4B1CD"/>
          <w:sz w:val="21"/>
          <w:szCs w:val="21"/>
        </w:rPr>
        <w:t>ndimage</w:t>
      </w:r>
      <w:r w:rsidRPr="6A376C72">
        <w:rPr>
          <w:rFonts w:ascii="Consolas" w:hAnsi="Consolas" w:eastAsia="Consolas" w:cs="Consolas"/>
          <w:color w:val="5CECC6"/>
          <w:sz w:val="21"/>
          <w:szCs w:val="21"/>
        </w:rPr>
        <w:t>.</w:t>
      </w:r>
      <w:r w:rsidRPr="6A376C72">
        <w:rPr>
          <w:rFonts w:ascii="Consolas" w:hAnsi="Consolas" w:eastAsia="Consolas" w:cs="Consolas"/>
          <w:color w:val="A4B1CD"/>
          <w:sz w:val="21"/>
          <w:szCs w:val="21"/>
        </w:rPr>
        <w:t xml:space="preserve">morphology </w:t>
      </w:r>
      <w:r w:rsidRPr="6A376C72">
        <w:rPr>
          <w:rFonts w:ascii="Consolas" w:hAnsi="Consolas" w:eastAsia="Consolas" w:cs="Consolas"/>
          <w:color w:val="CF8DFB"/>
          <w:sz w:val="21"/>
          <w:szCs w:val="21"/>
        </w:rPr>
        <w:t>import</w:t>
      </w:r>
      <w:r w:rsidRPr="6A376C72">
        <w:rPr>
          <w:rFonts w:ascii="Consolas" w:hAnsi="Consolas" w:eastAsia="Consolas" w:cs="Consolas"/>
          <w:color w:val="A4B1CD"/>
          <w:sz w:val="21"/>
          <w:szCs w:val="21"/>
        </w:rPr>
        <w:t xml:space="preserve"> binary_fill_holes</w:t>
      </w:r>
    </w:p>
    <w:p w:rsidR="6F784F7B" w:rsidP="6A376C72" w:rsidRDefault="6A376C72" w14:paraId="1B7BC51F" w14:textId="4771599C">
      <w:pPr>
        <w:shd w:val="clear" w:color="auto" w:fill="141D2B"/>
        <w:spacing w:after="0" w:line="285" w:lineRule="auto"/>
      </w:pPr>
      <w:r w:rsidRPr="6A376C72">
        <w:rPr>
          <w:rFonts w:ascii="Consolas" w:hAnsi="Consolas" w:eastAsia="Consolas" w:cs="Consolas"/>
          <w:color w:val="CF8DFB"/>
          <w:sz w:val="21"/>
          <w:szCs w:val="21"/>
        </w:rPr>
        <w:t>from</w:t>
      </w:r>
      <w:r w:rsidRPr="6A376C72">
        <w:rPr>
          <w:rFonts w:ascii="Consolas" w:hAnsi="Consolas" w:eastAsia="Consolas" w:cs="Consolas"/>
          <w:color w:val="A4B1CD"/>
          <w:sz w:val="21"/>
          <w:szCs w:val="21"/>
        </w:rPr>
        <w:t xml:space="preserve"> skimage</w:t>
      </w:r>
      <w:r w:rsidRPr="6A376C72">
        <w:rPr>
          <w:rFonts w:ascii="Consolas" w:hAnsi="Consolas" w:eastAsia="Consolas" w:cs="Consolas"/>
          <w:color w:val="5CECC6"/>
          <w:sz w:val="21"/>
          <w:szCs w:val="21"/>
        </w:rPr>
        <w:t>.</w:t>
      </w:r>
      <w:r w:rsidRPr="6A376C72">
        <w:rPr>
          <w:rFonts w:ascii="Consolas" w:hAnsi="Consolas" w:eastAsia="Consolas" w:cs="Consolas"/>
          <w:color w:val="A4B1CD"/>
          <w:sz w:val="21"/>
          <w:szCs w:val="21"/>
        </w:rPr>
        <w:t xml:space="preserve">io </w:t>
      </w:r>
      <w:r w:rsidRPr="6A376C72">
        <w:rPr>
          <w:rFonts w:ascii="Consolas" w:hAnsi="Consolas" w:eastAsia="Consolas" w:cs="Consolas"/>
          <w:color w:val="CF8DFB"/>
          <w:sz w:val="21"/>
          <w:szCs w:val="21"/>
        </w:rPr>
        <w:t>import</w:t>
      </w:r>
      <w:r w:rsidRPr="6A376C72">
        <w:rPr>
          <w:rFonts w:ascii="Consolas" w:hAnsi="Consolas" w:eastAsia="Consolas" w:cs="Consolas"/>
          <w:color w:val="A4B1CD"/>
          <w:sz w:val="21"/>
          <w:szCs w:val="21"/>
        </w:rPr>
        <w:t xml:space="preserve"> imread</w:t>
      </w:r>
    </w:p>
    <w:p w:rsidR="6F784F7B" w:rsidP="6A376C72" w:rsidRDefault="6A376C72" w14:paraId="71D4053A" w14:textId="738626A3">
      <w:pPr>
        <w:shd w:val="clear" w:color="auto" w:fill="141D2B"/>
        <w:spacing w:after="0" w:line="285" w:lineRule="auto"/>
      </w:pPr>
      <w:r w:rsidRPr="6A376C72">
        <w:rPr>
          <w:rFonts w:ascii="Consolas" w:hAnsi="Consolas" w:eastAsia="Consolas" w:cs="Consolas"/>
          <w:color w:val="CF8DFB"/>
          <w:sz w:val="21"/>
          <w:szCs w:val="21"/>
        </w:rPr>
        <w:t>import</w:t>
      </w:r>
      <w:r w:rsidRPr="6A376C72">
        <w:rPr>
          <w:rFonts w:ascii="Consolas" w:hAnsi="Consolas" w:eastAsia="Consolas" w:cs="Consolas"/>
          <w:color w:val="A4B1CD"/>
          <w:sz w:val="21"/>
          <w:szCs w:val="21"/>
        </w:rPr>
        <w:t xml:space="preserve"> matplotlib</w:t>
      </w:r>
      <w:r w:rsidRPr="6A376C72">
        <w:rPr>
          <w:rFonts w:ascii="Consolas" w:hAnsi="Consolas" w:eastAsia="Consolas" w:cs="Consolas"/>
          <w:color w:val="5CECC6"/>
          <w:sz w:val="21"/>
          <w:szCs w:val="21"/>
        </w:rPr>
        <w:t>.</w:t>
      </w:r>
      <w:r w:rsidRPr="6A376C72">
        <w:rPr>
          <w:rFonts w:ascii="Consolas" w:hAnsi="Consolas" w:eastAsia="Consolas" w:cs="Consolas"/>
          <w:color w:val="A4B1CD"/>
          <w:sz w:val="21"/>
          <w:szCs w:val="21"/>
        </w:rPr>
        <w:t xml:space="preserve">pylab </w:t>
      </w:r>
      <w:r w:rsidRPr="6A376C72">
        <w:rPr>
          <w:rFonts w:ascii="Consolas" w:hAnsi="Consolas" w:eastAsia="Consolas" w:cs="Consolas"/>
          <w:color w:val="CF8DFB"/>
          <w:sz w:val="21"/>
          <w:szCs w:val="21"/>
        </w:rPr>
        <w:t>as</w:t>
      </w:r>
      <w:r w:rsidRPr="6A376C72">
        <w:rPr>
          <w:rFonts w:ascii="Consolas" w:hAnsi="Consolas" w:eastAsia="Consolas" w:cs="Consolas"/>
          <w:color w:val="A4B1CD"/>
          <w:sz w:val="21"/>
          <w:szCs w:val="21"/>
        </w:rPr>
        <w:t xml:space="preserve"> pylab</w:t>
      </w:r>
    </w:p>
    <w:p w:rsidR="6F784F7B" w:rsidP="6A376C72" w:rsidRDefault="6A376C72" w14:paraId="2FD3E59B" w14:textId="7704EB7C">
      <w:pPr>
        <w:shd w:val="clear" w:color="auto" w:fill="141D2B"/>
        <w:spacing w:after="0" w:line="285" w:lineRule="auto"/>
      </w:pPr>
      <w:r w:rsidRPr="6A376C72">
        <w:rPr>
          <w:rFonts w:ascii="Consolas" w:hAnsi="Consolas" w:eastAsia="Consolas" w:cs="Consolas"/>
          <w:color w:val="CF8DFB"/>
          <w:sz w:val="21"/>
          <w:szCs w:val="21"/>
        </w:rPr>
        <w:t>import</w:t>
      </w:r>
      <w:r w:rsidRPr="6A376C72">
        <w:rPr>
          <w:rFonts w:ascii="Consolas" w:hAnsi="Consolas" w:eastAsia="Consolas" w:cs="Consolas"/>
          <w:color w:val="A4B1CD"/>
          <w:sz w:val="21"/>
          <w:szCs w:val="21"/>
        </w:rPr>
        <w:t xml:space="preserve"> numpy </w:t>
      </w:r>
      <w:r w:rsidRPr="6A376C72">
        <w:rPr>
          <w:rFonts w:ascii="Consolas" w:hAnsi="Consolas" w:eastAsia="Consolas" w:cs="Consolas"/>
          <w:color w:val="CF8DFB"/>
          <w:sz w:val="21"/>
          <w:szCs w:val="21"/>
        </w:rPr>
        <w:t>as</w:t>
      </w:r>
      <w:r w:rsidRPr="6A376C72">
        <w:rPr>
          <w:rFonts w:ascii="Consolas" w:hAnsi="Consolas" w:eastAsia="Consolas" w:cs="Consolas"/>
          <w:color w:val="A4B1CD"/>
          <w:sz w:val="21"/>
          <w:szCs w:val="21"/>
        </w:rPr>
        <w:t xml:space="preserve"> np</w:t>
      </w:r>
    </w:p>
    <w:p w:rsidR="6F784F7B" w:rsidP="6A376C72" w:rsidRDefault="6F784F7B" w14:paraId="7F585F20" w14:textId="6FB8BACF">
      <w:pPr>
        <w:shd w:val="clear" w:color="auto" w:fill="141D2B"/>
        <w:spacing w:after="0" w:line="285" w:lineRule="auto"/>
      </w:pPr>
    </w:p>
    <w:p w:rsidR="6F784F7B" w:rsidP="6A376C72" w:rsidRDefault="6A376C72" w14:paraId="315D5E1A" w14:textId="5BEDB161">
      <w:pPr>
        <w:shd w:val="clear" w:color="auto" w:fill="141D2B"/>
        <w:spacing w:after="0" w:line="285" w:lineRule="auto"/>
      </w:pPr>
      <w:r w:rsidRPr="6A376C72">
        <w:rPr>
          <w:rFonts w:ascii="Consolas" w:hAnsi="Consolas" w:eastAsia="Consolas" w:cs="Consolas"/>
          <w:color w:val="FF8484"/>
          <w:sz w:val="21"/>
          <w:szCs w:val="21"/>
        </w:rPr>
        <w:t>def</w:t>
      </w:r>
      <w:r w:rsidRPr="6A376C72">
        <w:rPr>
          <w:rFonts w:ascii="Consolas" w:hAnsi="Consolas" w:eastAsia="Consolas" w:cs="Consolas"/>
          <w:color w:val="A4B1CD"/>
          <w:sz w:val="21"/>
          <w:szCs w:val="21"/>
        </w:rPr>
        <w:t xml:space="preserve"> </w:t>
      </w:r>
      <w:r w:rsidRPr="6A376C72">
        <w:rPr>
          <w:rFonts w:ascii="Consolas" w:hAnsi="Consolas" w:eastAsia="Consolas" w:cs="Consolas"/>
          <w:color w:val="FFCC5C"/>
          <w:sz w:val="21"/>
          <w:szCs w:val="21"/>
        </w:rPr>
        <w:t>plot_image</w:t>
      </w:r>
      <w:r w:rsidRPr="6A376C72">
        <w:rPr>
          <w:rFonts w:ascii="Consolas" w:hAnsi="Consolas" w:eastAsia="Consolas" w:cs="Consolas"/>
          <w:color w:val="5CECC6"/>
          <w:sz w:val="21"/>
          <w:szCs w:val="21"/>
        </w:rPr>
        <w:t>(</w:t>
      </w:r>
      <w:r w:rsidRPr="6A376C72">
        <w:rPr>
          <w:rFonts w:ascii="Consolas" w:hAnsi="Consolas" w:eastAsia="Consolas" w:cs="Consolas"/>
          <w:color w:val="5CB2FF"/>
          <w:sz w:val="21"/>
          <w:szCs w:val="21"/>
        </w:rPr>
        <w:t>im</w:t>
      </w:r>
      <w:r w:rsidRPr="6A376C72">
        <w:rPr>
          <w:rFonts w:ascii="Consolas" w:hAnsi="Consolas" w:eastAsia="Consolas" w:cs="Consolas"/>
          <w:color w:val="5CECC6"/>
          <w:sz w:val="21"/>
          <w:szCs w:val="21"/>
        </w:rPr>
        <w:t>,</w:t>
      </w:r>
      <w:r w:rsidRPr="6A376C72">
        <w:rPr>
          <w:rFonts w:ascii="Consolas" w:hAnsi="Consolas" w:eastAsia="Consolas" w:cs="Consolas"/>
          <w:color w:val="A4B1CD"/>
          <w:sz w:val="21"/>
          <w:szCs w:val="21"/>
        </w:rPr>
        <w:t xml:space="preserve"> </w:t>
      </w:r>
      <w:r w:rsidRPr="6A376C72">
        <w:rPr>
          <w:rFonts w:ascii="Consolas" w:hAnsi="Consolas" w:eastAsia="Consolas" w:cs="Consolas"/>
          <w:color w:val="5CB2FF"/>
          <w:sz w:val="21"/>
          <w:szCs w:val="21"/>
        </w:rPr>
        <w:t>title</w:t>
      </w:r>
      <w:r w:rsidRPr="6A376C72">
        <w:rPr>
          <w:rFonts w:ascii="Consolas" w:hAnsi="Consolas" w:eastAsia="Consolas" w:cs="Consolas"/>
          <w:color w:val="5CECC6"/>
          <w:sz w:val="21"/>
          <w:szCs w:val="21"/>
        </w:rPr>
        <w:t>):</w:t>
      </w:r>
    </w:p>
    <w:p w:rsidR="6F784F7B" w:rsidP="6A376C72" w:rsidRDefault="6A376C72" w14:paraId="5DD1C96D" w14:textId="11EDB868">
      <w:pPr>
        <w:shd w:val="clear" w:color="auto" w:fill="141D2B"/>
        <w:spacing w:after="0" w:line="285" w:lineRule="auto"/>
      </w:pPr>
      <w:r w:rsidRPr="6A376C72">
        <w:rPr>
          <w:rFonts w:ascii="Consolas" w:hAnsi="Consolas" w:eastAsia="Consolas" w:cs="Consolas"/>
          <w:color w:val="A4B1CD"/>
          <w:sz w:val="21"/>
          <w:szCs w:val="21"/>
        </w:rPr>
        <w:t xml:space="preserve">    pylab</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imshow</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im</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 xml:space="preserve"> </w:t>
      </w:r>
      <w:r w:rsidRPr="6A376C72">
        <w:rPr>
          <w:rFonts w:ascii="Consolas" w:hAnsi="Consolas" w:eastAsia="Consolas" w:cs="Consolas"/>
          <w:color w:val="5CB2FF"/>
          <w:sz w:val="21"/>
          <w:szCs w:val="21"/>
        </w:rPr>
        <w:t>cmap</w:t>
      </w:r>
      <w:r w:rsidRPr="6A376C72">
        <w:rPr>
          <w:rFonts w:ascii="Consolas" w:hAnsi="Consolas" w:eastAsia="Consolas" w:cs="Consolas"/>
          <w:color w:val="FF8484"/>
          <w:sz w:val="21"/>
          <w:szCs w:val="21"/>
        </w:rPr>
        <w:t>=</w:t>
      </w:r>
      <w:r w:rsidRPr="6A376C72">
        <w:rPr>
          <w:rFonts w:ascii="Consolas" w:hAnsi="Consolas" w:eastAsia="Consolas" w:cs="Consolas"/>
          <w:color w:val="5CECC6"/>
          <w:sz w:val="21"/>
          <w:szCs w:val="21"/>
        </w:rPr>
        <w:t>'</w:t>
      </w:r>
      <w:r w:rsidRPr="6A376C72">
        <w:rPr>
          <w:rFonts w:ascii="Consolas" w:hAnsi="Consolas" w:eastAsia="Consolas" w:cs="Consolas"/>
          <w:color w:val="C5F467"/>
          <w:sz w:val="21"/>
          <w:szCs w:val="21"/>
        </w:rPr>
        <w:t>gray</w:t>
      </w:r>
      <w:r w:rsidRPr="6A376C72">
        <w:rPr>
          <w:rFonts w:ascii="Consolas" w:hAnsi="Consolas" w:eastAsia="Consolas" w:cs="Consolas"/>
          <w:color w:val="5CECC6"/>
          <w:sz w:val="21"/>
          <w:szCs w:val="21"/>
        </w:rPr>
        <w:t>')</w:t>
      </w:r>
    </w:p>
    <w:p w:rsidR="6F784F7B" w:rsidP="6A376C72" w:rsidRDefault="6A376C72" w14:paraId="73F6B50C" w14:textId="673C39D2">
      <w:pPr>
        <w:shd w:val="clear" w:color="auto" w:fill="141D2B"/>
        <w:spacing w:after="0" w:line="285" w:lineRule="auto"/>
      </w:pPr>
      <w:r w:rsidRPr="6A376C72">
        <w:rPr>
          <w:rFonts w:ascii="Consolas" w:hAnsi="Consolas" w:eastAsia="Consolas" w:cs="Consolas"/>
          <w:color w:val="A4B1CD"/>
          <w:sz w:val="21"/>
          <w:szCs w:val="21"/>
        </w:rPr>
        <w:t xml:space="preserve">    pylab</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title</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title</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 xml:space="preserve"> </w:t>
      </w:r>
      <w:r w:rsidRPr="6A376C72">
        <w:rPr>
          <w:rFonts w:ascii="Consolas" w:hAnsi="Consolas" w:eastAsia="Consolas" w:cs="Consolas"/>
          <w:color w:val="5CB2FF"/>
          <w:sz w:val="21"/>
          <w:szCs w:val="21"/>
        </w:rPr>
        <w:t>size</w:t>
      </w:r>
      <w:r w:rsidRPr="6A376C72">
        <w:rPr>
          <w:rFonts w:ascii="Consolas" w:hAnsi="Consolas" w:eastAsia="Consolas" w:cs="Consolas"/>
          <w:color w:val="FF8484"/>
          <w:sz w:val="21"/>
          <w:szCs w:val="21"/>
        </w:rPr>
        <w:t>=</w:t>
      </w:r>
      <w:r w:rsidRPr="6A376C72">
        <w:rPr>
          <w:rFonts w:ascii="Consolas" w:hAnsi="Consolas" w:eastAsia="Consolas" w:cs="Consolas"/>
          <w:color w:val="5CB2FF"/>
          <w:sz w:val="21"/>
          <w:szCs w:val="21"/>
        </w:rPr>
        <w:t>15</w:t>
      </w:r>
      <w:r w:rsidRPr="6A376C72">
        <w:rPr>
          <w:rFonts w:ascii="Consolas" w:hAnsi="Consolas" w:eastAsia="Consolas" w:cs="Consolas"/>
          <w:color w:val="5CECC6"/>
          <w:sz w:val="21"/>
          <w:szCs w:val="21"/>
        </w:rPr>
        <w:t>)</w:t>
      </w:r>
    </w:p>
    <w:p w:rsidR="6F784F7B" w:rsidP="6A376C72" w:rsidRDefault="6A376C72" w14:paraId="602416BC" w14:textId="6F9AA549">
      <w:pPr>
        <w:shd w:val="clear" w:color="auto" w:fill="141D2B"/>
        <w:spacing w:after="0" w:line="285" w:lineRule="auto"/>
      </w:pPr>
      <w:r w:rsidRPr="6A376C72">
        <w:rPr>
          <w:rFonts w:ascii="Consolas" w:hAnsi="Consolas" w:eastAsia="Consolas" w:cs="Consolas"/>
          <w:color w:val="A4B1CD"/>
          <w:sz w:val="21"/>
          <w:szCs w:val="21"/>
        </w:rPr>
        <w:t xml:space="preserve">    pylab</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axis</w:t>
      </w:r>
      <w:r w:rsidRPr="6A376C72">
        <w:rPr>
          <w:rFonts w:ascii="Consolas" w:hAnsi="Consolas" w:eastAsia="Consolas" w:cs="Consolas"/>
          <w:color w:val="5CECC6"/>
          <w:sz w:val="21"/>
          <w:szCs w:val="21"/>
        </w:rPr>
        <w:t>('</w:t>
      </w:r>
      <w:r w:rsidRPr="6A376C72">
        <w:rPr>
          <w:rFonts w:ascii="Consolas" w:hAnsi="Consolas" w:eastAsia="Consolas" w:cs="Consolas"/>
          <w:color w:val="C5F467"/>
          <w:sz w:val="21"/>
          <w:szCs w:val="21"/>
        </w:rPr>
        <w:t>off</w:t>
      </w:r>
      <w:r w:rsidRPr="6A376C72">
        <w:rPr>
          <w:rFonts w:ascii="Consolas" w:hAnsi="Consolas" w:eastAsia="Consolas" w:cs="Consolas"/>
          <w:color w:val="5CECC6"/>
          <w:sz w:val="21"/>
          <w:szCs w:val="21"/>
        </w:rPr>
        <w:t>')</w:t>
      </w:r>
    </w:p>
    <w:p w:rsidR="6F784F7B" w:rsidP="6A376C72" w:rsidRDefault="6F784F7B" w14:paraId="2AEC8788" w14:textId="3A4BC0FF">
      <w:pPr>
        <w:shd w:val="clear" w:color="auto" w:fill="141D2B"/>
        <w:spacing w:after="0" w:line="285" w:lineRule="auto"/>
      </w:pPr>
    </w:p>
    <w:p w:rsidR="6F784F7B" w:rsidP="6A376C72" w:rsidRDefault="6A376C72" w14:paraId="32925033" w14:textId="01BF9BF7">
      <w:pPr>
        <w:shd w:val="clear" w:color="auto" w:fill="141D2B"/>
        <w:spacing w:after="0" w:line="285" w:lineRule="auto"/>
      </w:pPr>
      <w:r w:rsidRPr="6A376C72">
        <w:rPr>
          <w:rFonts w:ascii="Consolas" w:hAnsi="Consolas" w:eastAsia="Consolas" w:cs="Consolas"/>
          <w:i/>
          <w:iCs/>
          <w:color w:val="D7E4FF"/>
          <w:sz w:val="21"/>
          <w:szCs w:val="21"/>
        </w:rPr>
        <w:t># Membaca gambar dan membuat citra biner</w:t>
      </w:r>
    </w:p>
    <w:p w:rsidR="6F784F7B" w:rsidP="6A376C72" w:rsidRDefault="6A376C72" w14:paraId="28A72C64" w14:textId="5CCFE626">
      <w:pPr>
        <w:shd w:val="clear" w:color="auto" w:fill="141D2B"/>
        <w:spacing w:after="0" w:line="285" w:lineRule="auto"/>
      </w:pPr>
      <w:r w:rsidRPr="6A376C72">
        <w:rPr>
          <w:rFonts w:ascii="Consolas" w:hAnsi="Consolas" w:eastAsia="Consolas" w:cs="Consolas"/>
          <w:color w:val="A4B1CD"/>
          <w:sz w:val="21"/>
          <w:szCs w:val="21"/>
        </w:rPr>
        <w:t xml:space="preserve">im </w:t>
      </w:r>
      <w:r w:rsidRPr="6A376C72">
        <w:rPr>
          <w:rFonts w:ascii="Consolas" w:hAnsi="Consolas" w:eastAsia="Consolas" w:cs="Consolas"/>
          <w:color w:val="FF8484"/>
          <w:sz w:val="21"/>
          <w:szCs w:val="21"/>
        </w:rPr>
        <w:t>=</w:t>
      </w:r>
      <w:r w:rsidRPr="6A376C72">
        <w:rPr>
          <w:rFonts w:ascii="Consolas" w:hAnsi="Consolas" w:eastAsia="Consolas" w:cs="Consolas"/>
          <w:color w:val="A4B1CD"/>
          <w:sz w:val="21"/>
          <w:szCs w:val="21"/>
        </w:rPr>
        <w:t xml:space="preserve"> </w:t>
      </w:r>
      <w:r w:rsidRPr="6A376C72">
        <w:rPr>
          <w:rFonts w:ascii="Consolas" w:hAnsi="Consolas" w:eastAsia="Consolas" w:cs="Consolas"/>
          <w:color w:val="FFCC5C"/>
          <w:sz w:val="21"/>
          <w:szCs w:val="21"/>
        </w:rPr>
        <w:t>imread</w:t>
      </w:r>
      <w:r w:rsidRPr="6A376C72">
        <w:rPr>
          <w:rFonts w:ascii="Consolas" w:hAnsi="Consolas" w:eastAsia="Consolas" w:cs="Consolas"/>
          <w:color w:val="5CECC6"/>
          <w:sz w:val="21"/>
          <w:szCs w:val="21"/>
        </w:rPr>
        <w:t>('</w:t>
      </w:r>
      <w:r w:rsidRPr="6A376C72">
        <w:rPr>
          <w:rFonts w:ascii="Consolas" w:hAnsi="Consolas" w:eastAsia="Consolas" w:cs="Consolas"/>
          <w:color w:val="C5F467"/>
          <w:sz w:val="21"/>
          <w:szCs w:val="21"/>
        </w:rPr>
        <w:t>../images/tagore.png</w:t>
      </w:r>
      <w:r w:rsidRPr="6A376C72">
        <w:rPr>
          <w:rFonts w:ascii="Consolas" w:hAnsi="Consolas" w:eastAsia="Consolas" w:cs="Consolas"/>
          <w:color w:val="5CECC6"/>
          <w:sz w:val="21"/>
          <w:szCs w:val="21"/>
        </w:rPr>
        <w:t>')[</w:t>
      </w:r>
      <w:r w:rsidRPr="6A376C72">
        <w:rPr>
          <w:rFonts w:ascii="Consolas" w:hAnsi="Consolas" w:eastAsia="Consolas" w:cs="Consolas"/>
          <w:color w:val="A4B1CD"/>
          <w:sz w:val="21"/>
          <w:szCs w:val="21"/>
        </w:rPr>
        <w:t>...</w:t>
      </w:r>
      <w:r w:rsidRPr="6A376C72">
        <w:rPr>
          <w:rFonts w:ascii="Consolas" w:hAnsi="Consolas" w:eastAsia="Consolas" w:cs="Consolas"/>
          <w:color w:val="5CECC6"/>
          <w:sz w:val="21"/>
          <w:szCs w:val="21"/>
        </w:rPr>
        <w:t>,</w:t>
      </w:r>
      <w:r w:rsidRPr="6A376C72">
        <w:rPr>
          <w:rFonts w:ascii="Consolas" w:hAnsi="Consolas" w:eastAsia="Consolas" w:cs="Consolas"/>
          <w:color w:val="A4B1CD"/>
          <w:sz w:val="21"/>
          <w:szCs w:val="21"/>
        </w:rPr>
        <w:t xml:space="preserve"> </w:t>
      </w:r>
      <w:r w:rsidRPr="6A376C72">
        <w:rPr>
          <w:rFonts w:ascii="Consolas" w:hAnsi="Consolas" w:eastAsia="Consolas" w:cs="Consolas"/>
          <w:color w:val="5CB2FF"/>
          <w:sz w:val="21"/>
          <w:szCs w:val="21"/>
        </w:rPr>
        <w:t>3</w:t>
      </w:r>
      <w:r w:rsidRPr="6A376C72">
        <w:rPr>
          <w:rFonts w:ascii="Consolas" w:hAnsi="Consolas" w:eastAsia="Consolas" w:cs="Consolas"/>
          <w:color w:val="5CECC6"/>
          <w:sz w:val="21"/>
          <w:szCs w:val="21"/>
        </w:rPr>
        <w:t>]</w:t>
      </w:r>
    </w:p>
    <w:p w:rsidR="6F784F7B" w:rsidP="6A376C72" w:rsidRDefault="6A376C72" w14:paraId="41306F94" w14:textId="2104BBE6">
      <w:pPr>
        <w:shd w:val="clear" w:color="auto" w:fill="141D2B"/>
        <w:spacing w:after="0" w:line="285" w:lineRule="auto"/>
      </w:pPr>
      <w:r w:rsidRPr="6A376C72">
        <w:rPr>
          <w:rFonts w:ascii="Consolas" w:hAnsi="Consolas" w:eastAsia="Consolas" w:cs="Consolas"/>
          <w:color w:val="A4B1CD"/>
          <w:sz w:val="21"/>
          <w:szCs w:val="21"/>
        </w:rPr>
        <w:t>im</w:t>
      </w:r>
      <w:r w:rsidRPr="6A376C72">
        <w:rPr>
          <w:rFonts w:ascii="Consolas" w:hAnsi="Consolas" w:eastAsia="Consolas" w:cs="Consolas"/>
          <w:color w:val="5CECC6"/>
          <w:sz w:val="21"/>
          <w:szCs w:val="21"/>
        </w:rPr>
        <w:t>[</w:t>
      </w:r>
      <w:r w:rsidRPr="6A376C72">
        <w:rPr>
          <w:rFonts w:ascii="Consolas" w:hAnsi="Consolas" w:eastAsia="Consolas" w:cs="Consolas"/>
          <w:color w:val="A4B1CD"/>
          <w:sz w:val="21"/>
          <w:szCs w:val="21"/>
        </w:rPr>
        <w:t xml:space="preserve">im </w:t>
      </w:r>
      <w:r w:rsidRPr="6A376C72">
        <w:rPr>
          <w:rFonts w:ascii="Consolas" w:hAnsi="Consolas" w:eastAsia="Consolas" w:cs="Consolas"/>
          <w:color w:val="FF8484"/>
          <w:sz w:val="21"/>
          <w:szCs w:val="21"/>
        </w:rPr>
        <w:t>&lt;=</w:t>
      </w:r>
      <w:r w:rsidRPr="6A376C72">
        <w:rPr>
          <w:rFonts w:ascii="Consolas" w:hAnsi="Consolas" w:eastAsia="Consolas" w:cs="Consolas"/>
          <w:color w:val="A4B1CD"/>
          <w:sz w:val="21"/>
          <w:szCs w:val="21"/>
        </w:rPr>
        <w:t xml:space="preserve"> </w:t>
      </w:r>
      <w:r w:rsidRPr="6A376C72">
        <w:rPr>
          <w:rFonts w:ascii="Consolas" w:hAnsi="Consolas" w:eastAsia="Consolas" w:cs="Consolas"/>
          <w:color w:val="5CB2FF"/>
          <w:sz w:val="21"/>
          <w:szCs w:val="21"/>
        </w:rPr>
        <w:t>0.5</w:t>
      </w:r>
      <w:r w:rsidRPr="6A376C72">
        <w:rPr>
          <w:rFonts w:ascii="Consolas" w:hAnsi="Consolas" w:eastAsia="Consolas" w:cs="Consolas"/>
          <w:color w:val="5CECC6"/>
          <w:sz w:val="21"/>
          <w:szCs w:val="21"/>
        </w:rPr>
        <w:t>]</w:t>
      </w:r>
      <w:r w:rsidRPr="6A376C72">
        <w:rPr>
          <w:rFonts w:ascii="Consolas" w:hAnsi="Consolas" w:eastAsia="Consolas" w:cs="Consolas"/>
          <w:color w:val="A4B1CD"/>
          <w:sz w:val="21"/>
          <w:szCs w:val="21"/>
        </w:rPr>
        <w:t xml:space="preserve"> </w:t>
      </w:r>
      <w:r w:rsidRPr="6A376C72">
        <w:rPr>
          <w:rFonts w:ascii="Consolas" w:hAnsi="Consolas" w:eastAsia="Consolas" w:cs="Consolas"/>
          <w:color w:val="FF8484"/>
          <w:sz w:val="21"/>
          <w:szCs w:val="21"/>
        </w:rPr>
        <w:t>=</w:t>
      </w:r>
      <w:r w:rsidRPr="6A376C72">
        <w:rPr>
          <w:rFonts w:ascii="Consolas" w:hAnsi="Consolas" w:eastAsia="Consolas" w:cs="Consolas"/>
          <w:color w:val="A4B1CD"/>
          <w:sz w:val="21"/>
          <w:szCs w:val="21"/>
        </w:rPr>
        <w:t xml:space="preserve"> </w:t>
      </w:r>
      <w:r w:rsidRPr="6A376C72">
        <w:rPr>
          <w:rFonts w:ascii="Consolas" w:hAnsi="Consolas" w:eastAsia="Consolas" w:cs="Consolas"/>
          <w:color w:val="5CB2FF"/>
          <w:sz w:val="21"/>
          <w:szCs w:val="21"/>
        </w:rPr>
        <w:t>0</w:t>
      </w:r>
    </w:p>
    <w:p w:rsidR="6F784F7B" w:rsidP="6A376C72" w:rsidRDefault="6A376C72" w14:paraId="45F19F19" w14:textId="48647C7A">
      <w:pPr>
        <w:shd w:val="clear" w:color="auto" w:fill="141D2B"/>
        <w:spacing w:after="0" w:line="285" w:lineRule="auto"/>
      </w:pPr>
      <w:r w:rsidRPr="6A376C72">
        <w:rPr>
          <w:rFonts w:ascii="Consolas" w:hAnsi="Consolas" w:eastAsia="Consolas" w:cs="Consolas"/>
          <w:color w:val="A4B1CD"/>
          <w:sz w:val="21"/>
          <w:szCs w:val="21"/>
        </w:rPr>
        <w:t>im</w:t>
      </w:r>
      <w:r w:rsidRPr="6A376C72">
        <w:rPr>
          <w:rFonts w:ascii="Consolas" w:hAnsi="Consolas" w:eastAsia="Consolas" w:cs="Consolas"/>
          <w:color w:val="5CECC6"/>
          <w:sz w:val="21"/>
          <w:szCs w:val="21"/>
        </w:rPr>
        <w:t>[</w:t>
      </w:r>
      <w:r w:rsidRPr="6A376C72">
        <w:rPr>
          <w:rFonts w:ascii="Consolas" w:hAnsi="Consolas" w:eastAsia="Consolas" w:cs="Consolas"/>
          <w:color w:val="A4B1CD"/>
          <w:sz w:val="21"/>
          <w:szCs w:val="21"/>
        </w:rPr>
        <w:t xml:space="preserve">im </w:t>
      </w:r>
      <w:r w:rsidRPr="6A376C72">
        <w:rPr>
          <w:rFonts w:ascii="Consolas" w:hAnsi="Consolas" w:eastAsia="Consolas" w:cs="Consolas"/>
          <w:color w:val="FF8484"/>
          <w:sz w:val="21"/>
          <w:szCs w:val="21"/>
        </w:rPr>
        <w:t>&gt;</w:t>
      </w:r>
      <w:r w:rsidRPr="6A376C72">
        <w:rPr>
          <w:rFonts w:ascii="Consolas" w:hAnsi="Consolas" w:eastAsia="Consolas" w:cs="Consolas"/>
          <w:color w:val="A4B1CD"/>
          <w:sz w:val="21"/>
          <w:szCs w:val="21"/>
        </w:rPr>
        <w:t xml:space="preserve"> </w:t>
      </w:r>
      <w:r w:rsidRPr="6A376C72">
        <w:rPr>
          <w:rFonts w:ascii="Consolas" w:hAnsi="Consolas" w:eastAsia="Consolas" w:cs="Consolas"/>
          <w:color w:val="5CB2FF"/>
          <w:sz w:val="21"/>
          <w:szCs w:val="21"/>
        </w:rPr>
        <w:t>0.5</w:t>
      </w:r>
      <w:r w:rsidRPr="6A376C72">
        <w:rPr>
          <w:rFonts w:ascii="Consolas" w:hAnsi="Consolas" w:eastAsia="Consolas" w:cs="Consolas"/>
          <w:color w:val="5CECC6"/>
          <w:sz w:val="21"/>
          <w:szCs w:val="21"/>
        </w:rPr>
        <w:t>]</w:t>
      </w:r>
      <w:r w:rsidRPr="6A376C72">
        <w:rPr>
          <w:rFonts w:ascii="Consolas" w:hAnsi="Consolas" w:eastAsia="Consolas" w:cs="Consolas"/>
          <w:color w:val="A4B1CD"/>
          <w:sz w:val="21"/>
          <w:szCs w:val="21"/>
        </w:rPr>
        <w:t xml:space="preserve"> </w:t>
      </w:r>
      <w:r w:rsidRPr="6A376C72">
        <w:rPr>
          <w:rFonts w:ascii="Consolas" w:hAnsi="Consolas" w:eastAsia="Consolas" w:cs="Consolas"/>
          <w:color w:val="FF8484"/>
          <w:sz w:val="21"/>
          <w:szCs w:val="21"/>
        </w:rPr>
        <w:t>=</w:t>
      </w:r>
      <w:r w:rsidRPr="6A376C72">
        <w:rPr>
          <w:rFonts w:ascii="Consolas" w:hAnsi="Consolas" w:eastAsia="Consolas" w:cs="Consolas"/>
          <w:color w:val="A4B1CD"/>
          <w:sz w:val="21"/>
          <w:szCs w:val="21"/>
        </w:rPr>
        <w:t xml:space="preserve"> </w:t>
      </w:r>
      <w:r w:rsidRPr="6A376C72">
        <w:rPr>
          <w:rFonts w:ascii="Consolas" w:hAnsi="Consolas" w:eastAsia="Consolas" w:cs="Consolas"/>
          <w:color w:val="5CB2FF"/>
          <w:sz w:val="21"/>
          <w:szCs w:val="21"/>
        </w:rPr>
        <w:t>1</w:t>
      </w:r>
    </w:p>
    <w:p w:rsidR="6F784F7B" w:rsidP="6A376C72" w:rsidRDefault="6F784F7B" w14:paraId="64D45F97" w14:textId="1F0F4768">
      <w:pPr>
        <w:shd w:val="clear" w:color="auto" w:fill="141D2B"/>
        <w:spacing w:after="0" w:line="285" w:lineRule="auto"/>
      </w:pPr>
    </w:p>
    <w:p w:rsidR="6F784F7B" w:rsidP="6A376C72" w:rsidRDefault="6A376C72" w14:paraId="26560A93" w14:textId="30DCA173">
      <w:pPr>
        <w:shd w:val="clear" w:color="auto" w:fill="141D2B"/>
        <w:spacing w:after="0" w:line="285" w:lineRule="auto"/>
      </w:pPr>
      <w:r w:rsidRPr="6A376C72">
        <w:rPr>
          <w:rFonts w:ascii="Consolas" w:hAnsi="Consolas" w:eastAsia="Consolas" w:cs="Consolas"/>
          <w:i/>
          <w:iCs/>
          <w:color w:val="D7E4FF"/>
          <w:sz w:val="21"/>
          <w:szCs w:val="21"/>
        </w:rPr>
        <w:t># Operasi white dan black top-hat</w:t>
      </w:r>
    </w:p>
    <w:p w:rsidR="6F784F7B" w:rsidP="6A376C72" w:rsidRDefault="6A376C72" w14:paraId="5F235D2D" w14:textId="3809DA01">
      <w:pPr>
        <w:shd w:val="clear" w:color="auto" w:fill="141D2B"/>
        <w:spacing w:after="0" w:line="285" w:lineRule="auto"/>
      </w:pPr>
      <w:r w:rsidRPr="6A376C72">
        <w:rPr>
          <w:rFonts w:ascii="Consolas" w:hAnsi="Consolas" w:eastAsia="Consolas" w:cs="Consolas"/>
          <w:color w:val="A4B1CD"/>
          <w:sz w:val="21"/>
          <w:szCs w:val="21"/>
        </w:rPr>
        <w:t xml:space="preserve">im1 </w:t>
      </w:r>
      <w:r w:rsidRPr="6A376C72">
        <w:rPr>
          <w:rFonts w:ascii="Consolas" w:hAnsi="Consolas" w:eastAsia="Consolas" w:cs="Consolas"/>
          <w:color w:val="FF8484"/>
          <w:sz w:val="21"/>
          <w:szCs w:val="21"/>
        </w:rPr>
        <w:t>=</w:t>
      </w:r>
      <w:r w:rsidRPr="6A376C72">
        <w:rPr>
          <w:rFonts w:ascii="Consolas" w:hAnsi="Consolas" w:eastAsia="Consolas" w:cs="Consolas"/>
          <w:color w:val="A4B1CD"/>
          <w:sz w:val="21"/>
          <w:szCs w:val="21"/>
        </w:rPr>
        <w:t xml:space="preserve"> </w:t>
      </w:r>
      <w:r w:rsidRPr="6A376C72">
        <w:rPr>
          <w:rFonts w:ascii="Consolas" w:hAnsi="Consolas" w:eastAsia="Consolas" w:cs="Consolas"/>
          <w:color w:val="FFCC5C"/>
          <w:sz w:val="21"/>
          <w:szCs w:val="21"/>
        </w:rPr>
        <w:t>white_tophat</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im</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 xml:space="preserve"> square</w:t>
      </w:r>
      <w:r w:rsidRPr="6A376C72">
        <w:rPr>
          <w:rFonts w:ascii="Consolas" w:hAnsi="Consolas" w:eastAsia="Consolas" w:cs="Consolas"/>
          <w:color w:val="5CECC6"/>
          <w:sz w:val="21"/>
          <w:szCs w:val="21"/>
        </w:rPr>
        <w:t>(</w:t>
      </w:r>
      <w:r w:rsidRPr="6A376C72">
        <w:rPr>
          <w:rFonts w:ascii="Consolas" w:hAnsi="Consolas" w:eastAsia="Consolas" w:cs="Consolas"/>
          <w:color w:val="5CB2FF"/>
          <w:sz w:val="21"/>
          <w:szCs w:val="21"/>
        </w:rPr>
        <w:t>5</w:t>
      </w:r>
      <w:r w:rsidRPr="6A376C72">
        <w:rPr>
          <w:rFonts w:ascii="Consolas" w:hAnsi="Consolas" w:eastAsia="Consolas" w:cs="Consolas"/>
          <w:color w:val="5CECC6"/>
          <w:sz w:val="21"/>
          <w:szCs w:val="21"/>
        </w:rPr>
        <w:t>))</w:t>
      </w:r>
    </w:p>
    <w:p w:rsidR="6F784F7B" w:rsidP="6A376C72" w:rsidRDefault="6A376C72" w14:paraId="68CDA7EE" w14:textId="04C867D5">
      <w:pPr>
        <w:shd w:val="clear" w:color="auto" w:fill="141D2B"/>
        <w:spacing w:after="0" w:line="285" w:lineRule="auto"/>
      </w:pPr>
      <w:r w:rsidRPr="6A376C72">
        <w:rPr>
          <w:rFonts w:ascii="Consolas" w:hAnsi="Consolas" w:eastAsia="Consolas" w:cs="Consolas"/>
          <w:color w:val="A4B1CD"/>
          <w:sz w:val="21"/>
          <w:szCs w:val="21"/>
        </w:rPr>
        <w:t xml:space="preserve">im2 </w:t>
      </w:r>
      <w:r w:rsidRPr="6A376C72">
        <w:rPr>
          <w:rFonts w:ascii="Consolas" w:hAnsi="Consolas" w:eastAsia="Consolas" w:cs="Consolas"/>
          <w:color w:val="FF8484"/>
          <w:sz w:val="21"/>
          <w:szCs w:val="21"/>
        </w:rPr>
        <w:t>=</w:t>
      </w:r>
      <w:r w:rsidRPr="6A376C72">
        <w:rPr>
          <w:rFonts w:ascii="Consolas" w:hAnsi="Consolas" w:eastAsia="Consolas" w:cs="Consolas"/>
          <w:color w:val="A4B1CD"/>
          <w:sz w:val="21"/>
          <w:szCs w:val="21"/>
        </w:rPr>
        <w:t xml:space="preserve"> </w:t>
      </w:r>
      <w:r w:rsidRPr="6A376C72">
        <w:rPr>
          <w:rFonts w:ascii="Consolas" w:hAnsi="Consolas" w:eastAsia="Consolas" w:cs="Consolas"/>
          <w:color w:val="FFCC5C"/>
          <w:sz w:val="21"/>
          <w:szCs w:val="21"/>
        </w:rPr>
        <w:t>black_tophat</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im</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 xml:space="preserve"> square</w:t>
      </w:r>
      <w:r w:rsidRPr="6A376C72">
        <w:rPr>
          <w:rFonts w:ascii="Consolas" w:hAnsi="Consolas" w:eastAsia="Consolas" w:cs="Consolas"/>
          <w:color w:val="5CECC6"/>
          <w:sz w:val="21"/>
          <w:szCs w:val="21"/>
        </w:rPr>
        <w:t>(</w:t>
      </w:r>
      <w:r w:rsidRPr="6A376C72">
        <w:rPr>
          <w:rFonts w:ascii="Consolas" w:hAnsi="Consolas" w:eastAsia="Consolas" w:cs="Consolas"/>
          <w:color w:val="5CB2FF"/>
          <w:sz w:val="21"/>
          <w:szCs w:val="21"/>
        </w:rPr>
        <w:t>5</w:t>
      </w:r>
      <w:r w:rsidRPr="6A376C72">
        <w:rPr>
          <w:rFonts w:ascii="Consolas" w:hAnsi="Consolas" w:eastAsia="Consolas" w:cs="Consolas"/>
          <w:color w:val="5CECC6"/>
          <w:sz w:val="21"/>
          <w:szCs w:val="21"/>
        </w:rPr>
        <w:t>))</w:t>
      </w:r>
    </w:p>
    <w:p w:rsidR="6F784F7B" w:rsidP="6A376C72" w:rsidRDefault="6F784F7B" w14:paraId="463E10A5" w14:textId="1F100FBC">
      <w:pPr>
        <w:shd w:val="clear" w:color="auto" w:fill="141D2B"/>
        <w:spacing w:after="0" w:line="285" w:lineRule="auto"/>
      </w:pPr>
    </w:p>
    <w:p w:rsidR="6F784F7B" w:rsidP="6A376C72" w:rsidRDefault="6A376C72" w14:paraId="53A4E1CA" w14:textId="411ACD14">
      <w:pPr>
        <w:shd w:val="clear" w:color="auto" w:fill="141D2B"/>
        <w:spacing w:after="0" w:line="285" w:lineRule="auto"/>
      </w:pPr>
      <w:r w:rsidRPr="6A376C72">
        <w:rPr>
          <w:rFonts w:ascii="Consolas" w:hAnsi="Consolas" w:eastAsia="Consolas" w:cs="Consolas"/>
          <w:i/>
          <w:iCs/>
          <w:color w:val="D7E4FF"/>
          <w:sz w:val="21"/>
          <w:szCs w:val="21"/>
        </w:rPr>
        <w:t># Menampilkan hasil</w:t>
      </w:r>
    </w:p>
    <w:p w:rsidR="6F784F7B" w:rsidP="6A376C72" w:rsidRDefault="6A376C72" w14:paraId="5566489B" w14:textId="5C40035F">
      <w:pPr>
        <w:shd w:val="clear" w:color="auto" w:fill="141D2B"/>
        <w:spacing w:after="0" w:line="285" w:lineRule="auto"/>
      </w:pPr>
      <w:r w:rsidRPr="6A376C72">
        <w:rPr>
          <w:rFonts w:ascii="Consolas" w:hAnsi="Consolas" w:eastAsia="Consolas" w:cs="Consolas"/>
          <w:color w:val="A4B1CD"/>
          <w:sz w:val="21"/>
          <w:szCs w:val="21"/>
        </w:rPr>
        <w:t>pylab</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figure</w:t>
      </w:r>
      <w:r w:rsidRPr="6A376C72">
        <w:rPr>
          <w:rFonts w:ascii="Consolas" w:hAnsi="Consolas" w:eastAsia="Consolas" w:cs="Consolas"/>
          <w:color w:val="5CECC6"/>
          <w:sz w:val="21"/>
          <w:szCs w:val="21"/>
        </w:rPr>
        <w:t>(</w:t>
      </w:r>
      <w:r w:rsidRPr="6A376C72">
        <w:rPr>
          <w:rFonts w:ascii="Consolas" w:hAnsi="Consolas" w:eastAsia="Consolas" w:cs="Consolas"/>
          <w:color w:val="5CB2FF"/>
          <w:sz w:val="21"/>
          <w:szCs w:val="21"/>
        </w:rPr>
        <w:t>figsize</w:t>
      </w:r>
      <w:r w:rsidRPr="6A376C72">
        <w:rPr>
          <w:rFonts w:ascii="Consolas" w:hAnsi="Consolas" w:eastAsia="Consolas" w:cs="Consolas"/>
          <w:color w:val="FF8484"/>
          <w:sz w:val="21"/>
          <w:szCs w:val="21"/>
        </w:rPr>
        <w:t>=</w:t>
      </w:r>
      <w:r w:rsidRPr="6A376C72">
        <w:rPr>
          <w:rFonts w:ascii="Consolas" w:hAnsi="Consolas" w:eastAsia="Consolas" w:cs="Consolas"/>
          <w:color w:val="5CECC6"/>
          <w:sz w:val="21"/>
          <w:szCs w:val="21"/>
        </w:rPr>
        <w:t>(</w:t>
      </w:r>
      <w:r w:rsidRPr="6A376C72">
        <w:rPr>
          <w:rFonts w:ascii="Consolas" w:hAnsi="Consolas" w:eastAsia="Consolas" w:cs="Consolas"/>
          <w:color w:val="5CB2FF"/>
          <w:sz w:val="21"/>
          <w:szCs w:val="21"/>
        </w:rPr>
        <w:t>20</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 xml:space="preserve"> </w:t>
      </w:r>
      <w:r w:rsidRPr="6A376C72">
        <w:rPr>
          <w:rFonts w:ascii="Consolas" w:hAnsi="Consolas" w:eastAsia="Consolas" w:cs="Consolas"/>
          <w:color w:val="5CB2FF"/>
          <w:sz w:val="21"/>
          <w:szCs w:val="21"/>
        </w:rPr>
        <w:t>15</w:t>
      </w:r>
      <w:r w:rsidRPr="6A376C72">
        <w:rPr>
          <w:rFonts w:ascii="Consolas" w:hAnsi="Consolas" w:eastAsia="Consolas" w:cs="Consolas"/>
          <w:color w:val="5CECC6"/>
          <w:sz w:val="21"/>
          <w:szCs w:val="21"/>
        </w:rPr>
        <w:t>))</w:t>
      </w:r>
    </w:p>
    <w:p w:rsidR="6F784F7B" w:rsidP="6A376C72" w:rsidRDefault="6A376C72" w14:paraId="0A63E545" w14:textId="2E506A35">
      <w:pPr>
        <w:shd w:val="clear" w:color="auto" w:fill="141D2B"/>
        <w:spacing w:after="0" w:line="285" w:lineRule="auto"/>
      </w:pPr>
      <w:r w:rsidRPr="6A376C72">
        <w:rPr>
          <w:rFonts w:ascii="Consolas" w:hAnsi="Consolas" w:eastAsia="Consolas" w:cs="Consolas"/>
          <w:color w:val="A4B1CD"/>
          <w:sz w:val="21"/>
          <w:szCs w:val="21"/>
        </w:rPr>
        <w:t>pylab</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subplot</w:t>
      </w:r>
      <w:r w:rsidRPr="6A376C72">
        <w:rPr>
          <w:rFonts w:ascii="Consolas" w:hAnsi="Consolas" w:eastAsia="Consolas" w:cs="Consolas"/>
          <w:color w:val="5CECC6"/>
          <w:sz w:val="21"/>
          <w:szCs w:val="21"/>
        </w:rPr>
        <w:t>(</w:t>
      </w:r>
      <w:r w:rsidRPr="6A376C72">
        <w:rPr>
          <w:rFonts w:ascii="Consolas" w:hAnsi="Consolas" w:eastAsia="Consolas" w:cs="Consolas"/>
          <w:color w:val="5CB2FF"/>
          <w:sz w:val="21"/>
          <w:szCs w:val="21"/>
        </w:rPr>
        <w:t>1</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 xml:space="preserve"> </w:t>
      </w:r>
      <w:r w:rsidRPr="6A376C72">
        <w:rPr>
          <w:rFonts w:ascii="Consolas" w:hAnsi="Consolas" w:eastAsia="Consolas" w:cs="Consolas"/>
          <w:color w:val="5CB2FF"/>
          <w:sz w:val="21"/>
          <w:szCs w:val="21"/>
        </w:rPr>
        <w:t>2</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 xml:space="preserve"> </w:t>
      </w:r>
      <w:r w:rsidRPr="6A376C72">
        <w:rPr>
          <w:rFonts w:ascii="Consolas" w:hAnsi="Consolas" w:eastAsia="Consolas" w:cs="Consolas"/>
          <w:color w:val="5CB2FF"/>
          <w:sz w:val="21"/>
          <w:szCs w:val="21"/>
        </w:rPr>
        <w:t>1</w:t>
      </w:r>
      <w:r w:rsidRPr="6A376C72">
        <w:rPr>
          <w:rFonts w:ascii="Consolas" w:hAnsi="Consolas" w:eastAsia="Consolas" w:cs="Consolas"/>
          <w:color w:val="5CECC6"/>
          <w:sz w:val="21"/>
          <w:szCs w:val="21"/>
        </w:rPr>
        <w:t>),</w:t>
      </w:r>
      <w:r w:rsidRPr="6A376C72">
        <w:rPr>
          <w:rFonts w:ascii="Consolas" w:hAnsi="Consolas" w:eastAsia="Consolas" w:cs="Consolas"/>
          <w:color w:val="A4B1CD"/>
          <w:sz w:val="21"/>
          <w:szCs w:val="21"/>
        </w:rPr>
        <w:t xml:space="preserve"> </w:t>
      </w:r>
      <w:r w:rsidRPr="6A376C72">
        <w:rPr>
          <w:rFonts w:ascii="Consolas" w:hAnsi="Consolas" w:eastAsia="Consolas" w:cs="Consolas"/>
          <w:color w:val="FFCC5C"/>
          <w:sz w:val="21"/>
          <w:szCs w:val="21"/>
        </w:rPr>
        <w:t>plot_image</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im1</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 xml:space="preserve"> </w:t>
      </w:r>
      <w:r w:rsidRPr="6A376C72">
        <w:rPr>
          <w:rFonts w:ascii="Consolas" w:hAnsi="Consolas" w:eastAsia="Consolas" w:cs="Consolas"/>
          <w:color w:val="5CECC6"/>
          <w:sz w:val="21"/>
          <w:szCs w:val="21"/>
        </w:rPr>
        <w:t>'</w:t>
      </w:r>
      <w:r w:rsidRPr="6A376C72">
        <w:rPr>
          <w:rFonts w:ascii="Consolas" w:hAnsi="Consolas" w:eastAsia="Consolas" w:cs="Consolas"/>
          <w:color w:val="C5F467"/>
          <w:sz w:val="21"/>
          <w:szCs w:val="21"/>
        </w:rPr>
        <w:t>white tophat</w:t>
      </w:r>
      <w:r w:rsidRPr="6A376C72">
        <w:rPr>
          <w:rFonts w:ascii="Consolas" w:hAnsi="Consolas" w:eastAsia="Consolas" w:cs="Consolas"/>
          <w:color w:val="5CECC6"/>
          <w:sz w:val="21"/>
          <w:szCs w:val="21"/>
        </w:rPr>
        <w:t>')</w:t>
      </w:r>
    </w:p>
    <w:p w:rsidR="6F784F7B" w:rsidP="6A376C72" w:rsidRDefault="6A376C72" w14:paraId="02D5EFE3" w14:textId="6B238C94">
      <w:pPr>
        <w:shd w:val="clear" w:color="auto" w:fill="141D2B"/>
        <w:spacing w:after="0" w:line="285" w:lineRule="auto"/>
      </w:pPr>
      <w:r w:rsidRPr="6A376C72">
        <w:rPr>
          <w:rFonts w:ascii="Consolas" w:hAnsi="Consolas" w:eastAsia="Consolas" w:cs="Consolas"/>
          <w:color w:val="A4B1CD"/>
          <w:sz w:val="21"/>
          <w:szCs w:val="21"/>
        </w:rPr>
        <w:t>pylab</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subplot</w:t>
      </w:r>
      <w:r w:rsidRPr="6A376C72">
        <w:rPr>
          <w:rFonts w:ascii="Consolas" w:hAnsi="Consolas" w:eastAsia="Consolas" w:cs="Consolas"/>
          <w:color w:val="5CECC6"/>
          <w:sz w:val="21"/>
          <w:szCs w:val="21"/>
        </w:rPr>
        <w:t>(</w:t>
      </w:r>
      <w:r w:rsidRPr="6A376C72">
        <w:rPr>
          <w:rFonts w:ascii="Consolas" w:hAnsi="Consolas" w:eastAsia="Consolas" w:cs="Consolas"/>
          <w:color w:val="5CB2FF"/>
          <w:sz w:val="21"/>
          <w:szCs w:val="21"/>
        </w:rPr>
        <w:t>1</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 xml:space="preserve"> </w:t>
      </w:r>
      <w:r w:rsidRPr="6A376C72">
        <w:rPr>
          <w:rFonts w:ascii="Consolas" w:hAnsi="Consolas" w:eastAsia="Consolas" w:cs="Consolas"/>
          <w:color w:val="5CB2FF"/>
          <w:sz w:val="21"/>
          <w:szCs w:val="21"/>
        </w:rPr>
        <w:t>2</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 xml:space="preserve"> </w:t>
      </w:r>
      <w:r w:rsidRPr="6A376C72">
        <w:rPr>
          <w:rFonts w:ascii="Consolas" w:hAnsi="Consolas" w:eastAsia="Consolas" w:cs="Consolas"/>
          <w:color w:val="5CB2FF"/>
          <w:sz w:val="21"/>
          <w:szCs w:val="21"/>
        </w:rPr>
        <w:t>2</w:t>
      </w:r>
      <w:r w:rsidRPr="6A376C72">
        <w:rPr>
          <w:rFonts w:ascii="Consolas" w:hAnsi="Consolas" w:eastAsia="Consolas" w:cs="Consolas"/>
          <w:color w:val="5CECC6"/>
          <w:sz w:val="21"/>
          <w:szCs w:val="21"/>
        </w:rPr>
        <w:t>),</w:t>
      </w:r>
      <w:r w:rsidRPr="6A376C72">
        <w:rPr>
          <w:rFonts w:ascii="Consolas" w:hAnsi="Consolas" w:eastAsia="Consolas" w:cs="Consolas"/>
          <w:color w:val="A4B1CD"/>
          <w:sz w:val="21"/>
          <w:szCs w:val="21"/>
        </w:rPr>
        <w:t xml:space="preserve"> </w:t>
      </w:r>
      <w:r w:rsidRPr="6A376C72">
        <w:rPr>
          <w:rFonts w:ascii="Consolas" w:hAnsi="Consolas" w:eastAsia="Consolas" w:cs="Consolas"/>
          <w:color w:val="FFCC5C"/>
          <w:sz w:val="21"/>
          <w:szCs w:val="21"/>
        </w:rPr>
        <w:t>plot_image</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im2</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 xml:space="preserve"> </w:t>
      </w:r>
      <w:r w:rsidRPr="6A376C72">
        <w:rPr>
          <w:rFonts w:ascii="Consolas" w:hAnsi="Consolas" w:eastAsia="Consolas" w:cs="Consolas"/>
          <w:color w:val="5CECC6"/>
          <w:sz w:val="21"/>
          <w:szCs w:val="21"/>
        </w:rPr>
        <w:t>'</w:t>
      </w:r>
      <w:r w:rsidRPr="6A376C72">
        <w:rPr>
          <w:rFonts w:ascii="Consolas" w:hAnsi="Consolas" w:eastAsia="Consolas" w:cs="Consolas"/>
          <w:color w:val="C5F467"/>
          <w:sz w:val="21"/>
          <w:szCs w:val="21"/>
        </w:rPr>
        <w:t>black tophat</w:t>
      </w:r>
      <w:r w:rsidRPr="6A376C72">
        <w:rPr>
          <w:rFonts w:ascii="Consolas" w:hAnsi="Consolas" w:eastAsia="Consolas" w:cs="Consolas"/>
          <w:color w:val="5CECC6"/>
          <w:sz w:val="21"/>
          <w:szCs w:val="21"/>
        </w:rPr>
        <w:t>')</w:t>
      </w:r>
    </w:p>
    <w:p w:rsidR="6F784F7B" w:rsidP="6A376C72" w:rsidRDefault="6A376C72" w14:paraId="1345F871" w14:textId="1C4CBCB9">
      <w:pPr>
        <w:shd w:val="clear" w:color="auto" w:fill="141D2B"/>
        <w:spacing w:after="0" w:line="285" w:lineRule="auto"/>
      </w:pPr>
      <w:r w:rsidRPr="6A376C72">
        <w:rPr>
          <w:rFonts w:ascii="Consolas" w:hAnsi="Consolas" w:eastAsia="Consolas" w:cs="Consolas"/>
          <w:color w:val="A4B1CD"/>
          <w:sz w:val="21"/>
          <w:szCs w:val="21"/>
        </w:rPr>
        <w:t>pylab</w:t>
      </w:r>
      <w:r w:rsidRPr="6A376C72">
        <w:rPr>
          <w:rFonts w:ascii="Consolas" w:hAnsi="Consolas" w:eastAsia="Consolas" w:cs="Consolas"/>
          <w:color w:val="5CECC6"/>
          <w:sz w:val="21"/>
          <w:szCs w:val="21"/>
        </w:rPr>
        <w:t>.</w:t>
      </w:r>
      <w:r w:rsidRPr="6A376C72">
        <w:rPr>
          <w:rFonts w:ascii="Consolas" w:hAnsi="Consolas" w:eastAsia="Consolas" w:cs="Consolas"/>
          <w:color w:val="FFCC5C"/>
          <w:sz w:val="21"/>
          <w:szCs w:val="21"/>
        </w:rPr>
        <w:t>show</w:t>
      </w:r>
      <w:r w:rsidRPr="6A376C72">
        <w:rPr>
          <w:rFonts w:ascii="Consolas" w:hAnsi="Consolas" w:eastAsia="Consolas" w:cs="Consolas"/>
          <w:color w:val="5CECC6"/>
          <w:sz w:val="21"/>
          <w:szCs w:val="21"/>
        </w:rPr>
        <w:t>()</w:t>
      </w:r>
    </w:p>
    <w:p w:rsidR="6F784F7B" w:rsidP="6A376C72" w:rsidRDefault="6F784F7B" w14:paraId="3128B164" w14:textId="3E5EA826">
      <w:pPr>
        <w:shd w:val="clear" w:color="auto" w:fill="141D2B"/>
        <w:spacing w:after="0" w:line="285" w:lineRule="auto"/>
      </w:pPr>
    </w:p>
    <w:p w:rsidR="6F784F7B" w:rsidP="6D8961FD" w:rsidRDefault="23572F15" w14:paraId="7DBE6187" w14:textId="2E061E58">
      <w:pPr>
        <w:pStyle w:val="Heading3"/>
      </w:pPr>
      <w:bookmarkStart w:name="_Toc213102691" w:id="81"/>
      <w:r>
        <w:t>6.1.</w:t>
      </w:r>
      <w:r w:rsidR="7C146C2E">
        <w:t xml:space="preserve">9. Extracting the </w:t>
      </w:r>
      <w:r w:rsidR="74F27A6D">
        <w:t>boundary</w:t>
      </w:r>
      <w:bookmarkEnd w:id="81"/>
    </w:p>
    <w:p w:rsidR="6F784F7B" w:rsidP="6D8961FD" w:rsidRDefault="625ACCC1" w14:paraId="58190931" w14:textId="5E6C728D">
      <w:pPr>
        <w:rPr>
          <w:rFonts w:ascii="Times New Roman" w:hAnsi="Times New Roman" w:eastAsia="Times New Roman" w:cs="Times New Roman"/>
        </w:rPr>
      </w:pPr>
      <w:r w:rsidRPr="625ACCC1">
        <w:rPr>
          <w:rFonts w:ascii="Times New Roman" w:hAnsi="Times New Roman" w:eastAsia="Times New Roman" w:cs="Times New Roman"/>
        </w:rPr>
        <w:t>Ekstraksi boundary (tepi) pada citra biner dapat dilakukan menggunakan operasi erosi, yaitu dengan mengurangkan hasil erosi dari citra biner asli. Hasilnya adalah citra yang hanya menampilkan batas objek.</w:t>
      </w:r>
    </w:p>
    <w:p w:rsidR="6F784F7B" w:rsidP="625ACCC1" w:rsidRDefault="625ACCC1" w14:paraId="39E55A2E" w14:textId="10E9349D">
      <w:pPr>
        <w:rPr>
          <w:rFonts w:ascii="Times New Roman" w:hAnsi="Times New Roman" w:eastAsia="Times New Roman" w:cs="Times New Roman"/>
        </w:rPr>
      </w:pPr>
      <w:r w:rsidRPr="625ACCC1">
        <w:rPr>
          <w:rFonts w:ascii="Times New Roman" w:hAnsi="Times New Roman" w:eastAsia="Times New Roman" w:cs="Times New Roman"/>
        </w:rPr>
        <w:t xml:space="preserve">Contoh </w:t>
      </w:r>
      <w:r w:rsidRPr="20029623" w:rsidR="20029623">
        <w:rPr>
          <w:rFonts w:ascii="Times New Roman" w:hAnsi="Times New Roman" w:eastAsia="Times New Roman" w:cs="Times New Roman"/>
        </w:rPr>
        <w:t>Implementasi</w:t>
      </w:r>
    </w:p>
    <w:p w:rsidR="6F784F7B" w:rsidP="68E019B6" w:rsidRDefault="68E019B6" w14:paraId="75EFE783" w14:textId="4347E459">
      <w:pPr>
        <w:shd w:val="clear" w:color="auto" w:fill="141D2B"/>
        <w:spacing w:after="0" w:line="285" w:lineRule="auto"/>
      </w:pPr>
      <w:r w:rsidRPr="68E019B6">
        <w:rPr>
          <w:rFonts w:ascii="Consolas" w:hAnsi="Consolas" w:eastAsia="Consolas" w:cs="Consolas"/>
          <w:color w:val="CF8DFB"/>
          <w:sz w:val="21"/>
          <w:szCs w:val="21"/>
        </w:rPr>
        <w:t>from</w:t>
      </w:r>
      <w:r w:rsidRPr="68E019B6">
        <w:rPr>
          <w:rFonts w:ascii="Consolas" w:hAnsi="Consolas" w:eastAsia="Consolas" w:cs="Consolas"/>
          <w:color w:val="A4B1CD"/>
          <w:sz w:val="21"/>
          <w:szCs w:val="21"/>
        </w:rPr>
        <w:t xml:space="preserve"> skimage</w:t>
      </w:r>
      <w:r w:rsidRPr="68E019B6">
        <w:rPr>
          <w:rFonts w:ascii="Consolas" w:hAnsi="Consolas" w:eastAsia="Consolas" w:cs="Consolas"/>
          <w:color w:val="5CECC6"/>
          <w:sz w:val="21"/>
          <w:szCs w:val="21"/>
        </w:rPr>
        <w:t>.</w:t>
      </w:r>
      <w:r w:rsidRPr="68E019B6">
        <w:rPr>
          <w:rFonts w:ascii="Consolas" w:hAnsi="Consolas" w:eastAsia="Consolas" w:cs="Consolas"/>
          <w:color w:val="A4B1CD"/>
          <w:sz w:val="21"/>
          <w:szCs w:val="21"/>
        </w:rPr>
        <w:t xml:space="preserve">morphology </w:t>
      </w:r>
      <w:r w:rsidRPr="68E019B6">
        <w:rPr>
          <w:rFonts w:ascii="Consolas" w:hAnsi="Consolas" w:eastAsia="Consolas" w:cs="Consolas"/>
          <w:color w:val="CF8DFB"/>
          <w:sz w:val="21"/>
          <w:szCs w:val="21"/>
        </w:rPr>
        <w:t>import</w:t>
      </w:r>
      <w:r w:rsidRPr="68E019B6">
        <w:rPr>
          <w:rFonts w:ascii="Consolas" w:hAnsi="Consolas" w:eastAsia="Consolas" w:cs="Consolas"/>
          <w:color w:val="A4B1CD"/>
          <w:sz w:val="21"/>
          <w:szCs w:val="21"/>
        </w:rPr>
        <w:t xml:space="preserve"> binary_erosion</w:t>
      </w:r>
    </w:p>
    <w:p w:rsidR="6F784F7B" w:rsidP="68E019B6" w:rsidRDefault="68E019B6" w14:paraId="75DB1B00" w14:textId="2C579725">
      <w:pPr>
        <w:shd w:val="clear" w:color="auto" w:fill="141D2B"/>
        <w:spacing w:after="0" w:line="285" w:lineRule="auto"/>
      </w:pPr>
      <w:r w:rsidRPr="68E019B6">
        <w:rPr>
          <w:rFonts w:ascii="Consolas" w:hAnsi="Consolas" w:eastAsia="Consolas" w:cs="Consolas"/>
          <w:color w:val="CF8DFB"/>
          <w:sz w:val="21"/>
          <w:szCs w:val="21"/>
        </w:rPr>
        <w:t>from</w:t>
      </w:r>
      <w:r w:rsidRPr="68E019B6">
        <w:rPr>
          <w:rFonts w:ascii="Consolas" w:hAnsi="Consolas" w:eastAsia="Consolas" w:cs="Consolas"/>
          <w:color w:val="A4B1CD"/>
          <w:sz w:val="21"/>
          <w:szCs w:val="21"/>
        </w:rPr>
        <w:t xml:space="preserve"> skimage</w:t>
      </w:r>
      <w:r w:rsidRPr="68E019B6">
        <w:rPr>
          <w:rFonts w:ascii="Consolas" w:hAnsi="Consolas" w:eastAsia="Consolas" w:cs="Consolas"/>
          <w:color w:val="5CECC6"/>
          <w:sz w:val="21"/>
          <w:szCs w:val="21"/>
        </w:rPr>
        <w:t>.</w:t>
      </w:r>
      <w:r w:rsidRPr="68E019B6">
        <w:rPr>
          <w:rFonts w:ascii="Consolas" w:hAnsi="Consolas" w:eastAsia="Consolas" w:cs="Consolas"/>
          <w:color w:val="A4B1CD"/>
          <w:sz w:val="21"/>
          <w:szCs w:val="21"/>
        </w:rPr>
        <w:t xml:space="preserve">color </w:t>
      </w:r>
      <w:r w:rsidRPr="68E019B6">
        <w:rPr>
          <w:rFonts w:ascii="Consolas" w:hAnsi="Consolas" w:eastAsia="Consolas" w:cs="Consolas"/>
          <w:color w:val="CF8DFB"/>
          <w:sz w:val="21"/>
          <w:szCs w:val="21"/>
        </w:rPr>
        <w:t>import</w:t>
      </w:r>
      <w:r w:rsidRPr="68E019B6">
        <w:rPr>
          <w:rFonts w:ascii="Consolas" w:hAnsi="Consolas" w:eastAsia="Consolas" w:cs="Consolas"/>
          <w:color w:val="A4B1CD"/>
          <w:sz w:val="21"/>
          <w:szCs w:val="21"/>
        </w:rPr>
        <w:t xml:space="preserve"> rgb2gray</w:t>
      </w:r>
    </w:p>
    <w:p w:rsidR="6F784F7B" w:rsidP="68E019B6" w:rsidRDefault="68E019B6" w14:paraId="66380BCC" w14:textId="54C9DE6E">
      <w:pPr>
        <w:shd w:val="clear" w:color="auto" w:fill="141D2B"/>
        <w:spacing w:after="0" w:line="285" w:lineRule="auto"/>
      </w:pPr>
      <w:r w:rsidRPr="68E019B6">
        <w:rPr>
          <w:rFonts w:ascii="Consolas" w:hAnsi="Consolas" w:eastAsia="Consolas" w:cs="Consolas"/>
          <w:color w:val="CF8DFB"/>
          <w:sz w:val="21"/>
          <w:szCs w:val="21"/>
        </w:rPr>
        <w:t>from</w:t>
      </w:r>
      <w:r w:rsidRPr="68E019B6">
        <w:rPr>
          <w:rFonts w:ascii="Consolas" w:hAnsi="Consolas" w:eastAsia="Consolas" w:cs="Consolas"/>
          <w:color w:val="A4B1CD"/>
          <w:sz w:val="21"/>
          <w:szCs w:val="21"/>
        </w:rPr>
        <w:t xml:space="preserve"> skimage</w:t>
      </w:r>
      <w:r w:rsidRPr="68E019B6">
        <w:rPr>
          <w:rFonts w:ascii="Consolas" w:hAnsi="Consolas" w:eastAsia="Consolas" w:cs="Consolas"/>
          <w:color w:val="5CECC6"/>
          <w:sz w:val="21"/>
          <w:szCs w:val="21"/>
        </w:rPr>
        <w:t>.</w:t>
      </w:r>
      <w:r w:rsidRPr="68E019B6">
        <w:rPr>
          <w:rFonts w:ascii="Consolas" w:hAnsi="Consolas" w:eastAsia="Consolas" w:cs="Consolas"/>
          <w:color w:val="A4B1CD"/>
          <w:sz w:val="21"/>
          <w:szCs w:val="21"/>
        </w:rPr>
        <w:t xml:space="preserve">io </w:t>
      </w:r>
      <w:r w:rsidRPr="68E019B6">
        <w:rPr>
          <w:rFonts w:ascii="Consolas" w:hAnsi="Consolas" w:eastAsia="Consolas" w:cs="Consolas"/>
          <w:color w:val="CF8DFB"/>
          <w:sz w:val="21"/>
          <w:szCs w:val="21"/>
        </w:rPr>
        <w:t>import</w:t>
      </w:r>
      <w:r w:rsidRPr="68E019B6">
        <w:rPr>
          <w:rFonts w:ascii="Consolas" w:hAnsi="Consolas" w:eastAsia="Consolas" w:cs="Consolas"/>
          <w:color w:val="A4B1CD"/>
          <w:sz w:val="21"/>
          <w:szCs w:val="21"/>
        </w:rPr>
        <w:t xml:space="preserve"> imread</w:t>
      </w:r>
    </w:p>
    <w:p w:rsidR="6F784F7B" w:rsidP="68E019B6" w:rsidRDefault="68E019B6" w14:paraId="62943EA8" w14:textId="64FE8564">
      <w:pPr>
        <w:shd w:val="clear" w:color="auto" w:fill="141D2B"/>
        <w:spacing w:after="0" w:line="285" w:lineRule="auto"/>
      </w:pPr>
      <w:r w:rsidRPr="68E019B6">
        <w:rPr>
          <w:rFonts w:ascii="Consolas" w:hAnsi="Consolas" w:eastAsia="Consolas" w:cs="Consolas"/>
          <w:color w:val="CF8DFB"/>
          <w:sz w:val="21"/>
          <w:szCs w:val="21"/>
        </w:rPr>
        <w:t>import</w:t>
      </w:r>
      <w:r w:rsidRPr="68E019B6">
        <w:rPr>
          <w:rFonts w:ascii="Consolas" w:hAnsi="Consolas" w:eastAsia="Consolas" w:cs="Consolas"/>
          <w:color w:val="A4B1CD"/>
          <w:sz w:val="21"/>
          <w:szCs w:val="21"/>
        </w:rPr>
        <w:t xml:space="preserve"> matplotlib</w:t>
      </w:r>
      <w:r w:rsidRPr="68E019B6">
        <w:rPr>
          <w:rFonts w:ascii="Consolas" w:hAnsi="Consolas" w:eastAsia="Consolas" w:cs="Consolas"/>
          <w:color w:val="5CECC6"/>
          <w:sz w:val="21"/>
          <w:szCs w:val="21"/>
        </w:rPr>
        <w:t>.</w:t>
      </w:r>
      <w:r w:rsidRPr="68E019B6">
        <w:rPr>
          <w:rFonts w:ascii="Consolas" w:hAnsi="Consolas" w:eastAsia="Consolas" w:cs="Consolas"/>
          <w:color w:val="A4B1CD"/>
          <w:sz w:val="21"/>
          <w:szCs w:val="21"/>
        </w:rPr>
        <w:t xml:space="preserve">pylab </w:t>
      </w:r>
      <w:r w:rsidRPr="68E019B6">
        <w:rPr>
          <w:rFonts w:ascii="Consolas" w:hAnsi="Consolas" w:eastAsia="Consolas" w:cs="Consolas"/>
          <w:color w:val="CF8DFB"/>
          <w:sz w:val="21"/>
          <w:szCs w:val="21"/>
        </w:rPr>
        <w:t>as</w:t>
      </w:r>
      <w:r w:rsidRPr="68E019B6">
        <w:rPr>
          <w:rFonts w:ascii="Consolas" w:hAnsi="Consolas" w:eastAsia="Consolas" w:cs="Consolas"/>
          <w:color w:val="A4B1CD"/>
          <w:sz w:val="21"/>
          <w:szCs w:val="21"/>
        </w:rPr>
        <w:t xml:space="preserve"> pylab</w:t>
      </w:r>
    </w:p>
    <w:p w:rsidR="6F784F7B" w:rsidP="68E019B6" w:rsidRDefault="68E019B6" w14:paraId="351B4BF5" w14:textId="6BA446B5">
      <w:pPr>
        <w:shd w:val="clear" w:color="auto" w:fill="141D2B"/>
        <w:spacing w:after="0" w:line="285" w:lineRule="auto"/>
      </w:pPr>
      <w:r w:rsidRPr="68E019B6">
        <w:rPr>
          <w:rFonts w:ascii="Consolas" w:hAnsi="Consolas" w:eastAsia="Consolas" w:cs="Consolas"/>
          <w:color w:val="CF8DFB"/>
          <w:sz w:val="21"/>
          <w:szCs w:val="21"/>
        </w:rPr>
        <w:t>import</w:t>
      </w:r>
      <w:r w:rsidRPr="68E019B6">
        <w:rPr>
          <w:rFonts w:ascii="Consolas" w:hAnsi="Consolas" w:eastAsia="Consolas" w:cs="Consolas"/>
          <w:color w:val="A4B1CD"/>
          <w:sz w:val="21"/>
          <w:szCs w:val="21"/>
        </w:rPr>
        <w:t xml:space="preserve"> numpy </w:t>
      </w:r>
      <w:r w:rsidRPr="68E019B6">
        <w:rPr>
          <w:rFonts w:ascii="Consolas" w:hAnsi="Consolas" w:eastAsia="Consolas" w:cs="Consolas"/>
          <w:color w:val="CF8DFB"/>
          <w:sz w:val="21"/>
          <w:szCs w:val="21"/>
        </w:rPr>
        <w:t>as</w:t>
      </w:r>
      <w:r w:rsidRPr="68E019B6">
        <w:rPr>
          <w:rFonts w:ascii="Consolas" w:hAnsi="Consolas" w:eastAsia="Consolas" w:cs="Consolas"/>
          <w:color w:val="A4B1CD"/>
          <w:sz w:val="21"/>
          <w:szCs w:val="21"/>
        </w:rPr>
        <w:t xml:space="preserve"> np</w:t>
      </w:r>
    </w:p>
    <w:p w:rsidR="6F784F7B" w:rsidP="68E019B6" w:rsidRDefault="6F784F7B" w14:paraId="640D7DB4" w14:textId="06DC7413">
      <w:pPr>
        <w:shd w:val="clear" w:color="auto" w:fill="141D2B"/>
        <w:spacing w:after="0" w:line="285" w:lineRule="auto"/>
      </w:pPr>
    </w:p>
    <w:p w:rsidR="6F784F7B" w:rsidP="68E019B6" w:rsidRDefault="68E019B6" w14:paraId="1924680D" w14:textId="6358C11A">
      <w:pPr>
        <w:shd w:val="clear" w:color="auto" w:fill="141D2B"/>
        <w:spacing w:after="0" w:line="285" w:lineRule="auto"/>
      </w:pPr>
      <w:r w:rsidRPr="68E019B6">
        <w:rPr>
          <w:rFonts w:ascii="Consolas" w:hAnsi="Consolas" w:eastAsia="Consolas" w:cs="Consolas"/>
          <w:color w:val="FF8484"/>
          <w:sz w:val="21"/>
          <w:szCs w:val="21"/>
        </w:rPr>
        <w:t>def</w:t>
      </w:r>
      <w:r w:rsidRPr="68E019B6">
        <w:rPr>
          <w:rFonts w:ascii="Consolas" w:hAnsi="Consolas" w:eastAsia="Consolas" w:cs="Consolas"/>
          <w:color w:val="A4B1CD"/>
          <w:sz w:val="21"/>
          <w:szCs w:val="21"/>
        </w:rPr>
        <w:t xml:space="preserve"> </w:t>
      </w:r>
      <w:r w:rsidRPr="68E019B6">
        <w:rPr>
          <w:rFonts w:ascii="Consolas" w:hAnsi="Consolas" w:eastAsia="Consolas" w:cs="Consolas"/>
          <w:color w:val="FFCC5C"/>
          <w:sz w:val="21"/>
          <w:szCs w:val="21"/>
        </w:rPr>
        <w:t>plot_image</w:t>
      </w:r>
      <w:r w:rsidRPr="68E019B6">
        <w:rPr>
          <w:rFonts w:ascii="Consolas" w:hAnsi="Consolas" w:eastAsia="Consolas" w:cs="Consolas"/>
          <w:color w:val="5CECC6"/>
          <w:sz w:val="21"/>
          <w:szCs w:val="21"/>
        </w:rPr>
        <w:t>(</w:t>
      </w:r>
      <w:r w:rsidRPr="68E019B6">
        <w:rPr>
          <w:rFonts w:ascii="Consolas" w:hAnsi="Consolas" w:eastAsia="Consolas" w:cs="Consolas"/>
          <w:color w:val="5CB2FF"/>
          <w:sz w:val="21"/>
          <w:szCs w:val="21"/>
        </w:rPr>
        <w:t>im</w:t>
      </w:r>
      <w:r w:rsidRPr="68E019B6">
        <w:rPr>
          <w:rFonts w:ascii="Consolas" w:hAnsi="Consolas" w:eastAsia="Consolas" w:cs="Consolas"/>
          <w:color w:val="5CECC6"/>
          <w:sz w:val="21"/>
          <w:szCs w:val="21"/>
        </w:rPr>
        <w:t>,</w:t>
      </w:r>
      <w:r w:rsidRPr="68E019B6">
        <w:rPr>
          <w:rFonts w:ascii="Consolas" w:hAnsi="Consolas" w:eastAsia="Consolas" w:cs="Consolas"/>
          <w:color w:val="A4B1CD"/>
          <w:sz w:val="21"/>
          <w:szCs w:val="21"/>
        </w:rPr>
        <w:t xml:space="preserve"> </w:t>
      </w:r>
      <w:r w:rsidRPr="68E019B6">
        <w:rPr>
          <w:rFonts w:ascii="Consolas" w:hAnsi="Consolas" w:eastAsia="Consolas" w:cs="Consolas"/>
          <w:color w:val="5CB2FF"/>
          <w:sz w:val="21"/>
          <w:szCs w:val="21"/>
        </w:rPr>
        <w:t>title</w:t>
      </w:r>
      <w:r w:rsidRPr="68E019B6">
        <w:rPr>
          <w:rFonts w:ascii="Consolas" w:hAnsi="Consolas" w:eastAsia="Consolas" w:cs="Consolas"/>
          <w:color w:val="5CECC6"/>
          <w:sz w:val="21"/>
          <w:szCs w:val="21"/>
        </w:rPr>
        <w:t>):</w:t>
      </w:r>
    </w:p>
    <w:p w:rsidR="6F784F7B" w:rsidP="68E019B6" w:rsidRDefault="68E019B6" w14:paraId="010BC2F7" w14:textId="150A4A83">
      <w:pPr>
        <w:shd w:val="clear" w:color="auto" w:fill="141D2B"/>
        <w:spacing w:after="0" w:line="285" w:lineRule="auto"/>
      </w:pPr>
      <w:r w:rsidRPr="68E019B6">
        <w:rPr>
          <w:rFonts w:ascii="Consolas" w:hAnsi="Consolas" w:eastAsia="Consolas" w:cs="Consolas"/>
          <w:color w:val="A4B1CD"/>
          <w:sz w:val="21"/>
          <w:szCs w:val="21"/>
        </w:rPr>
        <w:t xml:space="preserve">    pylab</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imshow</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im</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 xml:space="preserve"> </w:t>
      </w:r>
      <w:r w:rsidRPr="68E019B6">
        <w:rPr>
          <w:rFonts w:ascii="Consolas" w:hAnsi="Consolas" w:eastAsia="Consolas" w:cs="Consolas"/>
          <w:color w:val="5CB2FF"/>
          <w:sz w:val="21"/>
          <w:szCs w:val="21"/>
        </w:rPr>
        <w:t>cmap</w:t>
      </w:r>
      <w:r w:rsidRPr="68E019B6">
        <w:rPr>
          <w:rFonts w:ascii="Consolas" w:hAnsi="Consolas" w:eastAsia="Consolas" w:cs="Consolas"/>
          <w:color w:val="FF8484"/>
          <w:sz w:val="21"/>
          <w:szCs w:val="21"/>
        </w:rPr>
        <w:t>=</w:t>
      </w:r>
      <w:r w:rsidRPr="68E019B6">
        <w:rPr>
          <w:rFonts w:ascii="Consolas" w:hAnsi="Consolas" w:eastAsia="Consolas" w:cs="Consolas"/>
          <w:color w:val="5CECC6"/>
          <w:sz w:val="21"/>
          <w:szCs w:val="21"/>
        </w:rPr>
        <w:t>'</w:t>
      </w:r>
      <w:r w:rsidRPr="68E019B6">
        <w:rPr>
          <w:rFonts w:ascii="Consolas" w:hAnsi="Consolas" w:eastAsia="Consolas" w:cs="Consolas"/>
          <w:color w:val="C5F467"/>
          <w:sz w:val="21"/>
          <w:szCs w:val="21"/>
        </w:rPr>
        <w:t>gray</w:t>
      </w:r>
      <w:r w:rsidRPr="68E019B6">
        <w:rPr>
          <w:rFonts w:ascii="Consolas" w:hAnsi="Consolas" w:eastAsia="Consolas" w:cs="Consolas"/>
          <w:color w:val="5CECC6"/>
          <w:sz w:val="21"/>
          <w:szCs w:val="21"/>
        </w:rPr>
        <w:t>')</w:t>
      </w:r>
    </w:p>
    <w:p w:rsidR="6F784F7B" w:rsidP="68E019B6" w:rsidRDefault="68E019B6" w14:paraId="2FE3D7E8" w14:textId="2522FEEE">
      <w:pPr>
        <w:shd w:val="clear" w:color="auto" w:fill="141D2B"/>
        <w:spacing w:after="0" w:line="285" w:lineRule="auto"/>
      </w:pPr>
      <w:r w:rsidRPr="68E019B6">
        <w:rPr>
          <w:rFonts w:ascii="Consolas" w:hAnsi="Consolas" w:eastAsia="Consolas" w:cs="Consolas"/>
          <w:color w:val="A4B1CD"/>
          <w:sz w:val="21"/>
          <w:szCs w:val="21"/>
        </w:rPr>
        <w:t xml:space="preserve">    pylab</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title</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title</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 xml:space="preserve"> </w:t>
      </w:r>
      <w:r w:rsidRPr="68E019B6">
        <w:rPr>
          <w:rFonts w:ascii="Consolas" w:hAnsi="Consolas" w:eastAsia="Consolas" w:cs="Consolas"/>
          <w:color w:val="5CB2FF"/>
          <w:sz w:val="21"/>
          <w:szCs w:val="21"/>
        </w:rPr>
        <w:t>size</w:t>
      </w:r>
      <w:r w:rsidRPr="68E019B6">
        <w:rPr>
          <w:rFonts w:ascii="Consolas" w:hAnsi="Consolas" w:eastAsia="Consolas" w:cs="Consolas"/>
          <w:color w:val="FF8484"/>
          <w:sz w:val="21"/>
          <w:szCs w:val="21"/>
        </w:rPr>
        <w:t>=</w:t>
      </w:r>
      <w:r w:rsidRPr="68E019B6">
        <w:rPr>
          <w:rFonts w:ascii="Consolas" w:hAnsi="Consolas" w:eastAsia="Consolas" w:cs="Consolas"/>
          <w:color w:val="5CB2FF"/>
          <w:sz w:val="21"/>
          <w:szCs w:val="21"/>
        </w:rPr>
        <w:t>15</w:t>
      </w:r>
      <w:r w:rsidRPr="68E019B6">
        <w:rPr>
          <w:rFonts w:ascii="Consolas" w:hAnsi="Consolas" w:eastAsia="Consolas" w:cs="Consolas"/>
          <w:color w:val="5CECC6"/>
          <w:sz w:val="21"/>
          <w:szCs w:val="21"/>
        </w:rPr>
        <w:t>)</w:t>
      </w:r>
    </w:p>
    <w:p w:rsidR="6F784F7B" w:rsidP="68E019B6" w:rsidRDefault="68E019B6" w14:paraId="4E5C304E" w14:textId="4A98D09F">
      <w:pPr>
        <w:shd w:val="clear" w:color="auto" w:fill="141D2B"/>
        <w:spacing w:after="0" w:line="285" w:lineRule="auto"/>
      </w:pPr>
      <w:r w:rsidRPr="68E019B6">
        <w:rPr>
          <w:rFonts w:ascii="Consolas" w:hAnsi="Consolas" w:eastAsia="Consolas" w:cs="Consolas"/>
          <w:color w:val="A4B1CD"/>
          <w:sz w:val="21"/>
          <w:szCs w:val="21"/>
        </w:rPr>
        <w:t xml:space="preserve">    pylab</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axis</w:t>
      </w:r>
      <w:r w:rsidRPr="68E019B6">
        <w:rPr>
          <w:rFonts w:ascii="Consolas" w:hAnsi="Consolas" w:eastAsia="Consolas" w:cs="Consolas"/>
          <w:color w:val="5CECC6"/>
          <w:sz w:val="21"/>
          <w:szCs w:val="21"/>
        </w:rPr>
        <w:t>('</w:t>
      </w:r>
      <w:r w:rsidRPr="68E019B6">
        <w:rPr>
          <w:rFonts w:ascii="Consolas" w:hAnsi="Consolas" w:eastAsia="Consolas" w:cs="Consolas"/>
          <w:color w:val="C5F467"/>
          <w:sz w:val="21"/>
          <w:szCs w:val="21"/>
        </w:rPr>
        <w:t>off</w:t>
      </w:r>
      <w:r w:rsidRPr="68E019B6">
        <w:rPr>
          <w:rFonts w:ascii="Consolas" w:hAnsi="Consolas" w:eastAsia="Consolas" w:cs="Consolas"/>
          <w:color w:val="5CECC6"/>
          <w:sz w:val="21"/>
          <w:szCs w:val="21"/>
        </w:rPr>
        <w:t>')</w:t>
      </w:r>
    </w:p>
    <w:p w:rsidR="6F784F7B" w:rsidP="68E019B6" w:rsidRDefault="6F784F7B" w14:paraId="240148CE" w14:textId="2EDCBF81">
      <w:pPr>
        <w:shd w:val="clear" w:color="auto" w:fill="141D2B"/>
        <w:spacing w:after="0" w:line="285" w:lineRule="auto"/>
      </w:pPr>
    </w:p>
    <w:p w:rsidR="6F784F7B" w:rsidP="68E019B6" w:rsidRDefault="68E019B6" w14:paraId="46071B5F" w14:textId="54EC9E07">
      <w:pPr>
        <w:shd w:val="clear" w:color="auto" w:fill="141D2B"/>
        <w:spacing w:after="0" w:line="285" w:lineRule="auto"/>
      </w:pPr>
      <w:r w:rsidRPr="68E019B6">
        <w:rPr>
          <w:rFonts w:ascii="Consolas" w:hAnsi="Consolas" w:eastAsia="Consolas" w:cs="Consolas"/>
          <w:color w:val="FF8484"/>
          <w:sz w:val="21"/>
          <w:szCs w:val="21"/>
        </w:rPr>
        <w:t>def</w:t>
      </w:r>
      <w:r w:rsidRPr="68E019B6">
        <w:rPr>
          <w:rFonts w:ascii="Consolas" w:hAnsi="Consolas" w:eastAsia="Consolas" w:cs="Consolas"/>
          <w:color w:val="A4B1CD"/>
          <w:sz w:val="21"/>
          <w:szCs w:val="21"/>
        </w:rPr>
        <w:t xml:space="preserve"> </w:t>
      </w:r>
      <w:r w:rsidRPr="68E019B6">
        <w:rPr>
          <w:rFonts w:ascii="Consolas" w:hAnsi="Consolas" w:eastAsia="Consolas" w:cs="Consolas"/>
          <w:color w:val="FFCC5C"/>
          <w:sz w:val="21"/>
          <w:szCs w:val="21"/>
        </w:rPr>
        <w:t>plot_images_horizontally</w:t>
      </w:r>
      <w:r w:rsidRPr="68E019B6">
        <w:rPr>
          <w:rFonts w:ascii="Consolas" w:hAnsi="Consolas" w:eastAsia="Consolas" w:cs="Consolas"/>
          <w:color w:val="5CECC6"/>
          <w:sz w:val="21"/>
          <w:szCs w:val="21"/>
        </w:rPr>
        <w:t>(</w:t>
      </w:r>
      <w:r w:rsidRPr="68E019B6">
        <w:rPr>
          <w:rFonts w:ascii="Consolas" w:hAnsi="Consolas" w:eastAsia="Consolas" w:cs="Consolas"/>
          <w:color w:val="5CB2FF"/>
          <w:sz w:val="21"/>
          <w:szCs w:val="21"/>
        </w:rPr>
        <w:t>original</w:t>
      </w:r>
      <w:r w:rsidRPr="68E019B6">
        <w:rPr>
          <w:rFonts w:ascii="Consolas" w:hAnsi="Consolas" w:eastAsia="Consolas" w:cs="Consolas"/>
          <w:color w:val="5CECC6"/>
          <w:sz w:val="21"/>
          <w:szCs w:val="21"/>
        </w:rPr>
        <w:t>,</w:t>
      </w:r>
      <w:r w:rsidRPr="68E019B6">
        <w:rPr>
          <w:rFonts w:ascii="Consolas" w:hAnsi="Consolas" w:eastAsia="Consolas" w:cs="Consolas"/>
          <w:color w:val="A4B1CD"/>
          <w:sz w:val="21"/>
          <w:szCs w:val="21"/>
        </w:rPr>
        <w:t xml:space="preserve"> </w:t>
      </w:r>
      <w:r w:rsidRPr="68E019B6">
        <w:rPr>
          <w:rFonts w:ascii="Consolas" w:hAnsi="Consolas" w:eastAsia="Consolas" w:cs="Consolas"/>
          <w:color w:val="5CB2FF"/>
          <w:sz w:val="21"/>
          <w:szCs w:val="21"/>
        </w:rPr>
        <w:t>filtered</w:t>
      </w:r>
      <w:r w:rsidRPr="68E019B6">
        <w:rPr>
          <w:rFonts w:ascii="Consolas" w:hAnsi="Consolas" w:eastAsia="Consolas" w:cs="Consolas"/>
          <w:color w:val="5CECC6"/>
          <w:sz w:val="21"/>
          <w:szCs w:val="21"/>
        </w:rPr>
        <w:t>,</w:t>
      </w:r>
      <w:r w:rsidRPr="68E019B6">
        <w:rPr>
          <w:rFonts w:ascii="Consolas" w:hAnsi="Consolas" w:eastAsia="Consolas" w:cs="Consolas"/>
          <w:color w:val="A4B1CD"/>
          <w:sz w:val="21"/>
          <w:szCs w:val="21"/>
        </w:rPr>
        <w:t xml:space="preserve"> </w:t>
      </w:r>
      <w:r w:rsidRPr="68E019B6">
        <w:rPr>
          <w:rFonts w:ascii="Consolas" w:hAnsi="Consolas" w:eastAsia="Consolas" w:cs="Consolas"/>
          <w:color w:val="5CB2FF"/>
          <w:sz w:val="21"/>
          <w:szCs w:val="21"/>
        </w:rPr>
        <w:t>filter_name</w:t>
      </w:r>
      <w:r w:rsidRPr="68E019B6">
        <w:rPr>
          <w:rFonts w:ascii="Consolas" w:hAnsi="Consolas" w:eastAsia="Consolas" w:cs="Consolas"/>
          <w:color w:val="5CECC6"/>
          <w:sz w:val="21"/>
          <w:szCs w:val="21"/>
        </w:rPr>
        <w:t>,</w:t>
      </w:r>
      <w:r w:rsidRPr="68E019B6">
        <w:rPr>
          <w:rFonts w:ascii="Consolas" w:hAnsi="Consolas" w:eastAsia="Consolas" w:cs="Consolas"/>
          <w:color w:val="A4B1CD"/>
          <w:sz w:val="21"/>
          <w:szCs w:val="21"/>
        </w:rPr>
        <w:t xml:space="preserve"> </w:t>
      </w:r>
      <w:r w:rsidRPr="68E019B6">
        <w:rPr>
          <w:rFonts w:ascii="Consolas" w:hAnsi="Consolas" w:eastAsia="Consolas" w:cs="Consolas"/>
          <w:color w:val="5CB2FF"/>
          <w:sz w:val="21"/>
          <w:szCs w:val="21"/>
        </w:rPr>
        <w:t>sz</w:t>
      </w:r>
      <w:r w:rsidRPr="68E019B6">
        <w:rPr>
          <w:rFonts w:ascii="Consolas" w:hAnsi="Consolas" w:eastAsia="Consolas" w:cs="Consolas"/>
          <w:color w:val="FF8484"/>
          <w:sz w:val="21"/>
          <w:szCs w:val="21"/>
        </w:rPr>
        <w:t>=</w:t>
      </w:r>
      <w:r w:rsidRPr="68E019B6">
        <w:rPr>
          <w:rFonts w:ascii="Consolas" w:hAnsi="Consolas" w:eastAsia="Consolas" w:cs="Consolas"/>
          <w:color w:val="5CECC6"/>
          <w:sz w:val="21"/>
          <w:szCs w:val="21"/>
        </w:rPr>
        <w:t>(</w:t>
      </w:r>
      <w:r w:rsidRPr="68E019B6">
        <w:rPr>
          <w:rFonts w:ascii="Consolas" w:hAnsi="Consolas" w:eastAsia="Consolas" w:cs="Consolas"/>
          <w:color w:val="5CB2FF"/>
          <w:sz w:val="21"/>
          <w:szCs w:val="21"/>
        </w:rPr>
        <w:t>18</w:t>
      </w:r>
      <w:r w:rsidRPr="68E019B6">
        <w:rPr>
          <w:rFonts w:ascii="Consolas" w:hAnsi="Consolas" w:eastAsia="Consolas" w:cs="Consolas"/>
          <w:color w:val="5CECC6"/>
          <w:sz w:val="21"/>
          <w:szCs w:val="21"/>
        </w:rPr>
        <w:t>,</w:t>
      </w:r>
      <w:r w:rsidRPr="68E019B6">
        <w:rPr>
          <w:rFonts w:ascii="Consolas" w:hAnsi="Consolas" w:eastAsia="Consolas" w:cs="Consolas"/>
          <w:color w:val="5CB2FF"/>
          <w:sz w:val="21"/>
          <w:szCs w:val="21"/>
        </w:rPr>
        <w:t>9</w:t>
      </w:r>
      <w:r w:rsidRPr="68E019B6">
        <w:rPr>
          <w:rFonts w:ascii="Consolas" w:hAnsi="Consolas" w:eastAsia="Consolas" w:cs="Consolas"/>
          <w:color w:val="5CECC6"/>
          <w:sz w:val="21"/>
          <w:szCs w:val="21"/>
        </w:rPr>
        <w:t>)):</w:t>
      </w:r>
    </w:p>
    <w:p w:rsidR="6F784F7B" w:rsidP="68E019B6" w:rsidRDefault="68E019B6" w14:paraId="28BC158F" w14:textId="67AFB72C">
      <w:pPr>
        <w:shd w:val="clear" w:color="auto" w:fill="141D2B"/>
        <w:spacing w:after="0" w:line="285" w:lineRule="auto"/>
      </w:pPr>
      <w:r w:rsidRPr="68E019B6">
        <w:rPr>
          <w:rFonts w:ascii="Consolas" w:hAnsi="Consolas" w:eastAsia="Consolas" w:cs="Consolas"/>
          <w:color w:val="A4B1CD"/>
          <w:sz w:val="21"/>
          <w:szCs w:val="21"/>
        </w:rPr>
        <w:t xml:space="preserve">    pylab</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gray</w:t>
      </w:r>
      <w:r w:rsidRPr="68E019B6">
        <w:rPr>
          <w:rFonts w:ascii="Consolas" w:hAnsi="Consolas" w:eastAsia="Consolas" w:cs="Consolas"/>
          <w:color w:val="5CECC6"/>
          <w:sz w:val="21"/>
          <w:szCs w:val="21"/>
        </w:rPr>
        <w:t>()</w:t>
      </w:r>
    </w:p>
    <w:p w:rsidR="6F784F7B" w:rsidP="68E019B6" w:rsidRDefault="68E019B6" w14:paraId="356BCAF4" w14:textId="345A2F55">
      <w:pPr>
        <w:shd w:val="clear" w:color="auto" w:fill="141D2B"/>
        <w:spacing w:after="0" w:line="285" w:lineRule="auto"/>
      </w:pPr>
      <w:r w:rsidRPr="68E019B6">
        <w:rPr>
          <w:rFonts w:ascii="Consolas" w:hAnsi="Consolas" w:eastAsia="Consolas" w:cs="Consolas"/>
          <w:color w:val="A4B1CD"/>
          <w:sz w:val="21"/>
          <w:szCs w:val="21"/>
        </w:rPr>
        <w:t xml:space="preserve">    pylab</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figure</w:t>
      </w:r>
      <w:r w:rsidRPr="68E019B6">
        <w:rPr>
          <w:rFonts w:ascii="Consolas" w:hAnsi="Consolas" w:eastAsia="Consolas" w:cs="Consolas"/>
          <w:color w:val="5CECC6"/>
          <w:sz w:val="21"/>
          <w:szCs w:val="21"/>
        </w:rPr>
        <w:t>(</w:t>
      </w:r>
      <w:r w:rsidRPr="68E019B6">
        <w:rPr>
          <w:rFonts w:ascii="Consolas" w:hAnsi="Consolas" w:eastAsia="Consolas" w:cs="Consolas"/>
          <w:color w:val="5CB2FF"/>
          <w:sz w:val="21"/>
          <w:szCs w:val="21"/>
        </w:rPr>
        <w:t>figsize</w:t>
      </w:r>
      <w:r w:rsidRPr="68E019B6">
        <w:rPr>
          <w:rFonts w:ascii="Consolas" w:hAnsi="Consolas" w:eastAsia="Consolas" w:cs="Consolas"/>
          <w:color w:val="FF8484"/>
          <w:sz w:val="21"/>
          <w:szCs w:val="21"/>
        </w:rPr>
        <w:t>=</w:t>
      </w:r>
      <w:r w:rsidRPr="68E019B6">
        <w:rPr>
          <w:rFonts w:ascii="Consolas" w:hAnsi="Consolas" w:eastAsia="Consolas" w:cs="Consolas"/>
          <w:color w:val="FFCC5C"/>
          <w:sz w:val="21"/>
          <w:szCs w:val="21"/>
        </w:rPr>
        <w:t>sz</w:t>
      </w:r>
      <w:r w:rsidRPr="68E019B6">
        <w:rPr>
          <w:rFonts w:ascii="Consolas" w:hAnsi="Consolas" w:eastAsia="Consolas" w:cs="Consolas"/>
          <w:color w:val="5CECC6"/>
          <w:sz w:val="21"/>
          <w:szCs w:val="21"/>
        </w:rPr>
        <w:t>)</w:t>
      </w:r>
    </w:p>
    <w:p w:rsidR="6F784F7B" w:rsidP="68E019B6" w:rsidRDefault="68E019B6" w14:paraId="2337399D" w14:textId="4FB4D24B">
      <w:pPr>
        <w:shd w:val="clear" w:color="auto" w:fill="141D2B"/>
        <w:spacing w:after="0" w:line="285" w:lineRule="auto"/>
      </w:pPr>
      <w:r w:rsidRPr="68E019B6">
        <w:rPr>
          <w:rFonts w:ascii="Consolas" w:hAnsi="Consolas" w:eastAsia="Consolas" w:cs="Consolas"/>
          <w:color w:val="A4B1CD"/>
          <w:sz w:val="21"/>
          <w:szCs w:val="21"/>
        </w:rPr>
        <w:t xml:space="preserve">    pylab</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subplot</w:t>
      </w:r>
      <w:r w:rsidRPr="68E019B6">
        <w:rPr>
          <w:rFonts w:ascii="Consolas" w:hAnsi="Consolas" w:eastAsia="Consolas" w:cs="Consolas"/>
          <w:color w:val="5CECC6"/>
          <w:sz w:val="21"/>
          <w:szCs w:val="21"/>
        </w:rPr>
        <w:t>(</w:t>
      </w:r>
      <w:r w:rsidRPr="68E019B6">
        <w:rPr>
          <w:rFonts w:ascii="Consolas" w:hAnsi="Consolas" w:eastAsia="Consolas" w:cs="Consolas"/>
          <w:color w:val="5CB2FF"/>
          <w:sz w:val="21"/>
          <w:szCs w:val="21"/>
        </w:rPr>
        <w:t>1</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 xml:space="preserve"> </w:t>
      </w:r>
      <w:r w:rsidRPr="68E019B6">
        <w:rPr>
          <w:rFonts w:ascii="Consolas" w:hAnsi="Consolas" w:eastAsia="Consolas" w:cs="Consolas"/>
          <w:color w:val="5CB2FF"/>
          <w:sz w:val="21"/>
          <w:szCs w:val="21"/>
        </w:rPr>
        <w:t>2</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 xml:space="preserve"> </w:t>
      </w:r>
      <w:r w:rsidRPr="68E019B6">
        <w:rPr>
          <w:rFonts w:ascii="Consolas" w:hAnsi="Consolas" w:eastAsia="Consolas" w:cs="Consolas"/>
          <w:color w:val="5CB2FF"/>
          <w:sz w:val="21"/>
          <w:szCs w:val="21"/>
        </w:rPr>
        <w:t>1</w:t>
      </w:r>
      <w:r w:rsidRPr="68E019B6">
        <w:rPr>
          <w:rFonts w:ascii="Consolas" w:hAnsi="Consolas" w:eastAsia="Consolas" w:cs="Consolas"/>
          <w:color w:val="5CECC6"/>
          <w:sz w:val="21"/>
          <w:szCs w:val="21"/>
        </w:rPr>
        <w:t>),</w:t>
      </w:r>
      <w:r w:rsidRPr="68E019B6">
        <w:rPr>
          <w:rFonts w:ascii="Consolas" w:hAnsi="Consolas" w:eastAsia="Consolas" w:cs="Consolas"/>
          <w:color w:val="A4B1CD"/>
          <w:sz w:val="21"/>
          <w:szCs w:val="21"/>
        </w:rPr>
        <w:t xml:space="preserve"> </w:t>
      </w:r>
      <w:r w:rsidRPr="68E019B6">
        <w:rPr>
          <w:rFonts w:ascii="Consolas" w:hAnsi="Consolas" w:eastAsia="Consolas" w:cs="Consolas"/>
          <w:color w:val="FFCC5C"/>
          <w:sz w:val="21"/>
          <w:szCs w:val="21"/>
        </w:rPr>
        <w:t>plot_image</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original</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 xml:space="preserve"> </w:t>
      </w:r>
      <w:r w:rsidRPr="68E019B6">
        <w:rPr>
          <w:rFonts w:ascii="Consolas" w:hAnsi="Consolas" w:eastAsia="Consolas" w:cs="Consolas"/>
          <w:color w:val="5CECC6"/>
          <w:sz w:val="21"/>
          <w:szCs w:val="21"/>
        </w:rPr>
        <w:t>'</w:t>
      </w:r>
      <w:r w:rsidRPr="68E019B6">
        <w:rPr>
          <w:rFonts w:ascii="Consolas" w:hAnsi="Consolas" w:eastAsia="Consolas" w:cs="Consolas"/>
          <w:color w:val="C5F467"/>
          <w:sz w:val="21"/>
          <w:szCs w:val="21"/>
        </w:rPr>
        <w:t>original</w:t>
      </w:r>
      <w:r w:rsidRPr="68E019B6">
        <w:rPr>
          <w:rFonts w:ascii="Consolas" w:hAnsi="Consolas" w:eastAsia="Consolas" w:cs="Consolas"/>
          <w:color w:val="5CECC6"/>
          <w:sz w:val="21"/>
          <w:szCs w:val="21"/>
        </w:rPr>
        <w:t>')</w:t>
      </w:r>
    </w:p>
    <w:p w:rsidR="6F784F7B" w:rsidP="68E019B6" w:rsidRDefault="68E019B6" w14:paraId="42D4125A" w14:textId="54DB00A0">
      <w:pPr>
        <w:shd w:val="clear" w:color="auto" w:fill="141D2B"/>
        <w:spacing w:after="0" w:line="285" w:lineRule="auto"/>
      </w:pPr>
      <w:r w:rsidRPr="68E019B6">
        <w:rPr>
          <w:rFonts w:ascii="Consolas" w:hAnsi="Consolas" w:eastAsia="Consolas" w:cs="Consolas"/>
          <w:color w:val="A4B1CD"/>
          <w:sz w:val="21"/>
          <w:szCs w:val="21"/>
        </w:rPr>
        <w:t xml:space="preserve">    pylab</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subplot</w:t>
      </w:r>
      <w:r w:rsidRPr="68E019B6">
        <w:rPr>
          <w:rFonts w:ascii="Consolas" w:hAnsi="Consolas" w:eastAsia="Consolas" w:cs="Consolas"/>
          <w:color w:val="5CECC6"/>
          <w:sz w:val="21"/>
          <w:szCs w:val="21"/>
        </w:rPr>
        <w:t>(</w:t>
      </w:r>
      <w:r w:rsidRPr="68E019B6">
        <w:rPr>
          <w:rFonts w:ascii="Consolas" w:hAnsi="Consolas" w:eastAsia="Consolas" w:cs="Consolas"/>
          <w:color w:val="5CB2FF"/>
          <w:sz w:val="21"/>
          <w:szCs w:val="21"/>
        </w:rPr>
        <w:t>1</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 xml:space="preserve"> </w:t>
      </w:r>
      <w:r w:rsidRPr="68E019B6">
        <w:rPr>
          <w:rFonts w:ascii="Consolas" w:hAnsi="Consolas" w:eastAsia="Consolas" w:cs="Consolas"/>
          <w:color w:val="5CB2FF"/>
          <w:sz w:val="21"/>
          <w:szCs w:val="21"/>
        </w:rPr>
        <w:t>2</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 xml:space="preserve"> </w:t>
      </w:r>
      <w:r w:rsidRPr="68E019B6">
        <w:rPr>
          <w:rFonts w:ascii="Consolas" w:hAnsi="Consolas" w:eastAsia="Consolas" w:cs="Consolas"/>
          <w:color w:val="5CB2FF"/>
          <w:sz w:val="21"/>
          <w:szCs w:val="21"/>
        </w:rPr>
        <w:t>2</w:t>
      </w:r>
      <w:r w:rsidRPr="68E019B6">
        <w:rPr>
          <w:rFonts w:ascii="Consolas" w:hAnsi="Consolas" w:eastAsia="Consolas" w:cs="Consolas"/>
          <w:color w:val="5CECC6"/>
          <w:sz w:val="21"/>
          <w:szCs w:val="21"/>
        </w:rPr>
        <w:t>),</w:t>
      </w:r>
      <w:r w:rsidRPr="68E019B6">
        <w:rPr>
          <w:rFonts w:ascii="Consolas" w:hAnsi="Consolas" w:eastAsia="Consolas" w:cs="Consolas"/>
          <w:color w:val="A4B1CD"/>
          <w:sz w:val="21"/>
          <w:szCs w:val="21"/>
        </w:rPr>
        <w:t xml:space="preserve"> </w:t>
      </w:r>
      <w:r w:rsidRPr="68E019B6">
        <w:rPr>
          <w:rFonts w:ascii="Consolas" w:hAnsi="Consolas" w:eastAsia="Consolas" w:cs="Consolas"/>
          <w:color w:val="FFCC5C"/>
          <w:sz w:val="21"/>
          <w:szCs w:val="21"/>
        </w:rPr>
        <w:t>plot_image</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filtered</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 xml:space="preserve"> filter_name</w:t>
      </w:r>
      <w:r w:rsidRPr="68E019B6">
        <w:rPr>
          <w:rFonts w:ascii="Consolas" w:hAnsi="Consolas" w:eastAsia="Consolas" w:cs="Consolas"/>
          <w:color w:val="5CECC6"/>
          <w:sz w:val="21"/>
          <w:szCs w:val="21"/>
        </w:rPr>
        <w:t>)</w:t>
      </w:r>
    </w:p>
    <w:p w:rsidR="6F784F7B" w:rsidP="68E019B6" w:rsidRDefault="68E019B6" w14:paraId="59F640DD" w14:textId="42F60C55">
      <w:pPr>
        <w:shd w:val="clear" w:color="auto" w:fill="141D2B"/>
        <w:spacing w:after="0" w:line="285" w:lineRule="auto"/>
      </w:pPr>
      <w:r w:rsidRPr="68E019B6">
        <w:rPr>
          <w:rFonts w:ascii="Consolas" w:hAnsi="Consolas" w:eastAsia="Consolas" w:cs="Consolas"/>
          <w:color w:val="A4B1CD"/>
          <w:sz w:val="21"/>
          <w:szCs w:val="21"/>
        </w:rPr>
        <w:t xml:space="preserve">    pylab</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show</w:t>
      </w:r>
      <w:r w:rsidRPr="68E019B6">
        <w:rPr>
          <w:rFonts w:ascii="Consolas" w:hAnsi="Consolas" w:eastAsia="Consolas" w:cs="Consolas"/>
          <w:color w:val="5CECC6"/>
          <w:sz w:val="21"/>
          <w:szCs w:val="21"/>
        </w:rPr>
        <w:t>()</w:t>
      </w:r>
    </w:p>
    <w:p w:rsidR="6F784F7B" w:rsidP="68E019B6" w:rsidRDefault="6F784F7B" w14:paraId="296310B0" w14:textId="64B6D51E">
      <w:pPr>
        <w:shd w:val="clear" w:color="auto" w:fill="141D2B"/>
        <w:spacing w:after="0" w:line="285" w:lineRule="auto"/>
      </w:pPr>
    </w:p>
    <w:p w:rsidR="6F784F7B" w:rsidP="68E019B6" w:rsidRDefault="68E019B6" w14:paraId="11D98F04" w14:textId="52AC8EF8">
      <w:pPr>
        <w:shd w:val="clear" w:color="auto" w:fill="141D2B"/>
        <w:spacing w:after="0" w:line="285" w:lineRule="auto"/>
      </w:pPr>
      <w:r w:rsidRPr="68E019B6">
        <w:rPr>
          <w:rFonts w:ascii="Consolas" w:hAnsi="Consolas" w:eastAsia="Consolas" w:cs="Consolas"/>
          <w:i/>
          <w:iCs/>
          <w:color w:val="D7E4FF"/>
          <w:sz w:val="21"/>
          <w:szCs w:val="21"/>
        </w:rPr>
        <w:t># Membaca dan memproses citra</w:t>
      </w:r>
    </w:p>
    <w:p w:rsidR="6F784F7B" w:rsidP="68E019B6" w:rsidRDefault="68E019B6" w14:paraId="0E742A29" w14:textId="10F8A8C5">
      <w:pPr>
        <w:shd w:val="clear" w:color="auto" w:fill="141D2B"/>
        <w:spacing w:after="0" w:line="285" w:lineRule="auto"/>
      </w:pPr>
      <w:r w:rsidRPr="68E019B6">
        <w:rPr>
          <w:rFonts w:ascii="Consolas" w:hAnsi="Consolas" w:eastAsia="Consolas" w:cs="Consolas"/>
          <w:color w:val="A4B1CD"/>
          <w:sz w:val="21"/>
          <w:szCs w:val="21"/>
        </w:rPr>
        <w:t xml:space="preserve">im </w:t>
      </w:r>
      <w:r w:rsidRPr="68E019B6">
        <w:rPr>
          <w:rFonts w:ascii="Consolas" w:hAnsi="Consolas" w:eastAsia="Consolas" w:cs="Consolas"/>
          <w:color w:val="FF8484"/>
          <w:sz w:val="21"/>
          <w:szCs w:val="21"/>
        </w:rPr>
        <w:t>=</w:t>
      </w:r>
      <w:r w:rsidRPr="68E019B6">
        <w:rPr>
          <w:rFonts w:ascii="Consolas" w:hAnsi="Consolas" w:eastAsia="Consolas" w:cs="Consolas"/>
          <w:color w:val="A4B1CD"/>
          <w:sz w:val="21"/>
          <w:szCs w:val="21"/>
        </w:rPr>
        <w:t xml:space="preserve"> </w:t>
      </w:r>
      <w:r w:rsidRPr="68E019B6">
        <w:rPr>
          <w:rFonts w:ascii="Consolas" w:hAnsi="Consolas" w:eastAsia="Consolas" w:cs="Consolas"/>
          <w:color w:val="FFCC5C"/>
          <w:sz w:val="21"/>
          <w:szCs w:val="21"/>
        </w:rPr>
        <w:t>rgb2gray</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imread</w:t>
      </w:r>
      <w:r w:rsidRPr="68E019B6">
        <w:rPr>
          <w:rFonts w:ascii="Consolas" w:hAnsi="Consolas" w:eastAsia="Consolas" w:cs="Consolas"/>
          <w:color w:val="5CECC6"/>
          <w:sz w:val="21"/>
          <w:szCs w:val="21"/>
        </w:rPr>
        <w:t>('</w:t>
      </w:r>
      <w:r w:rsidRPr="68E019B6">
        <w:rPr>
          <w:rFonts w:ascii="Consolas" w:hAnsi="Consolas" w:eastAsia="Consolas" w:cs="Consolas"/>
          <w:color w:val="C5F467"/>
          <w:sz w:val="21"/>
          <w:szCs w:val="21"/>
        </w:rPr>
        <w:t>../images/horse-dog.jpg</w:t>
      </w:r>
      <w:r w:rsidRPr="68E019B6">
        <w:rPr>
          <w:rFonts w:ascii="Consolas" w:hAnsi="Consolas" w:eastAsia="Consolas" w:cs="Consolas"/>
          <w:color w:val="5CECC6"/>
          <w:sz w:val="21"/>
          <w:szCs w:val="21"/>
        </w:rPr>
        <w:t>'))</w:t>
      </w:r>
    </w:p>
    <w:p w:rsidR="6F784F7B" w:rsidP="68E019B6" w:rsidRDefault="68E019B6" w14:paraId="6E0279FF" w14:textId="7ED42F5F">
      <w:pPr>
        <w:shd w:val="clear" w:color="auto" w:fill="141D2B"/>
        <w:spacing w:after="0" w:line="285" w:lineRule="auto"/>
      </w:pPr>
      <w:r w:rsidRPr="68E019B6">
        <w:rPr>
          <w:rFonts w:ascii="Consolas" w:hAnsi="Consolas" w:eastAsia="Consolas" w:cs="Consolas"/>
          <w:color w:val="A4B1CD"/>
          <w:sz w:val="21"/>
          <w:szCs w:val="21"/>
        </w:rPr>
        <w:t xml:space="preserve">threshold </w:t>
      </w:r>
      <w:r w:rsidRPr="68E019B6">
        <w:rPr>
          <w:rFonts w:ascii="Consolas" w:hAnsi="Consolas" w:eastAsia="Consolas" w:cs="Consolas"/>
          <w:color w:val="FF8484"/>
          <w:sz w:val="21"/>
          <w:szCs w:val="21"/>
        </w:rPr>
        <w:t>=</w:t>
      </w:r>
      <w:r w:rsidRPr="68E019B6">
        <w:rPr>
          <w:rFonts w:ascii="Consolas" w:hAnsi="Consolas" w:eastAsia="Consolas" w:cs="Consolas"/>
          <w:color w:val="A4B1CD"/>
          <w:sz w:val="21"/>
          <w:szCs w:val="21"/>
        </w:rPr>
        <w:t xml:space="preserve"> </w:t>
      </w:r>
      <w:r w:rsidRPr="68E019B6">
        <w:rPr>
          <w:rFonts w:ascii="Consolas" w:hAnsi="Consolas" w:eastAsia="Consolas" w:cs="Consolas"/>
          <w:color w:val="5CB2FF"/>
          <w:sz w:val="21"/>
          <w:szCs w:val="21"/>
        </w:rPr>
        <w:t>0.5</w:t>
      </w:r>
    </w:p>
    <w:p w:rsidR="6F784F7B" w:rsidP="68E019B6" w:rsidRDefault="68E019B6" w14:paraId="4F902982" w14:textId="0C38849B">
      <w:pPr>
        <w:shd w:val="clear" w:color="auto" w:fill="141D2B"/>
        <w:spacing w:after="0" w:line="285" w:lineRule="auto"/>
      </w:pPr>
      <w:r w:rsidRPr="68E019B6">
        <w:rPr>
          <w:rFonts w:ascii="Consolas" w:hAnsi="Consolas" w:eastAsia="Consolas" w:cs="Consolas"/>
          <w:color w:val="A4B1CD"/>
          <w:sz w:val="21"/>
          <w:szCs w:val="21"/>
        </w:rPr>
        <w:t>im</w:t>
      </w:r>
      <w:r w:rsidRPr="68E019B6">
        <w:rPr>
          <w:rFonts w:ascii="Consolas" w:hAnsi="Consolas" w:eastAsia="Consolas" w:cs="Consolas"/>
          <w:color w:val="5CECC6"/>
          <w:sz w:val="21"/>
          <w:szCs w:val="21"/>
        </w:rPr>
        <w:t>[</w:t>
      </w:r>
      <w:r w:rsidRPr="68E019B6">
        <w:rPr>
          <w:rFonts w:ascii="Consolas" w:hAnsi="Consolas" w:eastAsia="Consolas" w:cs="Consolas"/>
          <w:color w:val="A4B1CD"/>
          <w:sz w:val="21"/>
          <w:szCs w:val="21"/>
        </w:rPr>
        <w:t xml:space="preserve">im </w:t>
      </w:r>
      <w:r w:rsidRPr="68E019B6">
        <w:rPr>
          <w:rFonts w:ascii="Consolas" w:hAnsi="Consolas" w:eastAsia="Consolas" w:cs="Consolas"/>
          <w:color w:val="FF8484"/>
          <w:sz w:val="21"/>
          <w:szCs w:val="21"/>
        </w:rPr>
        <w:t>&lt;</w:t>
      </w:r>
      <w:r w:rsidRPr="68E019B6">
        <w:rPr>
          <w:rFonts w:ascii="Consolas" w:hAnsi="Consolas" w:eastAsia="Consolas" w:cs="Consolas"/>
          <w:color w:val="A4B1CD"/>
          <w:sz w:val="21"/>
          <w:szCs w:val="21"/>
        </w:rPr>
        <w:t xml:space="preserve"> threshold</w:t>
      </w:r>
      <w:r w:rsidRPr="68E019B6">
        <w:rPr>
          <w:rFonts w:ascii="Consolas" w:hAnsi="Consolas" w:eastAsia="Consolas" w:cs="Consolas"/>
          <w:color w:val="5CECC6"/>
          <w:sz w:val="21"/>
          <w:szCs w:val="21"/>
        </w:rPr>
        <w:t>]</w:t>
      </w:r>
      <w:r w:rsidRPr="68E019B6">
        <w:rPr>
          <w:rFonts w:ascii="Consolas" w:hAnsi="Consolas" w:eastAsia="Consolas" w:cs="Consolas"/>
          <w:color w:val="A4B1CD"/>
          <w:sz w:val="21"/>
          <w:szCs w:val="21"/>
        </w:rPr>
        <w:t xml:space="preserve"> </w:t>
      </w:r>
      <w:r w:rsidRPr="68E019B6">
        <w:rPr>
          <w:rFonts w:ascii="Consolas" w:hAnsi="Consolas" w:eastAsia="Consolas" w:cs="Consolas"/>
          <w:color w:val="FF8484"/>
          <w:sz w:val="21"/>
          <w:szCs w:val="21"/>
        </w:rPr>
        <w:t>=</w:t>
      </w:r>
      <w:r w:rsidRPr="68E019B6">
        <w:rPr>
          <w:rFonts w:ascii="Consolas" w:hAnsi="Consolas" w:eastAsia="Consolas" w:cs="Consolas"/>
          <w:color w:val="A4B1CD"/>
          <w:sz w:val="21"/>
          <w:szCs w:val="21"/>
        </w:rPr>
        <w:t xml:space="preserve"> </w:t>
      </w:r>
      <w:r w:rsidRPr="68E019B6">
        <w:rPr>
          <w:rFonts w:ascii="Consolas" w:hAnsi="Consolas" w:eastAsia="Consolas" w:cs="Consolas"/>
          <w:color w:val="5CB2FF"/>
          <w:sz w:val="21"/>
          <w:szCs w:val="21"/>
        </w:rPr>
        <w:t>0</w:t>
      </w:r>
    </w:p>
    <w:p w:rsidR="6F784F7B" w:rsidP="68E019B6" w:rsidRDefault="68E019B6" w14:paraId="4EEB2FA5" w14:textId="514AA0BC">
      <w:pPr>
        <w:shd w:val="clear" w:color="auto" w:fill="141D2B"/>
        <w:spacing w:after="0" w:line="285" w:lineRule="auto"/>
      </w:pPr>
      <w:r w:rsidRPr="68E019B6">
        <w:rPr>
          <w:rFonts w:ascii="Consolas" w:hAnsi="Consolas" w:eastAsia="Consolas" w:cs="Consolas"/>
          <w:color w:val="A4B1CD"/>
          <w:sz w:val="21"/>
          <w:szCs w:val="21"/>
        </w:rPr>
        <w:t>im</w:t>
      </w:r>
      <w:r w:rsidRPr="68E019B6">
        <w:rPr>
          <w:rFonts w:ascii="Consolas" w:hAnsi="Consolas" w:eastAsia="Consolas" w:cs="Consolas"/>
          <w:color w:val="5CECC6"/>
          <w:sz w:val="21"/>
          <w:szCs w:val="21"/>
        </w:rPr>
        <w:t>[</w:t>
      </w:r>
      <w:r w:rsidRPr="68E019B6">
        <w:rPr>
          <w:rFonts w:ascii="Consolas" w:hAnsi="Consolas" w:eastAsia="Consolas" w:cs="Consolas"/>
          <w:color w:val="A4B1CD"/>
          <w:sz w:val="21"/>
          <w:szCs w:val="21"/>
        </w:rPr>
        <w:t xml:space="preserve">im </w:t>
      </w:r>
      <w:r w:rsidRPr="68E019B6">
        <w:rPr>
          <w:rFonts w:ascii="Consolas" w:hAnsi="Consolas" w:eastAsia="Consolas" w:cs="Consolas"/>
          <w:color w:val="FF8484"/>
          <w:sz w:val="21"/>
          <w:szCs w:val="21"/>
        </w:rPr>
        <w:t>&gt;=</w:t>
      </w:r>
      <w:r w:rsidRPr="68E019B6">
        <w:rPr>
          <w:rFonts w:ascii="Consolas" w:hAnsi="Consolas" w:eastAsia="Consolas" w:cs="Consolas"/>
          <w:color w:val="A4B1CD"/>
          <w:sz w:val="21"/>
          <w:szCs w:val="21"/>
        </w:rPr>
        <w:t xml:space="preserve"> threshold</w:t>
      </w:r>
      <w:r w:rsidRPr="68E019B6">
        <w:rPr>
          <w:rFonts w:ascii="Consolas" w:hAnsi="Consolas" w:eastAsia="Consolas" w:cs="Consolas"/>
          <w:color w:val="5CECC6"/>
          <w:sz w:val="21"/>
          <w:szCs w:val="21"/>
        </w:rPr>
        <w:t>]</w:t>
      </w:r>
      <w:r w:rsidRPr="68E019B6">
        <w:rPr>
          <w:rFonts w:ascii="Consolas" w:hAnsi="Consolas" w:eastAsia="Consolas" w:cs="Consolas"/>
          <w:color w:val="A4B1CD"/>
          <w:sz w:val="21"/>
          <w:szCs w:val="21"/>
        </w:rPr>
        <w:t xml:space="preserve"> </w:t>
      </w:r>
      <w:r w:rsidRPr="68E019B6">
        <w:rPr>
          <w:rFonts w:ascii="Consolas" w:hAnsi="Consolas" w:eastAsia="Consolas" w:cs="Consolas"/>
          <w:color w:val="FF8484"/>
          <w:sz w:val="21"/>
          <w:szCs w:val="21"/>
        </w:rPr>
        <w:t>=</w:t>
      </w:r>
      <w:r w:rsidRPr="68E019B6">
        <w:rPr>
          <w:rFonts w:ascii="Consolas" w:hAnsi="Consolas" w:eastAsia="Consolas" w:cs="Consolas"/>
          <w:color w:val="A4B1CD"/>
          <w:sz w:val="21"/>
          <w:szCs w:val="21"/>
        </w:rPr>
        <w:t xml:space="preserve"> </w:t>
      </w:r>
      <w:r w:rsidRPr="68E019B6">
        <w:rPr>
          <w:rFonts w:ascii="Consolas" w:hAnsi="Consolas" w:eastAsia="Consolas" w:cs="Consolas"/>
          <w:color w:val="5CB2FF"/>
          <w:sz w:val="21"/>
          <w:szCs w:val="21"/>
        </w:rPr>
        <w:t>1</w:t>
      </w:r>
    </w:p>
    <w:p w:rsidR="6F784F7B" w:rsidP="68E019B6" w:rsidRDefault="6F784F7B" w14:paraId="4E740B5B" w14:textId="07ADD532">
      <w:pPr>
        <w:shd w:val="clear" w:color="auto" w:fill="141D2B"/>
        <w:spacing w:after="0" w:line="285" w:lineRule="auto"/>
      </w:pPr>
    </w:p>
    <w:p w:rsidR="6F784F7B" w:rsidP="68E019B6" w:rsidRDefault="68E019B6" w14:paraId="6C3A49DF" w14:textId="3AB6A1EC">
      <w:pPr>
        <w:shd w:val="clear" w:color="auto" w:fill="141D2B"/>
        <w:spacing w:after="0" w:line="285" w:lineRule="auto"/>
      </w:pPr>
      <w:r w:rsidRPr="68E019B6">
        <w:rPr>
          <w:rFonts w:ascii="Consolas" w:hAnsi="Consolas" w:eastAsia="Consolas" w:cs="Consolas"/>
          <w:i/>
          <w:iCs/>
          <w:color w:val="D7E4FF"/>
          <w:sz w:val="21"/>
          <w:szCs w:val="21"/>
        </w:rPr>
        <w:t># Ekstraksi boundary</w:t>
      </w:r>
    </w:p>
    <w:p w:rsidR="6F784F7B" w:rsidP="68E019B6" w:rsidRDefault="68E019B6" w14:paraId="3CABFCC7" w14:textId="414AD5CC">
      <w:pPr>
        <w:shd w:val="clear" w:color="auto" w:fill="141D2B"/>
        <w:spacing w:after="0" w:line="285" w:lineRule="auto"/>
      </w:pPr>
      <w:r w:rsidRPr="68E019B6">
        <w:rPr>
          <w:rFonts w:ascii="Consolas" w:hAnsi="Consolas" w:eastAsia="Consolas" w:cs="Consolas"/>
          <w:color w:val="A4B1CD"/>
          <w:sz w:val="21"/>
          <w:szCs w:val="21"/>
        </w:rPr>
        <w:t xml:space="preserve">boundary </w:t>
      </w:r>
      <w:r w:rsidRPr="68E019B6">
        <w:rPr>
          <w:rFonts w:ascii="Consolas" w:hAnsi="Consolas" w:eastAsia="Consolas" w:cs="Consolas"/>
          <w:color w:val="FF8484"/>
          <w:sz w:val="21"/>
          <w:szCs w:val="21"/>
        </w:rPr>
        <w:t>=</w:t>
      </w:r>
      <w:r w:rsidRPr="68E019B6">
        <w:rPr>
          <w:rFonts w:ascii="Consolas" w:hAnsi="Consolas" w:eastAsia="Consolas" w:cs="Consolas"/>
          <w:color w:val="A4B1CD"/>
          <w:sz w:val="21"/>
          <w:szCs w:val="21"/>
        </w:rPr>
        <w:t xml:space="preserve"> im </w:t>
      </w:r>
      <w:r w:rsidRPr="68E019B6">
        <w:rPr>
          <w:rFonts w:ascii="Consolas" w:hAnsi="Consolas" w:eastAsia="Consolas" w:cs="Consolas"/>
          <w:color w:val="FF8484"/>
          <w:sz w:val="21"/>
          <w:szCs w:val="21"/>
        </w:rPr>
        <w:t>-</w:t>
      </w:r>
      <w:r w:rsidRPr="68E019B6">
        <w:rPr>
          <w:rFonts w:ascii="Consolas" w:hAnsi="Consolas" w:eastAsia="Consolas" w:cs="Consolas"/>
          <w:color w:val="A4B1CD"/>
          <w:sz w:val="21"/>
          <w:szCs w:val="21"/>
        </w:rPr>
        <w:t xml:space="preserve"> </w:t>
      </w:r>
      <w:r w:rsidRPr="68E019B6">
        <w:rPr>
          <w:rFonts w:ascii="Consolas" w:hAnsi="Consolas" w:eastAsia="Consolas" w:cs="Consolas"/>
          <w:color w:val="FFCC5C"/>
          <w:sz w:val="21"/>
          <w:szCs w:val="21"/>
        </w:rPr>
        <w:t>binary_erosion</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im</w:t>
      </w:r>
      <w:r w:rsidRPr="68E019B6">
        <w:rPr>
          <w:rFonts w:ascii="Consolas" w:hAnsi="Consolas" w:eastAsia="Consolas" w:cs="Consolas"/>
          <w:color w:val="5CECC6"/>
          <w:sz w:val="21"/>
          <w:szCs w:val="21"/>
        </w:rPr>
        <w:t>)</w:t>
      </w:r>
    </w:p>
    <w:p w:rsidR="6F784F7B" w:rsidP="68E019B6" w:rsidRDefault="6F784F7B" w14:paraId="2C55C930" w14:textId="636F19EA">
      <w:pPr>
        <w:shd w:val="clear" w:color="auto" w:fill="141D2B"/>
        <w:spacing w:after="0" w:line="285" w:lineRule="auto"/>
      </w:pPr>
    </w:p>
    <w:p w:rsidR="6F784F7B" w:rsidP="68E019B6" w:rsidRDefault="68E019B6" w14:paraId="645DFAF8" w14:textId="1552A353">
      <w:pPr>
        <w:shd w:val="clear" w:color="auto" w:fill="141D2B"/>
        <w:spacing w:after="0" w:line="285" w:lineRule="auto"/>
      </w:pPr>
      <w:r w:rsidRPr="68E019B6">
        <w:rPr>
          <w:rFonts w:ascii="Consolas" w:hAnsi="Consolas" w:eastAsia="Consolas" w:cs="Consolas"/>
          <w:i/>
          <w:iCs/>
          <w:color w:val="D7E4FF"/>
          <w:sz w:val="21"/>
          <w:szCs w:val="21"/>
        </w:rPr>
        <w:t># Menampilkan hasil</w:t>
      </w:r>
    </w:p>
    <w:p w:rsidR="6F784F7B" w:rsidP="68E019B6" w:rsidRDefault="68E019B6" w14:paraId="616D1D4E" w14:textId="343C709F">
      <w:pPr>
        <w:shd w:val="clear" w:color="auto" w:fill="141D2B"/>
        <w:spacing w:after="0" w:line="285" w:lineRule="auto"/>
      </w:pPr>
      <w:r w:rsidRPr="68E019B6">
        <w:rPr>
          <w:rFonts w:ascii="Consolas" w:hAnsi="Consolas" w:eastAsia="Consolas" w:cs="Consolas"/>
          <w:color w:val="FFCC5C"/>
          <w:sz w:val="21"/>
          <w:szCs w:val="21"/>
        </w:rPr>
        <w:t>plot_images_horizontally</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im</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 xml:space="preserve"> boundary</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 xml:space="preserve"> </w:t>
      </w:r>
      <w:r w:rsidRPr="68E019B6">
        <w:rPr>
          <w:rFonts w:ascii="Consolas" w:hAnsi="Consolas" w:eastAsia="Consolas" w:cs="Consolas"/>
          <w:color w:val="5CECC6"/>
          <w:sz w:val="21"/>
          <w:szCs w:val="21"/>
        </w:rPr>
        <w:t>'</w:t>
      </w:r>
      <w:r w:rsidRPr="68E019B6">
        <w:rPr>
          <w:rFonts w:ascii="Consolas" w:hAnsi="Consolas" w:eastAsia="Consolas" w:cs="Consolas"/>
          <w:color w:val="C5F467"/>
          <w:sz w:val="21"/>
          <w:szCs w:val="21"/>
        </w:rPr>
        <w:t>boundary</w:t>
      </w:r>
      <w:r w:rsidRPr="68E019B6">
        <w:rPr>
          <w:rFonts w:ascii="Consolas" w:hAnsi="Consolas" w:eastAsia="Consolas" w:cs="Consolas"/>
          <w:color w:val="5CECC6"/>
          <w:sz w:val="21"/>
          <w:szCs w:val="21"/>
        </w:rPr>
        <w:t>',</w:t>
      </w:r>
      <w:r w:rsidRPr="68E019B6">
        <w:rPr>
          <w:rFonts w:ascii="Consolas" w:hAnsi="Consolas" w:eastAsia="Consolas" w:cs="Consolas"/>
          <w:color w:val="FFCC5C"/>
          <w:sz w:val="21"/>
          <w:szCs w:val="21"/>
        </w:rPr>
        <w:t xml:space="preserve"> </w:t>
      </w:r>
      <w:r w:rsidRPr="68E019B6">
        <w:rPr>
          <w:rFonts w:ascii="Consolas" w:hAnsi="Consolas" w:eastAsia="Consolas" w:cs="Consolas"/>
          <w:color w:val="5CB2FF"/>
          <w:sz w:val="21"/>
          <w:szCs w:val="21"/>
        </w:rPr>
        <w:t>sz</w:t>
      </w:r>
      <w:r w:rsidRPr="68E019B6">
        <w:rPr>
          <w:rFonts w:ascii="Consolas" w:hAnsi="Consolas" w:eastAsia="Consolas" w:cs="Consolas"/>
          <w:color w:val="FF8484"/>
          <w:sz w:val="21"/>
          <w:szCs w:val="21"/>
        </w:rPr>
        <w:t>=</w:t>
      </w:r>
      <w:r w:rsidRPr="68E019B6">
        <w:rPr>
          <w:rFonts w:ascii="Consolas" w:hAnsi="Consolas" w:eastAsia="Consolas" w:cs="Consolas"/>
          <w:color w:val="5CECC6"/>
          <w:sz w:val="21"/>
          <w:szCs w:val="21"/>
        </w:rPr>
        <w:t>(</w:t>
      </w:r>
      <w:r w:rsidRPr="68E019B6">
        <w:rPr>
          <w:rFonts w:ascii="Consolas" w:hAnsi="Consolas" w:eastAsia="Consolas" w:cs="Consolas"/>
          <w:color w:val="5CB2FF"/>
          <w:sz w:val="21"/>
          <w:szCs w:val="21"/>
        </w:rPr>
        <w:t>18</w:t>
      </w:r>
      <w:r w:rsidRPr="68E019B6">
        <w:rPr>
          <w:rFonts w:ascii="Consolas" w:hAnsi="Consolas" w:eastAsia="Consolas" w:cs="Consolas"/>
          <w:color w:val="5CECC6"/>
          <w:sz w:val="21"/>
          <w:szCs w:val="21"/>
        </w:rPr>
        <w:t>,</w:t>
      </w:r>
      <w:r w:rsidRPr="68E019B6">
        <w:rPr>
          <w:rFonts w:ascii="Consolas" w:hAnsi="Consolas" w:eastAsia="Consolas" w:cs="Consolas"/>
          <w:color w:val="5CB2FF"/>
          <w:sz w:val="21"/>
          <w:szCs w:val="21"/>
        </w:rPr>
        <w:t>9</w:t>
      </w:r>
      <w:r w:rsidRPr="68E019B6">
        <w:rPr>
          <w:rFonts w:ascii="Consolas" w:hAnsi="Consolas" w:eastAsia="Consolas" w:cs="Consolas"/>
          <w:color w:val="5CECC6"/>
          <w:sz w:val="21"/>
          <w:szCs w:val="21"/>
        </w:rPr>
        <w:t>))</w:t>
      </w:r>
    </w:p>
    <w:p w:rsidR="6F784F7B" w:rsidP="68E019B6" w:rsidRDefault="6F784F7B" w14:paraId="2054F7CD" w14:textId="6EEB3AF5">
      <w:pPr>
        <w:shd w:val="clear" w:color="auto" w:fill="141D2B"/>
        <w:spacing w:after="0" w:line="285" w:lineRule="auto"/>
      </w:pPr>
    </w:p>
    <w:p w:rsidR="6F784F7B" w:rsidP="68E019B6" w:rsidRDefault="784CA17B" w14:paraId="397D3AF2" w14:textId="67117388">
      <w:pPr>
        <w:pStyle w:val="Heading3"/>
      </w:pPr>
      <w:bookmarkStart w:name="_Toc213102692" w:id="82"/>
      <w:r w:rsidRPr="784CA17B">
        <w:t xml:space="preserve">6.1.10. </w:t>
      </w:r>
      <w:r w:rsidRPr="5DD74806" w:rsidR="5DD74806">
        <w:t xml:space="preserve">Fingerprint cleaning with </w:t>
      </w:r>
      <w:r w:rsidRPr="3D027F55" w:rsidR="3D027F55">
        <w:t>opening and closing</w:t>
      </w:r>
      <w:bookmarkEnd w:id="82"/>
    </w:p>
    <w:p w:rsidR="6F784F7B" w:rsidP="3D027F55" w:rsidRDefault="25E9F963" w14:paraId="6CBB57BF" w14:textId="72A72C4F">
      <w:pPr>
        <w:rPr>
          <w:rFonts w:ascii="Times New Roman" w:hAnsi="Times New Roman" w:eastAsia="Times New Roman" w:cs="Times New Roman"/>
        </w:rPr>
      </w:pPr>
      <w:r w:rsidRPr="25E9F963">
        <w:rPr>
          <w:rFonts w:ascii="Times New Roman" w:hAnsi="Times New Roman" w:eastAsia="Times New Roman" w:cs="Times New Roman"/>
        </w:rPr>
        <w:t>Operasi opening dan closing dapat digunakan secara berurutan untuk membersihkan noise (objek kecil) pada citra biner. Teknik ini efektif digunakan sebagai tahap praproses (preprocessing) pada citra sidik jari agar lebih bersih dan jelas.</w:t>
      </w:r>
    </w:p>
    <w:p w:rsidR="6F784F7B" w:rsidP="25E9F963" w:rsidRDefault="0ED54B98" w14:paraId="0FE6208E" w14:textId="5A37B0B0">
      <w:pPr>
        <w:rPr>
          <w:rFonts w:ascii="Times New Roman" w:hAnsi="Times New Roman" w:eastAsia="Times New Roman" w:cs="Times New Roman"/>
        </w:rPr>
      </w:pPr>
      <w:r w:rsidRPr="0ED54B98">
        <w:rPr>
          <w:rFonts w:ascii="Times New Roman" w:hAnsi="Times New Roman" w:eastAsia="Times New Roman" w:cs="Times New Roman"/>
        </w:rPr>
        <w:t>Contoh Implementasi</w:t>
      </w:r>
    </w:p>
    <w:p w:rsidR="6F784F7B" w:rsidP="5AFD8203" w:rsidRDefault="5AFD8203" w14:paraId="4EA1F1D8" w14:textId="3A7CCF0C">
      <w:pPr>
        <w:shd w:val="clear" w:color="auto" w:fill="141D2B"/>
        <w:spacing w:after="0" w:line="285" w:lineRule="auto"/>
      </w:pPr>
      <w:r w:rsidRPr="5AFD8203">
        <w:rPr>
          <w:rFonts w:ascii="Consolas" w:hAnsi="Consolas" w:eastAsia="Consolas" w:cs="Consolas"/>
          <w:color w:val="CF8DFB"/>
          <w:sz w:val="21"/>
          <w:szCs w:val="21"/>
        </w:rPr>
        <w:t>from</w:t>
      </w:r>
      <w:r w:rsidRPr="5AFD8203">
        <w:rPr>
          <w:rFonts w:ascii="Consolas" w:hAnsi="Consolas" w:eastAsia="Consolas" w:cs="Consolas"/>
          <w:color w:val="A4B1CD"/>
          <w:sz w:val="21"/>
          <w:szCs w:val="21"/>
        </w:rPr>
        <w:t xml:space="preserve"> skimage</w:t>
      </w:r>
      <w:r w:rsidRPr="5AFD8203">
        <w:rPr>
          <w:rFonts w:ascii="Consolas" w:hAnsi="Consolas" w:eastAsia="Consolas" w:cs="Consolas"/>
          <w:color w:val="5CECC6"/>
          <w:sz w:val="21"/>
          <w:szCs w:val="21"/>
        </w:rPr>
        <w:t>.</w:t>
      </w:r>
      <w:r w:rsidRPr="5AFD8203">
        <w:rPr>
          <w:rFonts w:ascii="Consolas" w:hAnsi="Consolas" w:eastAsia="Consolas" w:cs="Consolas"/>
          <w:color w:val="A4B1CD"/>
          <w:sz w:val="21"/>
          <w:szCs w:val="21"/>
        </w:rPr>
        <w:t xml:space="preserve">morphology </w:t>
      </w:r>
      <w:r w:rsidRPr="5AFD8203">
        <w:rPr>
          <w:rFonts w:ascii="Consolas" w:hAnsi="Consolas" w:eastAsia="Consolas" w:cs="Consolas"/>
          <w:color w:val="CF8DFB"/>
          <w:sz w:val="21"/>
          <w:szCs w:val="21"/>
        </w:rPr>
        <w:t>import</w:t>
      </w:r>
      <w:r w:rsidRPr="5AFD8203">
        <w:rPr>
          <w:rFonts w:ascii="Consolas" w:hAnsi="Consolas" w:eastAsia="Consolas" w:cs="Consolas"/>
          <w:color w:val="A4B1CD"/>
          <w:sz w:val="21"/>
          <w:szCs w:val="21"/>
        </w:rPr>
        <w:t xml:space="preserve"> binary_opening</w:t>
      </w:r>
      <w:r w:rsidRPr="5AFD8203">
        <w:rPr>
          <w:rFonts w:ascii="Consolas" w:hAnsi="Consolas" w:eastAsia="Consolas" w:cs="Consolas"/>
          <w:color w:val="5CECC6"/>
          <w:sz w:val="21"/>
          <w:szCs w:val="21"/>
        </w:rPr>
        <w:t>,</w:t>
      </w:r>
      <w:r w:rsidRPr="5AFD8203">
        <w:rPr>
          <w:rFonts w:ascii="Consolas" w:hAnsi="Consolas" w:eastAsia="Consolas" w:cs="Consolas"/>
          <w:color w:val="A4B1CD"/>
          <w:sz w:val="21"/>
          <w:szCs w:val="21"/>
        </w:rPr>
        <w:t xml:space="preserve"> binary_closing</w:t>
      </w:r>
      <w:r w:rsidRPr="5AFD8203">
        <w:rPr>
          <w:rFonts w:ascii="Consolas" w:hAnsi="Consolas" w:eastAsia="Consolas" w:cs="Consolas"/>
          <w:color w:val="5CECC6"/>
          <w:sz w:val="21"/>
          <w:szCs w:val="21"/>
        </w:rPr>
        <w:t>,</w:t>
      </w:r>
      <w:r w:rsidRPr="5AFD8203">
        <w:rPr>
          <w:rFonts w:ascii="Consolas" w:hAnsi="Consolas" w:eastAsia="Consolas" w:cs="Consolas"/>
          <w:color w:val="A4B1CD"/>
          <w:sz w:val="21"/>
          <w:szCs w:val="21"/>
        </w:rPr>
        <w:t xml:space="preserve"> square</w:t>
      </w:r>
    </w:p>
    <w:p w:rsidR="6F784F7B" w:rsidP="5AFD8203" w:rsidRDefault="5AFD8203" w14:paraId="35B75172" w14:textId="513A2B89">
      <w:pPr>
        <w:shd w:val="clear" w:color="auto" w:fill="141D2B"/>
        <w:spacing w:after="0" w:line="285" w:lineRule="auto"/>
      </w:pPr>
      <w:r w:rsidRPr="5AFD8203">
        <w:rPr>
          <w:rFonts w:ascii="Consolas" w:hAnsi="Consolas" w:eastAsia="Consolas" w:cs="Consolas"/>
          <w:color w:val="CF8DFB"/>
          <w:sz w:val="21"/>
          <w:szCs w:val="21"/>
        </w:rPr>
        <w:t>from</w:t>
      </w:r>
      <w:r w:rsidRPr="5AFD8203">
        <w:rPr>
          <w:rFonts w:ascii="Consolas" w:hAnsi="Consolas" w:eastAsia="Consolas" w:cs="Consolas"/>
          <w:color w:val="A4B1CD"/>
          <w:sz w:val="21"/>
          <w:szCs w:val="21"/>
        </w:rPr>
        <w:t xml:space="preserve"> skimage</w:t>
      </w:r>
      <w:r w:rsidRPr="5AFD8203">
        <w:rPr>
          <w:rFonts w:ascii="Consolas" w:hAnsi="Consolas" w:eastAsia="Consolas" w:cs="Consolas"/>
          <w:color w:val="5CECC6"/>
          <w:sz w:val="21"/>
          <w:szCs w:val="21"/>
        </w:rPr>
        <w:t>.</w:t>
      </w:r>
      <w:r w:rsidRPr="5AFD8203">
        <w:rPr>
          <w:rFonts w:ascii="Consolas" w:hAnsi="Consolas" w:eastAsia="Consolas" w:cs="Consolas"/>
          <w:color w:val="A4B1CD"/>
          <w:sz w:val="21"/>
          <w:szCs w:val="21"/>
        </w:rPr>
        <w:t xml:space="preserve">color </w:t>
      </w:r>
      <w:r w:rsidRPr="5AFD8203">
        <w:rPr>
          <w:rFonts w:ascii="Consolas" w:hAnsi="Consolas" w:eastAsia="Consolas" w:cs="Consolas"/>
          <w:color w:val="CF8DFB"/>
          <w:sz w:val="21"/>
          <w:szCs w:val="21"/>
        </w:rPr>
        <w:t>import</w:t>
      </w:r>
      <w:r w:rsidRPr="5AFD8203">
        <w:rPr>
          <w:rFonts w:ascii="Consolas" w:hAnsi="Consolas" w:eastAsia="Consolas" w:cs="Consolas"/>
          <w:color w:val="A4B1CD"/>
          <w:sz w:val="21"/>
          <w:szCs w:val="21"/>
        </w:rPr>
        <w:t xml:space="preserve"> rgb2gray</w:t>
      </w:r>
    </w:p>
    <w:p w:rsidR="6F784F7B" w:rsidP="5AFD8203" w:rsidRDefault="5AFD8203" w14:paraId="4D0C24EE" w14:textId="612D3791">
      <w:pPr>
        <w:shd w:val="clear" w:color="auto" w:fill="141D2B"/>
        <w:spacing w:after="0" w:line="285" w:lineRule="auto"/>
      </w:pPr>
      <w:r w:rsidRPr="5AFD8203">
        <w:rPr>
          <w:rFonts w:ascii="Consolas" w:hAnsi="Consolas" w:eastAsia="Consolas" w:cs="Consolas"/>
          <w:color w:val="CF8DFB"/>
          <w:sz w:val="21"/>
          <w:szCs w:val="21"/>
        </w:rPr>
        <w:t>from</w:t>
      </w:r>
      <w:r w:rsidRPr="5AFD8203">
        <w:rPr>
          <w:rFonts w:ascii="Consolas" w:hAnsi="Consolas" w:eastAsia="Consolas" w:cs="Consolas"/>
          <w:color w:val="A4B1CD"/>
          <w:sz w:val="21"/>
          <w:szCs w:val="21"/>
        </w:rPr>
        <w:t xml:space="preserve"> skimage</w:t>
      </w:r>
      <w:r w:rsidRPr="5AFD8203">
        <w:rPr>
          <w:rFonts w:ascii="Consolas" w:hAnsi="Consolas" w:eastAsia="Consolas" w:cs="Consolas"/>
          <w:color w:val="5CECC6"/>
          <w:sz w:val="21"/>
          <w:szCs w:val="21"/>
        </w:rPr>
        <w:t>.</w:t>
      </w:r>
      <w:r w:rsidRPr="5AFD8203">
        <w:rPr>
          <w:rFonts w:ascii="Consolas" w:hAnsi="Consolas" w:eastAsia="Consolas" w:cs="Consolas"/>
          <w:color w:val="A4B1CD"/>
          <w:sz w:val="21"/>
          <w:szCs w:val="21"/>
        </w:rPr>
        <w:t xml:space="preserve">io </w:t>
      </w:r>
      <w:r w:rsidRPr="5AFD8203">
        <w:rPr>
          <w:rFonts w:ascii="Consolas" w:hAnsi="Consolas" w:eastAsia="Consolas" w:cs="Consolas"/>
          <w:color w:val="CF8DFB"/>
          <w:sz w:val="21"/>
          <w:szCs w:val="21"/>
        </w:rPr>
        <w:t>import</w:t>
      </w:r>
      <w:r w:rsidRPr="5AFD8203">
        <w:rPr>
          <w:rFonts w:ascii="Consolas" w:hAnsi="Consolas" w:eastAsia="Consolas" w:cs="Consolas"/>
          <w:color w:val="A4B1CD"/>
          <w:sz w:val="21"/>
          <w:szCs w:val="21"/>
        </w:rPr>
        <w:t xml:space="preserve"> imread</w:t>
      </w:r>
    </w:p>
    <w:p w:rsidR="6F784F7B" w:rsidP="5AFD8203" w:rsidRDefault="5AFD8203" w14:paraId="767DD137" w14:textId="3E1B3151">
      <w:pPr>
        <w:shd w:val="clear" w:color="auto" w:fill="141D2B"/>
        <w:spacing w:after="0" w:line="285" w:lineRule="auto"/>
      </w:pPr>
      <w:r w:rsidRPr="5AFD8203">
        <w:rPr>
          <w:rFonts w:ascii="Consolas" w:hAnsi="Consolas" w:eastAsia="Consolas" w:cs="Consolas"/>
          <w:color w:val="CF8DFB"/>
          <w:sz w:val="21"/>
          <w:szCs w:val="21"/>
        </w:rPr>
        <w:t>import</w:t>
      </w:r>
      <w:r w:rsidRPr="5AFD8203">
        <w:rPr>
          <w:rFonts w:ascii="Consolas" w:hAnsi="Consolas" w:eastAsia="Consolas" w:cs="Consolas"/>
          <w:color w:val="A4B1CD"/>
          <w:sz w:val="21"/>
          <w:szCs w:val="21"/>
        </w:rPr>
        <w:t xml:space="preserve"> matplotlib</w:t>
      </w:r>
      <w:r w:rsidRPr="5AFD8203">
        <w:rPr>
          <w:rFonts w:ascii="Consolas" w:hAnsi="Consolas" w:eastAsia="Consolas" w:cs="Consolas"/>
          <w:color w:val="5CECC6"/>
          <w:sz w:val="21"/>
          <w:szCs w:val="21"/>
        </w:rPr>
        <w:t>.</w:t>
      </w:r>
      <w:r w:rsidRPr="5AFD8203">
        <w:rPr>
          <w:rFonts w:ascii="Consolas" w:hAnsi="Consolas" w:eastAsia="Consolas" w:cs="Consolas"/>
          <w:color w:val="A4B1CD"/>
          <w:sz w:val="21"/>
          <w:szCs w:val="21"/>
        </w:rPr>
        <w:t xml:space="preserve">pylab </w:t>
      </w:r>
      <w:r w:rsidRPr="5AFD8203">
        <w:rPr>
          <w:rFonts w:ascii="Consolas" w:hAnsi="Consolas" w:eastAsia="Consolas" w:cs="Consolas"/>
          <w:color w:val="CF8DFB"/>
          <w:sz w:val="21"/>
          <w:szCs w:val="21"/>
        </w:rPr>
        <w:t>as</w:t>
      </w:r>
      <w:r w:rsidRPr="5AFD8203">
        <w:rPr>
          <w:rFonts w:ascii="Consolas" w:hAnsi="Consolas" w:eastAsia="Consolas" w:cs="Consolas"/>
          <w:color w:val="A4B1CD"/>
          <w:sz w:val="21"/>
          <w:szCs w:val="21"/>
        </w:rPr>
        <w:t xml:space="preserve"> pylab</w:t>
      </w:r>
    </w:p>
    <w:p w:rsidR="6F784F7B" w:rsidP="5AFD8203" w:rsidRDefault="6F784F7B" w14:paraId="4FB01058" w14:textId="4058A864">
      <w:pPr>
        <w:shd w:val="clear" w:color="auto" w:fill="141D2B"/>
        <w:spacing w:after="0" w:line="285" w:lineRule="auto"/>
      </w:pPr>
    </w:p>
    <w:p w:rsidR="6F784F7B" w:rsidP="5AFD8203" w:rsidRDefault="5AFD8203" w14:paraId="0553CBD3" w14:textId="7889C1CD">
      <w:pPr>
        <w:shd w:val="clear" w:color="auto" w:fill="141D2B"/>
        <w:spacing w:after="0" w:line="285" w:lineRule="auto"/>
      </w:pPr>
      <w:r w:rsidRPr="5AFD8203">
        <w:rPr>
          <w:rFonts w:ascii="Consolas" w:hAnsi="Consolas" w:eastAsia="Consolas" w:cs="Consolas"/>
          <w:color w:val="FF8484"/>
          <w:sz w:val="21"/>
          <w:szCs w:val="21"/>
        </w:rPr>
        <w:t>def</w:t>
      </w:r>
      <w:r w:rsidRPr="5AFD8203">
        <w:rPr>
          <w:rFonts w:ascii="Consolas" w:hAnsi="Consolas" w:eastAsia="Consolas" w:cs="Consolas"/>
          <w:color w:val="A4B1CD"/>
          <w:sz w:val="21"/>
          <w:szCs w:val="21"/>
        </w:rPr>
        <w:t xml:space="preserve"> </w:t>
      </w:r>
      <w:r w:rsidRPr="5AFD8203">
        <w:rPr>
          <w:rFonts w:ascii="Consolas" w:hAnsi="Consolas" w:eastAsia="Consolas" w:cs="Consolas"/>
          <w:color w:val="FFCC5C"/>
          <w:sz w:val="21"/>
          <w:szCs w:val="21"/>
        </w:rPr>
        <w:t>plot_image</w:t>
      </w:r>
      <w:r w:rsidRPr="5AFD8203">
        <w:rPr>
          <w:rFonts w:ascii="Consolas" w:hAnsi="Consolas" w:eastAsia="Consolas" w:cs="Consolas"/>
          <w:color w:val="5CECC6"/>
          <w:sz w:val="21"/>
          <w:szCs w:val="21"/>
        </w:rPr>
        <w:t>(</w:t>
      </w:r>
      <w:r w:rsidRPr="5AFD8203">
        <w:rPr>
          <w:rFonts w:ascii="Consolas" w:hAnsi="Consolas" w:eastAsia="Consolas" w:cs="Consolas"/>
          <w:color w:val="5CB2FF"/>
          <w:sz w:val="21"/>
          <w:szCs w:val="21"/>
        </w:rPr>
        <w:t>im</w:t>
      </w:r>
      <w:r w:rsidRPr="5AFD8203">
        <w:rPr>
          <w:rFonts w:ascii="Consolas" w:hAnsi="Consolas" w:eastAsia="Consolas" w:cs="Consolas"/>
          <w:color w:val="5CECC6"/>
          <w:sz w:val="21"/>
          <w:szCs w:val="21"/>
        </w:rPr>
        <w:t>,</w:t>
      </w:r>
      <w:r w:rsidRPr="5AFD8203">
        <w:rPr>
          <w:rFonts w:ascii="Consolas" w:hAnsi="Consolas" w:eastAsia="Consolas" w:cs="Consolas"/>
          <w:color w:val="A4B1CD"/>
          <w:sz w:val="21"/>
          <w:szCs w:val="21"/>
        </w:rPr>
        <w:t xml:space="preserve"> </w:t>
      </w:r>
      <w:r w:rsidRPr="5AFD8203">
        <w:rPr>
          <w:rFonts w:ascii="Consolas" w:hAnsi="Consolas" w:eastAsia="Consolas" w:cs="Consolas"/>
          <w:color w:val="5CB2FF"/>
          <w:sz w:val="21"/>
          <w:szCs w:val="21"/>
        </w:rPr>
        <w:t>title</w:t>
      </w:r>
      <w:r w:rsidRPr="5AFD8203">
        <w:rPr>
          <w:rFonts w:ascii="Consolas" w:hAnsi="Consolas" w:eastAsia="Consolas" w:cs="Consolas"/>
          <w:color w:val="5CECC6"/>
          <w:sz w:val="21"/>
          <w:szCs w:val="21"/>
        </w:rPr>
        <w:t>):</w:t>
      </w:r>
    </w:p>
    <w:p w:rsidR="6F784F7B" w:rsidP="5AFD8203" w:rsidRDefault="5AFD8203" w14:paraId="420E07A2" w14:textId="46807279">
      <w:pPr>
        <w:shd w:val="clear" w:color="auto" w:fill="141D2B"/>
        <w:spacing w:after="0" w:line="285" w:lineRule="auto"/>
      </w:pPr>
      <w:r w:rsidRPr="5AFD8203">
        <w:rPr>
          <w:rFonts w:ascii="Consolas" w:hAnsi="Consolas" w:eastAsia="Consolas" w:cs="Consolas"/>
          <w:color w:val="A4B1CD"/>
          <w:sz w:val="21"/>
          <w:szCs w:val="21"/>
        </w:rPr>
        <w:t xml:space="preserve">    pylab</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imshow</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im</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 xml:space="preserve"> </w:t>
      </w:r>
      <w:r w:rsidRPr="5AFD8203">
        <w:rPr>
          <w:rFonts w:ascii="Consolas" w:hAnsi="Consolas" w:eastAsia="Consolas" w:cs="Consolas"/>
          <w:color w:val="5CB2FF"/>
          <w:sz w:val="21"/>
          <w:szCs w:val="21"/>
        </w:rPr>
        <w:t>cmap</w:t>
      </w:r>
      <w:r w:rsidRPr="5AFD8203">
        <w:rPr>
          <w:rFonts w:ascii="Consolas" w:hAnsi="Consolas" w:eastAsia="Consolas" w:cs="Consolas"/>
          <w:color w:val="FF8484"/>
          <w:sz w:val="21"/>
          <w:szCs w:val="21"/>
        </w:rPr>
        <w:t>=</w:t>
      </w:r>
      <w:r w:rsidRPr="5AFD8203">
        <w:rPr>
          <w:rFonts w:ascii="Consolas" w:hAnsi="Consolas" w:eastAsia="Consolas" w:cs="Consolas"/>
          <w:color w:val="5CECC6"/>
          <w:sz w:val="21"/>
          <w:szCs w:val="21"/>
        </w:rPr>
        <w:t>'</w:t>
      </w:r>
      <w:r w:rsidRPr="5AFD8203">
        <w:rPr>
          <w:rFonts w:ascii="Consolas" w:hAnsi="Consolas" w:eastAsia="Consolas" w:cs="Consolas"/>
          <w:color w:val="C5F467"/>
          <w:sz w:val="21"/>
          <w:szCs w:val="21"/>
        </w:rPr>
        <w:t>gray</w:t>
      </w:r>
      <w:r w:rsidRPr="5AFD8203">
        <w:rPr>
          <w:rFonts w:ascii="Consolas" w:hAnsi="Consolas" w:eastAsia="Consolas" w:cs="Consolas"/>
          <w:color w:val="5CECC6"/>
          <w:sz w:val="21"/>
          <w:szCs w:val="21"/>
        </w:rPr>
        <w:t>')</w:t>
      </w:r>
    </w:p>
    <w:p w:rsidR="6F784F7B" w:rsidP="5AFD8203" w:rsidRDefault="5AFD8203" w14:paraId="4D52257E" w14:textId="7B22DCC9">
      <w:pPr>
        <w:shd w:val="clear" w:color="auto" w:fill="141D2B"/>
        <w:spacing w:after="0" w:line="285" w:lineRule="auto"/>
      </w:pPr>
      <w:r w:rsidRPr="5AFD8203">
        <w:rPr>
          <w:rFonts w:ascii="Consolas" w:hAnsi="Consolas" w:eastAsia="Consolas" w:cs="Consolas"/>
          <w:color w:val="A4B1CD"/>
          <w:sz w:val="21"/>
          <w:szCs w:val="21"/>
        </w:rPr>
        <w:t xml:space="preserve">    pylab</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title</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title</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 xml:space="preserve"> </w:t>
      </w:r>
      <w:r w:rsidRPr="5AFD8203">
        <w:rPr>
          <w:rFonts w:ascii="Consolas" w:hAnsi="Consolas" w:eastAsia="Consolas" w:cs="Consolas"/>
          <w:color w:val="5CB2FF"/>
          <w:sz w:val="21"/>
          <w:szCs w:val="21"/>
        </w:rPr>
        <w:t>size</w:t>
      </w:r>
      <w:r w:rsidRPr="5AFD8203">
        <w:rPr>
          <w:rFonts w:ascii="Consolas" w:hAnsi="Consolas" w:eastAsia="Consolas" w:cs="Consolas"/>
          <w:color w:val="FF8484"/>
          <w:sz w:val="21"/>
          <w:szCs w:val="21"/>
        </w:rPr>
        <w:t>=</w:t>
      </w:r>
      <w:r w:rsidRPr="5AFD8203">
        <w:rPr>
          <w:rFonts w:ascii="Consolas" w:hAnsi="Consolas" w:eastAsia="Consolas" w:cs="Consolas"/>
          <w:color w:val="5CB2FF"/>
          <w:sz w:val="21"/>
          <w:szCs w:val="21"/>
        </w:rPr>
        <w:t>15</w:t>
      </w:r>
      <w:r w:rsidRPr="5AFD8203">
        <w:rPr>
          <w:rFonts w:ascii="Consolas" w:hAnsi="Consolas" w:eastAsia="Consolas" w:cs="Consolas"/>
          <w:color w:val="5CECC6"/>
          <w:sz w:val="21"/>
          <w:szCs w:val="21"/>
        </w:rPr>
        <w:t>)</w:t>
      </w:r>
    </w:p>
    <w:p w:rsidR="6F784F7B" w:rsidP="5AFD8203" w:rsidRDefault="5AFD8203" w14:paraId="2E770DBC" w14:textId="6910D1A5">
      <w:pPr>
        <w:shd w:val="clear" w:color="auto" w:fill="141D2B"/>
        <w:spacing w:after="0" w:line="285" w:lineRule="auto"/>
      </w:pPr>
      <w:r w:rsidRPr="5AFD8203">
        <w:rPr>
          <w:rFonts w:ascii="Consolas" w:hAnsi="Consolas" w:eastAsia="Consolas" w:cs="Consolas"/>
          <w:color w:val="A4B1CD"/>
          <w:sz w:val="21"/>
          <w:szCs w:val="21"/>
        </w:rPr>
        <w:t xml:space="preserve">    pylab</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axis</w:t>
      </w:r>
      <w:r w:rsidRPr="5AFD8203">
        <w:rPr>
          <w:rFonts w:ascii="Consolas" w:hAnsi="Consolas" w:eastAsia="Consolas" w:cs="Consolas"/>
          <w:color w:val="5CECC6"/>
          <w:sz w:val="21"/>
          <w:szCs w:val="21"/>
        </w:rPr>
        <w:t>('</w:t>
      </w:r>
      <w:r w:rsidRPr="5AFD8203">
        <w:rPr>
          <w:rFonts w:ascii="Consolas" w:hAnsi="Consolas" w:eastAsia="Consolas" w:cs="Consolas"/>
          <w:color w:val="C5F467"/>
          <w:sz w:val="21"/>
          <w:szCs w:val="21"/>
        </w:rPr>
        <w:t>off</w:t>
      </w:r>
      <w:r w:rsidRPr="5AFD8203">
        <w:rPr>
          <w:rFonts w:ascii="Consolas" w:hAnsi="Consolas" w:eastAsia="Consolas" w:cs="Consolas"/>
          <w:color w:val="5CECC6"/>
          <w:sz w:val="21"/>
          <w:szCs w:val="21"/>
        </w:rPr>
        <w:t>')</w:t>
      </w:r>
    </w:p>
    <w:p w:rsidR="6F784F7B" w:rsidP="5AFD8203" w:rsidRDefault="6F784F7B" w14:paraId="6248C9C5" w14:textId="0C34F70F">
      <w:pPr>
        <w:shd w:val="clear" w:color="auto" w:fill="141D2B"/>
        <w:spacing w:after="0" w:line="285" w:lineRule="auto"/>
      </w:pPr>
    </w:p>
    <w:p w:rsidR="6F784F7B" w:rsidP="5AFD8203" w:rsidRDefault="5AFD8203" w14:paraId="5D1BF87F" w14:textId="57F10CCA">
      <w:pPr>
        <w:shd w:val="clear" w:color="auto" w:fill="141D2B"/>
        <w:spacing w:after="0" w:line="285" w:lineRule="auto"/>
      </w:pPr>
      <w:r w:rsidRPr="5AFD8203">
        <w:rPr>
          <w:rFonts w:ascii="Consolas" w:hAnsi="Consolas" w:eastAsia="Consolas" w:cs="Consolas"/>
          <w:i/>
          <w:iCs/>
          <w:color w:val="D7E4FF"/>
          <w:sz w:val="21"/>
          <w:szCs w:val="21"/>
        </w:rPr>
        <w:t># Membaca dan memproses citra</w:t>
      </w:r>
    </w:p>
    <w:p w:rsidR="6F784F7B" w:rsidP="5AFD8203" w:rsidRDefault="5AFD8203" w14:paraId="52BDC444" w14:textId="5D669404">
      <w:pPr>
        <w:shd w:val="clear" w:color="auto" w:fill="141D2B"/>
        <w:spacing w:after="0" w:line="285" w:lineRule="auto"/>
      </w:pPr>
      <w:r w:rsidRPr="5AFD8203">
        <w:rPr>
          <w:rFonts w:ascii="Consolas" w:hAnsi="Consolas" w:eastAsia="Consolas" w:cs="Consolas"/>
          <w:color w:val="A4B1CD"/>
          <w:sz w:val="21"/>
          <w:szCs w:val="21"/>
        </w:rPr>
        <w:t xml:space="preserve">im </w:t>
      </w:r>
      <w:r w:rsidRPr="5AFD8203">
        <w:rPr>
          <w:rFonts w:ascii="Consolas" w:hAnsi="Consolas" w:eastAsia="Consolas" w:cs="Consolas"/>
          <w:color w:val="FF8484"/>
          <w:sz w:val="21"/>
          <w:szCs w:val="21"/>
        </w:rPr>
        <w:t>=</w:t>
      </w:r>
      <w:r w:rsidRPr="5AFD8203">
        <w:rPr>
          <w:rFonts w:ascii="Consolas" w:hAnsi="Consolas" w:eastAsia="Consolas" w:cs="Consolas"/>
          <w:color w:val="A4B1CD"/>
          <w:sz w:val="21"/>
          <w:szCs w:val="21"/>
        </w:rPr>
        <w:t xml:space="preserve"> </w:t>
      </w:r>
      <w:r w:rsidRPr="5AFD8203">
        <w:rPr>
          <w:rFonts w:ascii="Consolas" w:hAnsi="Consolas" w:eastAsia="Consolas" w:cs="Consolas"/>
          <w:color w:val="FFCC5C"/>
          <w:sz w:val="21"/>
          <w:szCs w:val="21"/>
        </w:rPr>
        <w:t>rgb2gray</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imread</w:t>
      </w:r>
      <w:r w:rsidRPr="5AFD8203">
        <w:rPr>
          <w:rFonts w:ascii="Consolas" w:hAnsi="Consolas" w:eastAsia="Consolas" w:cs="Consolas"/>
          <w:color w:val="5CECC6"/>
          <w:sz w:val="21"/>
          <w:szCs w:val="21"/>
        </w:rPr>
        <w:t>('</w:t>
      </w:r>
      <w:r w:rsidRPr="5AFD8203">
        <w:rPr>
          <w:rFonts w:ascii="Consolas" w:hAnsi="Consolas" w:eastAsia="Consolas" w:cs="Consolas"/>
          <w:color w:val="C5F467"/>
          <w:sz w:val="21"/>
          <w:szCs w:val="21"/>
        </w:rPr>
        <w:t>../images/fingerprint.jpg</w:t>
      </w:r>
      <w:r w:rsidRPr="5AFD8203">
        <w:rPr>
          <w:rFonts w:ascii="Consolas" w:hAnsi="Consolas" w:eastAsia="Consolas" w:cs="Consolas"/>
          <w:color w:val="5CECC6"/>
          <w:sz w:val="21"/>
          <w:szCs w:val="21"/>
        </w:rPr>
        <w:t>'))</w:t>
      </w:r>
    </w:p>
    <w:p w:rsidR="6F784F7B" w:rsidP="5AFD8203" w:rsidRDefault="5AFD8203" w14:paraId="3D60995F" w14:textId="73B9F7E1">
      <w:pPr>
        <w:shd w:val="clear" w:color="auto" w:fill="141D2B"/>
        <w:spacing w:after="0" w:line="285" w:lineRule="auto"/>
      </w:pPr>
      <w:r w:rsidRPr="5AFD8203">
        <w:rPr>
          <w:rFonts w:ascii="Consolas" w:hAnsi="Consolas" w:eastAsia="Consolas" w:cs="Consolas"/>
          <w:color w:val="A4B1CD"/>
          <w:sz w:val="21"/>
          <w:szCs w:val="21"/>
        </w:rPr>
        <w:t>im</w:t>
      </w:r>
      <w:r w:rsidRPr="5AFD8203">
        <w:rPr>
          <w:rFonts w:ascii="Consolas" w:hAnsi="Consolas" w:eastAsia="Consolas" w:cs="Consolas"/>
          <w:color w:val="5CECC6"/>
          <w:sz w:val="21"/>
          <w:szCs w:val="21"/>
        </w:rPr>
        <w:t>[</w:t>
      </w:r>
      <w:r w:rsidRPr="5AFD8203">
        <w:rPr>
          <w:rFonts w:ascii="Consolas" w:hAnsi="Consolas" w:eastAsia="Consolas" w:cs="Consolas"/>
          <w:color w:val="A4B1CD"/>
          <w:sz w:val="21"/>
          <w:szCs w:val="21"/>
        </w:rPr>
        <w:t xml:space="preserve">im </w:t>
      </w:r>
      <w:r w:rsidRPr="5AFD8203">
        <w:rPr>
          <w:rFonts w:ascii="Consolas" w:hAnsi="Consolas" w:eastAsia="Consolas" w:cs="Consolas"/>
          <w:color w:val="FF8484"/>
          <w:sz w:val="21"/>
          <w:szCs w:val="21"/>
        </w:rPr>
        <w:t>&lt;=</w:t>
      </w:r>
      <w:r w:rsidRPr="5AFD8203">
        <w:rPr>
          <w:rFonts w:ascii="Consolas" w:hAnsi="Consolas" w:eastAsia="Consolas" w:cs="Consolas"/>
          <w:color w:val="A4B1CD"/>
          <w:sz w:val="21"/>
          <w:szCs w:val="21"/>
        </w:rPr>
        <w:t xml:space="preserve"> </w:t>
      </w:r>
      <w:r w:rsidRPr="5AFD8203">
        <w:rPr>
          <w:rFonts w:ascii="Consolas" w:hAnsi="Consolas" w:eastAsia="Consolas" w:cs="Consolas"/>
          <w:color w:val="5CB2FF"/>
          <w:sz w:val="21"/>
          <w:szCs w:val="21"/>
        </w:rPr>
        <w:t>0.5</w:t>
      </w:r>
      <w:r w:rsidRPr="5AFD8203">
        <w:rPr>
          <w:rFonts w:ascii="Consolas" w:hAnsi="Consolas" w:eastAsia="Consolas" w:cs="Consolas"/>
          <w:color w:val="5CECC6"/>
          <w:sz w:val="21"/>
          <w:szCs w:val="21"/>
        </w:rPr>
        <w:t>]</w:t>
      </w:r>
      <w:r w:rsidRPr="5AFD8203">
        <w:rPr>
          <w:rFonts w:ascii="Consolas" w:hAnsi="Consolas" w:eastAsia="Consolas" w:cs="Consolas"/>
          <w:color w:val="A4B1CD"/>
          <w:sz w:val="21"/>
          <w:szCs w:val="21"/>
        </w:rPr>
        <w:t xml:space="preserve"> </w:t>
      </w:r>
      <w:r w:rsidRPr="5AFD8203">
        <w:rPr>
          <w:rFonts w:ascii="Consolas" w:hAnsi="Consolas" w:eastAsia="Consolas" w:cs="Consolas"/>
          <w:color w:val="FF8484"/>
          <w:sz w:val="21"/>
          <w:szCs w:val="21"/>
        </w:rPr>
        <w:t>=</w:t>
      </w:r>
      <w:r w:rsidRPr="5AFD8203">
        <w:rPr>
          <w:rFonts w:ascii="Consolas" w:hAnsi="Consolas" w:eastAsia="Consolas" w:cs="Consolas"/>
          <w:color w:val="A4B1CD"/>
          <w:sz w:val="21"/>
          <w:szCs w:val="21"/>
        </w:rPr>
        <w:t xml:space="preserve"> </w:t>
      </w:r>
      <w:r w:rsidRPr="5AFD8203">
        <w:rPr>
          <w:rFonts w:ascii="Consolas" w:hAnsi="Consolas" w:eastAsia="Consolas" w:cs="Consolas"/>
          <w:color w:val="5CB2FF"/>
          <w:sz w:val="21"/>
          <w:szCs w:val="21"/>
        </w:rPr>
        <w:t>0</w:t>
      </w:r>
      <w:r w:rsidRPr="5AFD8203">
        <w:rPr>
          <w:rFonts w:ascii="Consolas" w:hAnsi="Consolas" w:eastAsia="Consolas" w:cs="Consolas"/>
          <w:color w:val="A4B1CD"/>
          <w:sz w:val="21"/>
          <w:szCs w:val="21"/>
        </w:rPr>
        <w:t xml:space="preserve">  </w:t>
      </w:r>
      <w:r w:rsidRPr="5AFD8203">
        <w:rPr>
          <w:rFonts w:ascii="Consolas" w:hAnsi="Consolas" w:eastAsia="Consolas" w:cs="Consolas"/>
          <w:i/>
          <w:iCs/>
          <w:color w:val="D7E4FF"/>
          <w:sz w:val="21"/>
          <w:szCs w:val="21"/>
        </w:rPr>
        <w:t># Binarisasi</w:t>
      </w:r>
    </w:p>
    <w:p w:rsidR="6F784F7B" w:rsidP="5AFD8203" w:rsidRDefault="5AFD8203" w14:paraId="0FDF4A20" w14:textId="40D619D2">
      <w:pPr>
        <w:shd w:val="clear" w:color="auto" w:fill="141D2B"/>
        <w:spacing w:after="0" w:line="285" w:lineRule="auto"/>
      </w:pPr>
      <w:r w:rsidRPr="5AFD8203">
        <w:rPr>
          <w:rFonts w:ascii="Consolas" w:hAnsi="Consolas" w:eastAsia="Consolas" w:cs="Consolas"/>
          <w:color w:val="A4B1CD"/>
          <w:sz w:val="21"/>
          <w:szCs w:val="21"/>
        </w:rPr>
        <w:t>im</w:t>
      </w:r>
      <w:r w:rsidRPr="5AFD8203">
        <w:rPr>
          <w:rFonts w:ascii="Consolas" w:hAnsi="Consolas" w:eastAsia="Consolas" w:cs="Consolas"/>
          <w:color w:val="5CECC6"/>
          <w:sz w:val="21"/>
          <w:szCs w:val="21"/>
        </w:rPr>
        <w:t>[</w:t>
      </w:r>
      <w:r w:rsidRPr="5AFD8203">
        <w:rPr>
          <w:rFonts w:ascii="Consolas" w:hAnsi="Consolas" w:eastAsia="Consolas" w:cs="Consolas"/>
          <w:color w:val="A4B1CD"/>
          <w:sz w:val="21"/>
          <w:szCs w:val="21"/>
        </w:rPr>
        <w:t xml:space="preserve">im </w:t>
      </w:r>
      <w:r w:rsidRPr="5AFD8203">
        <w:rPr>
          <w:rFonts w:ascii="Consolas" w:hAnsi="Consolas" w:eastAsia="Consolas" w:cs="Consolas"/>
          <w:color w:val="FF8484"/>
          <w:sz w:val="21"/>
          <w:szCs w:val="21"/>
        </w:rPr>
        <w:t>&gt;</w:t>
      </w:r>
      <w:r w:rsidRPr="5AFD8203">
        <w:rPr>
          <w:rFonts w:ascii="Consolas" w:hAnsi="Consolas" w:eastAsia="Consolas" w:cs="Consolas"/>
          <w:color w:val="A4B1CD"/>
          <w:sz w:val="21"/>
          <w:szCs w:val="21"/>
        </w:rPr>
        <w:t xml:space="preserve"> </w:t>
      </w:r>
      <w:r w:rsidRPr="5AFD8203">
        <w:rPr>
          <w:rFonts w:ascii="Consolas" w:hAnsi="Consolas" w:eastAsia="Consolas" w:cs="Consolas"/>
          <w:color w:val="5CB2FF"/>
          <w:sz w:val="21"/>
          <w:szCs w:val="21"/>
        </w:rPr>
        <w:t>0.5</w:t>
      </w:r>
      <w:r w:rsidRPr="5AFD8203">
        <w:rPr>
          <w:rFonts w:ascii="Consolas" w:hAnsi="Consolas" w:eastAsia="Consolas" w:cs="Consolas"/>
          <w:color w:val="5CECC6"/>
          <w:sz w:val="21"/>
          <w:szCs w:val="21"/>
        </w:rPr>
        <w:t>]</w:t>
      </w:r>
      <w:r w:rsidRPr="5AFD8203">
        <w:rPr>
          <w:rFonts w:ascii="Consolas" w:hAnsi="Consolas" w:eastAsia="Consolas" w:cs="Consolas"/>
          <w:color w:val="A4B1CD"/>
          <w:sz w:val="21"/>
          <w:szCs w:val="21"/>
        </w:rPr>
        <w:t xml:space="preserve"> </w:t>
      </w:r>
      <w:r w:rsidRPr="5AFD8203">
        <w:rPr>
          <w:rFonts w:ascii="Consolas" w:hAnsi="Consolas" w:eastAsia="Consolas" w:cs="Consolas"/>
          <w:color w:val="FF8484"/>
          <w:sz w:val="21"/>
          <w:szCs w:val="21"/>
        </w:rPr>
        <w:t>=</w:t>
      </w:r>
      <w:r w:rsidRPr="5AFD8203">
        <w:rPr>
          <w:rFonts w:ascii="Consolas" w:hAnsi="Consolas" w:eastAsia="Consolas" w:cs="Consolas"/>
          <w:color w:val="A4B1CD"/>
          <w:sz w:val="21"/>
          <w:szCs w:val="21"/>
        </w:rPr>
        <w:t xml:space="preserve"> </w:t>
      </w:r>
      <w:r w:rsidRPr="5AFD8203">
        <w:rPr>
          <w:rFonts w:ascii="Consolas" w:hAnsi="Consolas" w:eastAsia="Consolas" w:cs="Consolas"/>
          <w:color w:val="5CB2FF"/>
          <w:sz w:val="21"/>
          <w:szCs w:val="21"/>
        </w:rPr>
        <w:t>1</w:t>
      </w:r>
    </w:p>
    <w:p w:rsidR="6F784F7B" w:rsidP="5AFD8203" w:rsidRDefault="6F784F7B" w14:paraId="7F495B57" w14:textId="640035FA">
      <w:pPr>
        <w:shd w:val="clear" w:color="auto" w:fill="141D2B"/>
        <w:spacing w:after="0" w:line="285" w:lineRule="auto"/>
      </w:pPr>
    </w:p>
    <w:p w:rsidR="6F784F7B" w:rsidP="5AFD8203" w:rsidRDefault="5AFD8203" w14:paraId="1DAD6F5A" w14:textId="0A5450C1">
      <w:pPr>
        <w:shd w:val="clear" w:color="auto" w:fill="141D2B"/>
        <w:spacing w:after="0" w:line="285" w:lineRule="auto"/>
      </w:pPr>
      <w:r w:rsidRPr="5AFD8203">
        <w:rPr>
          <w:rFonts w:ascii="Consolas" w:hAnsi="Consolas" w:eastAsia="Consolas" w:cs="Consolas"/>
          <w:i/>
          <w:iCs/>
          <w:color w:val="D7E4FF"/>
          <w:sz w:val="21"/>
          <w:szCs w:val="21"/>
        </w:rPr>
        <w:t># Operasi opening, closing, dan kombinasi keduanya</w:t>
      </w:r>
    </w:p>
    <w:p w:rsidR="6F784F7B" w:rsidP="5AFD8203" w:rsidRDefault="5AFD8203" w14:paraId="3C6DC689" w14:textId="08AFD7DD">
      <w:pPr>
        <w:shd w:val="clear" w:color="auto" w:fill="141D2B"/>
        <w:spacing w:after="0" w:line="285" w:lineRule="auto"/>
      </w:pPr>
      <w:r w:rsidRPr="5AFD8203">
        <w:rPr>
          <w:rFonts w:ascii="Consolas" w:hAnsi="Consolas" w:eastAsia="Consolas" w:cs="Consolas"/>
          <w:color w:val="A4B1CD"/>
          <w:sz w:val="21"/>
          <w:szCs w:val="21"/>
        </w:rPr>
        <w:t xml:space="preserve">im_o </w:t>
      </w:r>
      <w:r w:rsidRPr="5AFD8203">
        <w:rPr>
          <w:rFonts w:ascii="Consolas" w:hAnsi="Consolas" w:eastAsia="Consolas" w:cs="Consolas"/>
          <w:color w:val="FF8484"/>
          <w:sz w:val="21"/>
          <w:szCs w:val="21"/>
        </w:rPr>
        <w:t>=</w:t>
      </w:r>
      <w:r w:rsidRPr="5AFD8203">
        <w:rPr>
          <w:rFonts w:ascii="Consolas" w:hAnsi="Consolas" w:eastAsia="Consolas" w:cs="Consolas"/>
          <w:color w:val="A4B1CD"/>
          <w:sz w:val="21"/>
          <w:szCs w:val="21"/>
        </w:rPr>
        <w:t xml:space="preserve"> </w:t>
      </w:r>
      <w:r w:rsidRPr="5AFD8203">
        <w:rPr>
          <w:rFonts w:ascii="Consolas" w:hAnsi="Consolas" w:eastAsia="Consolas" w:cs="Consolas"/>
          <w:color w:val="FFCC5C"/>
          <w:sz w:val="21"/>
          <w:szCs w:val="21"/>
        </w:rPr>
        <w:t>binary_opening</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im</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 xml:space="preserve"> square</w:t>
      </w:r>
      <w:r w:rsidRPr="5AFD8203">
        <w:rPr>
          <w:rFonts w:ascii="Consolas" w:hAnsi="Consolas" w:eastAsia="Consolas" w:cs="Consolas"/>
          <w:color w:val="5CECC6"/>
          <w:sz w:val="21"/>
          <w:szCs w:val="21"/>
        </w:rPr>
        <w:t>(</w:t>
      </w:r>
      <w:r w:rsidRPr="5AFD8203">
        <w:rPr>
          <w:rFonts w:ascii="Consolas" w:hAnsi="Consolas" w:eastAsia="Consolas" w:cs="Consolas"/>
          <w:color w:val="5CB2FF"/>
          <w:sz w:val="21"/>
          <w:szCs w:val="21"/>
        </w:rPr>
        <w:t>2</w:t>
      </w:r>
      <w:r w:rsidRPr="5AFD8203">
        <w:rPr>
          <w:rFonts w:ascii="Consolas" w:hAnsi="Consolas" w:eastAsia="Consolas" w:cs="Consolas"/>
          <w:color w:val="5CECC6"/>
          <w:sz w:val="21"/>
          <w:szCs w:val="21"/>
        </w:rPr>
        <w:t>))</w:t>
      </w:r>
    </w:p>
    <w:p w:rsidR="6F784F7B" w:rsidP="5AFD8203" w:rsidRDefault="5AFD8203" w14:paraId="2FBC0354" w14:textId="3A99D19E">
      <w:pPr>
        <w:shd w:val="clear" w:color="auto" w:fill="141D2B"/>
        <w:spacing w:after="0" w:line="285" w:lineRule="auto"/>
      </w:pPr>
      <w:r w:rsidRPr="5AFD8203">
        <w:rPr>
          <w:rFonts w:ascii="Consolas" w:hAnsi="Consolas" w:eastAsia="Consolas" w:cs="Consolas"/>
          <w:color w:val="A4B1CD"/>
          <w:sz w:val="21"/>
          <w:szCs w:val="21"/>
        </w:rPr>
        <w:t xml:space="preserve">im_c </w:t>
      </w:r>
      <w:r w:rsidRPr="5AFD8203">
        <w:rPr>
          <w:rFonts w:ascii="Consolas" w:hAnsi="Consolas" w:eastAsia="Consolas" w:cs="Consolas"/>
          <w:color w:val="FF8484"/>
          <w:sz w:val="21"/>
          <w:szCs w:val="21"/>
        </w:rPr>
        <w:t>=</w:t>
      </w:r>
      <w:r w:rsidRPr="5AFD8203">
        <w:rPr>
          <w:rFonts w:ascii="Consolas" w:hAnsi="Consolas" w:eastAsia="Consolas" w:cs="Consolas"/>
          <w:color w:val="A4B1CD"/>
          <w:sz w:val="21"/>
          <w:szCs w:val="21"/>
        </w:rPr>
        <w:t xml:space="preserve"> </w:t>
      </w:r>
      <w:r w:rsidRPr="5AFD8203">
        <w:rPr>
          <w:rFonts w:ascii="Consolas" w:hAnsi="Consolas" w:eastAsia="Consolas" w:cs="Consolas"/>
          <w:color w:val="FFCC5C"/>
          <w:sz w:val="21"/>
          <w:szCs w:val="21"/>
        </w:rPr>
        <w:t>binary_closing</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im</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 xml:space="preserve"> square</w:t>
      </w:r>
      <w:r w:rsidRPr="5AFD8203">
        <w:rPr>
          <w:rFonts w:ascii="Consolas" w:hAnsi="Consolas" w:eastAsia="Consolas" w:cs="Consolas"/>
          <w:color w:val="5CECC6"/>
          <w:sz w:val="21"/>
          <w:szCs w:val="21"/>
        </w:rPr>
        <w:t>(</w:t>
      </w:r>
      <w:r w:rsidRPr="5AFD8203">
        <w:rPr>
          <w:rFonts w:ascii="Consolas" w:hAnsi="Consolas" w:eastAsia="Consolas" w:cs="Consolas"/>
          <w:color w:val="5CB2FF"/>
          <w:sz w:val="21"/>
          <w:szCs w:val="21"/>
        </w:rPr>
        <w:t>2</w:t>
      </w:r>
      <w:r w:rsidRPr="5AFD8203">
        <w:rPr>
          <w:rFonts w:ascii="Consolas" w:hAnsi="Consolas" w:eastAsia="Consolas" w:cs="Consolas"/>
          <w:color w:val="5CECC6"/>
          <w:sz w:val="21"/>
          <w:szCs w:val="21"/>
        </w:rPr>
        <w:t>))</w:t>
      </w:r>
    </w:p>
    <w:p w:rsidR="6F784F7B" w:rsidP="5AFD8203" w:rsidRDefault="5AFD8203" w14:paraId="48A56B40" w14:textId="3047AE2B">
      <w:pPr>
        <w:shd w:val="clear" w:color="auto" w:fill="141D2B"/>
        <w:spacing w:after="0" w:line="285" w:lineRule="auto"/>
      </w:pPr>
      <w:r w:rsidRPr="5AFD8203">
        <w:rPr>
          <w:rFonts w:ascii="Consolas" w:hAnsi="Consolas" w:eastAsia="Consolas" w:cs="Consolas"/>
          <w:color w:val="A4B1CD"/>
          <w:sz w:val="21"/>
          <w:szCs w:val="21"/>
        </w:rPr>
        <w:t xml:space="preserve">im_oc </w:t>
      </w:r>
      <w:r w:rsidRPr="5AFD8203">
        <w:rPr>
          <w:rFonts w:ascii="Consolas" w:hAnsi="Consolas" w:eastAsia="Consolas" w:cs="Consolas"/>
          <w:color w:val="FF8484"/>
          <w:sz w:val="21"/>
          <w:szCs w:val="21"/>
        </w:rPr>
        <w:t>=</w:t>
      </w:r>
      <w:r w:rsidRPr="5AFD8203">
        <w:rPr>
          <w:rFonts w:ascii="Consolas" w:hAnsi="Consolas" w:eastAsia="Consolas" w:cs="Consolas"/>
          <w:color w:val="A4B1CD"/>
          <w:sz w:val="21"/>
          <w:szCs w:val="21"/>
        </w:rPr>
        <w:t xml:space="preserve"> </w:t>
      </w:r>
      <w:r w:rsidRPr="5AFD8203">
        <w:rPr>
          <w:rFonts w:ascii="Consolas" w:hAnsi="Consolas" w:eastAsia="Consolas" w:cs="Consolas"/>
          <w:color w:val="FFCC5C"/>
          <w:sz w:val="21"/>
          <w:szCs w:val="21"/>
        </w:rPr>
        <w:t>binary_closing</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binary_opening</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im</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 xml:space="preserve"> square</w:t>
      </w:r>
      <w:r w:rsidRPr="5AFD8203">
        <w:rPr>
          <w:rFonts w:ascii="Consolas" w:hAnsi="Consolas" w:eastAsia="Consolas" w:cs="Consolas"/>
          <w:color w:val="5CECC6"/>
          <w:sz w:val="21"/>
          <w:szCs w:val="21"/>
        </w:rPr>
        <w:t>(</w:t>
      </w:r>
      <w:r w:rsidRPr="5AFD8203">
        <w:rPr>
          <w:rFonts w:ascii="Consolas" w:hAnsi="Consolas" w:eastAsia="Consolas" w:cs="Consolas"/>
          <w:color w:val="5CB2FF"/>
          <w:sz w:val="21"/>
          <w:szCs w:val="21"/>
        </w:rPr>
        <w:t>2</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 xml:space="preserve"> square</w:t>
      </w:r>
      <w:r w:rsidRPr="5AFD8203">
        <w:rPr>
          <w:rFonts w:ascii="Consolas" w:hAnsi="Consolas" w:eastAsia="Consolas" w:cs="Consolas"/>
          <w:color w:val="5CECC6"/>
          <w:sz w:val="21"/>
          <w:szCs w:val="21"/>
        </w:rPr>
        <w:t>(</w:t>
      </w:r>
      <w:r w:rsidRPr="5AFD8203">
        <w:rPr>
          <w:rFonts w:ascii="Consolas" w:hAnsi="Consolas" w:eastAsia="Consolas" w:cs="Consolas"/>
          <w:color w:val="5CB2FF"/>
          <w:sz w:val="21"/>
          <w:szCs w:val="21"/>
        </w:rPr>
        <w:t>2</w:t>
      </w:r>
      <w:r w:rsidRPr="5AFD8203">
        <w:rPr>
          <w:rFonts w:ascii="Consolas" w:hAnsi="Consolas" w:eastAsia="Consolas" w:cs="Consolas"/>
          <w:color w:val="5CECC6"/>
          <w:sz w:val="21"/>
          <w:szCs w:val="21"/>
        </w:rPr>
        <w:t>))</w:t>
      </w:r>
    </w:p>
    <w:p w:rsidR="6F784F7B" w:rsidP="5AFD8203" w:rsidRDefault="6F784F7B" w14:paraId="006B20B7" w14:textId="6BB616B7">
      <w:pPr>
        <w:shd w:val="clear" w:color="auto" w:fill="141D2B"/>
        <w:spacing w:after="0" w:line="285" w:lineRule="auto"/>
      </w:pPr>
    </w:p>
    <w:p w:rsidR="6F784F7B" w:rsidP="5AFD8203" w:rsidRDefault="5AFD8203" w14:paraId="2E45F5FF" w14:textId="1A17F407">
      <w:pPr>
        <w:shd w:val="clear" w:color="auto" w:fill="141D2B"/>
        <w:spacing w:after="0" w:line="285" w:lineRule="auto"/>
      </w:pPr>
      <w:r w:rsidRPr="5AFD8203">
        <w:rPr>
          <w:rFonts w:ascii="Consolas" w:hAnsi="Consolas" w:eastAsia="Consolas" w:cs="Consolas"/>
          <w:i/>
          <w:iCs/>
          <w:color w:val="D7E4FF"/>
          <w:sz w:val="21"/>
          <w:szCs w:val="21"/>
        </w:rPr>
        <w:t># Menampilkan hasil</w:t>
      </w:r>
    </w:p>
    <w:p w:rsidR="6F784F7B" w:rsidP="5AFD8203" w:rsidRDefault="5AFD8203" w14:paraId="5322A668" w14:textId="4916D4DD">
      <w:pPr>
        <w:shd w:val="clear" w:color="auto" w:fill="141D2B"/>
        <w:spacing w:after="0" w:line="285" w:lineRule="auto"/>
      </w:pPr>
      <w:r w:rsidRPr="5AFD8203">
        <w:rPr>
          <w:rFonts w:ascii="Consolas" w:hAnsi="Consolas" w:eastAsia="Consolas" w:cs="Consolas"/>
          <w:color w:val="A4B1CD"/>
          <w:sz w:val="21"/>
          <w:szCs w:val="21"/>
        </w:rPr>
        <w:t>pylab</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figure</w:t>
      </w:r>
      <w:r w:rsidRPr="5AFD8203">
        <w:rPr>
          <w:rFonts w:ascii="Consolas" w:hAnsi="Consolas" w:eastAsia="Consolas" w:cs="Consolas"/>
          <w:color w:val="5CECC6"/>
          <w:sz w:val="21"/>
          <w:szCs w:val="21"/>
        </w:rPr>
        <w:t>(</w:t>
      </w:r>
      <w:r w:rsidRPr="5AFD8203">
        <w:rPr>
          <w:rFonts w:ascii="Consolas" w:hAnsi="Consolas" w:eastAsia="Consolas" w:cs="Consolas"/>
          <w:color w:val="5CB2FF"/>
          <w:sz w:val="21"/>
          <w:szCs w:val="21"/>
        </w:rPr>
        <w:t>figsize</w:t>
      </w:r>
      <w:r w:rsidRPr="5AFD8203">
        <w:rPr>
          <w:rFonts w:ascii="Consolas" w:hAnsi="Consolas" w:eastAsia="Consolas" w:cs="Consolas"/>
          <w:color w:val="FF8484"/>
          <w:sz w:val="21"/>
          <w:szCs w:val="21"/>
        </w:rPr>
        <w:t>=</w:t>
      </w:r>
      <w:r w:rsidRPr="5AFD8203">
        <w:rPr>
          <w:rFonts w:ascii="Consolas" w:hAnsi="Consolas" w:eastAsia="Consolas" w:cs="Consolas"/>
          <w:color w:val="5CECC6"/>
          <w:sz w:val="21"/>
          <w:szCs w:val="21"/>
        </w:rPr>
        <w:t>(</w:t>
      </w:r>
      <w:r w:rsidRPr="5AFD8203">
        <w:rPr>
          <w:rFonts w:ascii="Consolas" w:hAnsi="Consolas" w:eastAsia="Consolas" w:cs="Consolas"/>
          <w:color w:val="5CB2FF"/>
          <w:sz w:val="21"/>
          <w:szCs w:val="21"/>
        </w:rPr>
        <w:t>20</w:t>
      </w:r>
      <w:r w:rsidRPr="5AFD8203">
        <w:rPr>
          <w:rFonts w:ascii="Consolas" w:hAnsi="Consolas" w:eastAsia="Consolas" w:cs="Consolas"/>
          <w:color w:val="5CECC6"/>
          <w:sz w:val="21"/>
          <w:szCs w:val="21"/>
        </w:rPr>
        <w:t>,</w:t>
      </w:r>
      <w:r w:rsidRPr="5AFD8203">
        <w:rPr>
          <w:rFonts w:ascii="Consolas" w:hAnsi="Consolas" w:eastAsia="Consolas" w:cs="Consolas"/>
          <w:color w:val="5CB2FF"/>
          <w:sz w:val="21"/>
          <w:szCs w:val="21"/>
        </w:rPr>
        <w:t>20</w:t>
      </w:r>
      <w:r w:rsidRPr="5AFD8203">
        <w:rPr>
          <w:rFonts w:ascii="Consolas" w:hAnsi="Consolas" w:eastAsia="Consolas" w:cs="Consolas"/>
          <w:color w:val="5CECC6"/>
          <w:sz w:val="21"/>
          <w:szCs w:val="21"/>
        </w:rPr>
        <w:t>))</w:t>
      </w:r>
    </w:p>
    <w:p w:rsidR="6F784F7B" w:rsidP="5AFD8203" w:rsidRDefault="5AFD8203" w14:paraId="272834E5" w14:textId="59815E78">
      <w:pPr>
        <w:shd w:val="clear" w:color="auto" w:fill="141D2B"/>
        <w:spacing w:after="0" w:line="285" w:lineRule="auto"/>
      </w:pPr>
      <w:r w:rsidRPr="5AFD8203">
        <w:rPr>
          <w:rFonts w:ascii="Consolas" w:hAnsi="Consolas" w:eastAsia="Consolas" w:cs="Consolas"/>
          <w:color w:val="A4B1CD"/>
          <w:sz w:val="21"/>
          <w:szCs w:val="21"/>
        </w:rPr>
        <w:t>pylab</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subplot</w:t>
      </w:r>
      <w:r w:rsidRPr="5AFD8203">
        <w:rPr>
          <w:rFonts w:ascii="Consolas" w:hAnsi="Consolas" w:eastAsia="Consolas" w:cs="Consolas"/>
          <w:color w:val="5CECC6"/>
          <w:sz w:val="21"/>
          <w:szCs w:val="21"/>
        </w:rPr>
        <w:t>(</w:t>
      </w:r>
      <w:r w:rsidRPr="5AFD8203">
        <w:rPr>
          <w:rFonts w:ascii="Consolas" w:hAnsi="Consolas" w:eastAsia="Consolas" w:cs="Consolas"/>
          <w:color w:val="5CB2FF"/>
          <w:sz w:val="21"/>
          <w:szCs w:val="21"/>
        </w:rPr>
        <w:t>221</w:t>
      </w:r>
      <w:r w:rsidRPr="5AFD8203">
        <w:rPr>
          <w:rFonts w:ascii="Consolas" w:hAnsi="Consolas" w:eastAsia="Consolas" w:cs="Consolas"/>
          <w:color w:val="5CECC6"/>
          <w:sz w:val="21"/>
          <w:szCs w:val="21"/>
        </w:rPr>
        <w:t>),</w:t>
      </w:r>
      <w:r w:rsidRPr="5AFD8203">
        <w:rPr>
          <w:rFonts w:ascii="Consolas" w:hAnsi="Consolas" w:eastAsia="Consolas" w:cs="Consolas"/>
          <w:color w:val="A4B1CD"/>
          <w:sz w:val="21"/>
          <w:szCs w:val="21"/>
        </w:rPr>
        <w:t xml:space="preserve"> </w:t>
      </w:r>
      <w:r w:rsidRPr="5AFD8203">
        <w:rPr>
          <w:rFonts w:ascii="Consolas" w:hAnsi="Consolas" w:eastAsia="Consolas" w:cs="Consolas"/>
          <w:color w:val="FFCC5C"/>
          <w:sz w:val="21"/>
          <w:szCs w:val="21"/>
        </w:rPr>
        <w:t>plot_image</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im</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 xml:space="preserve"> </w:t>
      </w:r>
      <w:r w:rsidRPr="5AFD8203">
        <w:rPr>
          <w:rFonts w:ascii="Consolas" w:hAnsi="Consolas" w:eastAsia="Consolas" w:cs="Consolas"/>
          <w:color w:val="5CECC6"/>
          <w:sz w:val="21"/>
          <w:szCs w:val="21"/>
        </w:rPr>
        <w:t>'</w:t>
      </w:r>
      <w:r w:rsidRPr="5AFD8203">
        <w:rPr>
          <w:rFonts w:ascii="Consolas" w:hAnsi="Consolas" w:eastAsia="Consolas" w:cs="Consolas"/>
          <w:color w:val="C5F467"/>
          <w:sz w:val="21"/>
          <w:szCs w:val="21"/>
        </w:rPr>
        <w:t>original</w:t>
      </w:r>
      <w:r w:rsidRPr="5AFD8203">
        <w:rPr>
          <w:rFonts w:ascii="Consolas" w:hAnsi="Consolas" w:eastAsia="Consolas" w:cs="Consolas"/>
          <w:color w:val="5CECC6"/>
          <w:sz w:val="21"/>
          <w:szCs w:val="21"/>
        </w:rPr>
        <w:t>')</w:t>
      </w:r>
    </w:p>
    <w:p w:rsidR="6F784F7B" w:rsidP="5AFD8203" w:rsidRDefault="5AFD8203" w14:paraId="2C52AF7B" w14:textId="20890472">
      <w:pPr>
        <w:shd w:val="clear" w:color="auto" w:fill="141D2B"/>
        <w:spacing w:after="0" w:line="285" w:lineRule="auto"/>
      </w:pPr>
      <w:r w:rsidRPr="5AFD8203">
        <w:rPr>
          <w:rFonts w:ascii="Consolas" w:hAnsi="Consolas" w:eastAsia="Consolas" w:cs="Consolas"/>
          <w:color w:val="A4B1CD"/>
          <w:sz w:val="21"/>
          <w:szCs w:val="21"/>
        </w:rPr>
        <w:t>pylab</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subplot</w:t>
      </w:r>
      <w:r w:rsidRPr="5AFD8203">
        <w:rPr>
          <w:rFonts w:ascii="Consolas" w:hAnsi="Consolas" w:eastAsia="Consolas" w:cs="Consolas"/>
          <w:color w:val="5CECC6"/>
          <w:sz w:val="21"/>
          <w:szCs w:val="21"/>
        </w:rPr>
        <w:t>(</w:t>
      </w:r>
      <w:r w:rsidRPr="5AFD8203">
        <w:rPr>
          <w:rFonts w:ascii="Consolas" w:hAnsi="Consolas" w:eastAsia="Consolas" w:cs="Consolas"/>
          <w:color w:val="5CB2FF"/>
          <w:sz w:val="21"/>
          <w:szCs w:val="21"/>
        </w:rPr>
        <w:t>222</w:t>
      </w:r>
      <w:r w:rsidRPr="5AFD8203">
        <w:rPr>
          <w:rFonts w:ascii="Consolas" w:hAnsi="Consolas" w:eastAsia="Consolas" w:cs="Consolas"/>
          <w:color w:val="5CECC6"/>
          <w:sz w:val="21"/>
          <w:szCs w:val="21"/>
        </w:rPr>
        <w:t>),</w:t>
      </w:r>
      <w:r w:rsidRPr="5AFD8203">
        <w:rPr>
          <w:rFonts w:ascii="Consolas" w:hAnsi="Consolas" w:eastAsia="Consolas" w:cs="Consolas"/>
          <w:color w:val="A4B1CD"/>
          <w:sz w:val="21"/>
          <w:szCs w:val="21"/>
        </w:rPr>
        <w:t xml:space="preserve"> </w:t>
      </w:r>
      <w:r w:rsidRPr="5AFD8203">
        <w:rPr>
          <w:rFonts w:ascii="Consolas" w:hAnsi="Consolas" w:eastAsia="Consolas" w:cs="Consolas"/>
          <w:color w:val="FFCC5C"/>
          <w:sz w:val="21"/>
          <w:szCs w:val="21"/>
        </w:rPr>
        <w:t>plot_image</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im_o</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 xml:space="preserve"> </w:t>
      </w:r>
      <w:r w:rsidRPr="5AFD8203">
        <w:rPr>
          <w:rFonts w:ascii="Consolas" w:hAnsi="Consolas" w:eastAsia="Consolas" w:cs="Consolas"/>
          <w:color w:val="5CECC6"/>
          <w:sz w:val="21"/>
          <w:szCs w:val="21"/>
        </w:rPr>
        <w:t>'</w:t>
      </w:r>
      <w:r w:rsidRPr="5AFD8203">
        <w:rPr>
          <w:rFonts w:ascii="Consolas" w:hAnsi="Consolas" w:eastAsia="Consolas" w:cs="Consolas"/>
          <w:color w:val="C5F467"/>
          <w:sz w:val="21"/>
          <w:szCs w:val="21"/>
        </w:rPr>
        <w:t>opening</w:t>
      </w:r>
      <w:r w:rsidRPr="5AFD8203">
        <w:rPr>
          <w:rFonts w:ascii="Consolas" w:hAnsi="Consolas" w:eastAsia="Consolas" w:cs="Consolas"/>
          <w:color w:val="5CECC6"/>
          <w:sz w:val="21"/>
          <w:szCs w:val="21"/>
        </w:rPr>
        <w:t>')</w:t>
      </w:r>
    </w:p>
    <w:p w:rsidR="6F784F7B" w:rsidP="5AFD8203" w:rsidRDefault="5AFD8203" w14:paraId="075640E6" w14:textId="4571FEA8">
      <w:pPr>
        <w:shd w:val="clear" w:color="auto" w:fill="141D2B"/>
        <w:spacing w:after="0" w:line="285" w:lineRule="auto"/>
      </w:pPr>
      <w:r w:rsidRPr="5AFD8203">
        <w:rPr>
          <w:rFonts w:ascii="Consolas" w:hAnsi="Consolas" w:eastAsia="Consolas" w:cs="Consolas"/>
          <w:color w:val="A4B1CD"/>
          <w:sz w:val="21"/>
          <w:szCs w:val="21"/>
        </w:rPr>
        <w:t>pylab</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subplot</w:t>
      </w:r>
      <w:r w:rsidRPr="5AFD8203">
        <w:rPr>
          <w:rFonts w:ascii="Consolas" w:hAnsi="Consolas" w:eastAsia="Consolas" w:cs="Consolas"/>
          <w:color w:val="5CECC6"/>
          <w:sz w:val="21"/>
          <w:szCs w:val="21"/>
        </w:rPr>
        <w:t>(</w:t>
      </w:r>
      <w:r w:rsidRPr="5AFD8203">
        <w:rPr>
          <w:rFonts w:ascii="Consolas" w:hAnsi="Consolas" w:eastAsia="Consolas" w:cs="Consolas"/>
          <w:color w:val="5CB2FF"/>
          <w:sz w:val="21"/>
          <w:szCs w:val="21"/>
        </w:rPr>
        <w:t>223</w:t>
      </w:r>
      <w:r w:rsidRPr="5AFD8203">
        <w:rPr>
          <w:rFonts w:ascii="Consolas" w:hAnsi="Consolas" w:eastAsia="Consolas" w:cs="Consolas"/>
          <w:color w:val="5CECC6"/>
          <w:sz w:val="21"/>
          <w:szCs w:val="21"/>
        </w:rPr>
        <w:t>),</w:t>
      </w:r>
      <w:r w:rsidRPr="5AFD8203">
        <w:rPr>
          <w:rFonts w:ascii="Consolas" w:hAnsi="Consolas" w:eastAsia="Consolas" w:cs="Consolas"/>
          <w:color w:val="A4B1CD"/>
          <w:sz w:val="21"/>
          <w:szCs w:val="21"/>
        </w:rPr>
        <w:t xml:space="preserve"> </w:t>
      </w:r>
      <w:r w:rsidRPr="5AFD8203">
        <w:rPr>
          <w:rFonts w:ascii="Consolas" w:hAnsi="Consolas" w:eastAsia="Consolas" w:cs="Consolas"/>
          <w:color w:val="FFCC5C"/>
          <w:sz w:val="21"/>
          <w:szCs w:val="21"/>
        </w:rPr>
        <w:t>plot_image</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im_c</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 xml:space="preserve"> </w:t>
      </w:r>
      <w:r w:rsidRPr="5AFD8203">
        <w:rPr>
          <w:rFonts w:ascii="Consolas" w:hAnsi="Consolas" w:eastAsia="Consolas" w:cs="Consolas"/>
          <w:color w:val="5CECC6"/>
          <w:sz w:val="21"/>
          <w:szCs w:val="21"/>
        </w:rPr>
        <w:t>'</w:t>
      </w:r>
      <w:r w:rsidRPr="5AFD8203">
        <w:rPr>
          <w:rFonts w:ascii="Consolas" w:hAnsi="Consolas" w:eastAsia="Consolas" w:cs="Consolas"/>
          <w:color w:val="C5F467"/>
          <w:sz w:val="21"/>
          <w:szCs w:val="21"/>
        </w:rPr>
        <w:t>closing</w:t>
      </w:r>
      <w:r w:rsidRPr="5AFD8203">
        <w:rPr>
          <w:rFonts w:ascii="Consolas" w:hAnsi="Consolas" w:eastAsia="Consolas" w:cs="Consolas"/>
          <w:color w:val="5CECC6"/>
          <w:sz w:val="21"/>
          <w:szCs w:val="21"/>
        </w:rPr>
        <w:t>')</w:t>
      </w:r>
    </w:p>
    <w:p w:rsidR="6F784F7B" w:rsidP="5AFD8203" w:rsidRDefault="5AFD8203" w14:paraId="3FFCDA94" w14:textId="5B935DFF">
      <w:pPr>
        <w:shd w:val="clear" w:color="auto" w:fill="141D2B"/>
        <w:spacing w:after="0" w:line="285" w:lineRule="auto"/>
      </w:pPr>
      <w:r w:rsidRPr="5AFD8203">
        <w:rPr>
          <w:rFonts w:ascii="Consolas" w:hAnsi="Consolas" w:eastAsia="Consolas" w:cs="Consolas"/>
          <w:color w:val="A4B1CD"/>
          <w:sz w:val="21"/>
          <w:szCs w:val="21"/>
        </w:rPr>
        <w:t>pylab</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subplot</w:t>
      </w:r>
      <w:r w:rsidRPr="5AFD8203">
        <w:rPr>
          <w:rFonts w:ascii="Consolas" w:hAnsi="Consolas" w:eastAsia="Consolas" w:cs="Consolas"/>
          <w:color w:val="5CECC6"/>
          <w:sz w:val="21"/>
          <w:szCs w:val="21"/>
        </w:rPr>
        <w:t>(</w:t>
      </w:r>
      <w:r w:rsidRPr="5AFD8203">
        <w:rPr>
          <w:rFonts w:ascii="Consolas" w:hAnsi="Consolas" w:eastAsia="Consolas" w:cs="Consolas"/>
          <w:color w:val="5CB2FF"/>
          <w:sz w:val="21"/>
          <w:szCs w:val="21"/>
        </w:rPr>
        <w:t>224</w:t>
      </w:r>
      <w:r w:rsidRPr="5AFD8203">
        <w:rPr>
          <w:rFonts w:ascii="Consolas" w:hAnsi="Consolas" w:eastAsia="Consolas" w:cs="Consolas"/>
          <w:color w:val="5CECC6"/>
          <w:sz w:val="21"/>
          <w:szCs w:val="21"/>
        </w:rPr>
        <w:t>),</w:t>
      </w:r>
      <w:r w:rsidRPr="5AFD8203">
        <w:rPr>
          <w:rFonts w:ascii="Consolas" w:hAnsi="Consolas" w:eastAsia="Consolas" w:cs="Consolas"/>
          <w:color w:val="A4B1CD"/>
          <w:sz w:val="21"/>
          <w:szCs w:val="21"/>
        </w:rPr>
        <w:t xml:space="preserve"> </w:t>
      </w:r>
      <w:r w:rsidRPr="5AFD8203">
        <w:rPr>
          <w:rFonts w:ascii="Consolas" w:hAnsi="Consolas" w:eastAsia="Consolas" w:cs="Consolas"/>
          <w:color w:val="FFCC5C"/>
          <w:sz w:val="21"/>
          <w:szCs w:val="21"/>
        </w:rPr>
        <w:t>plot_image</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im_oc</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 xml:space="preserve"> </w:t>
      </w:r>
      <w:r w:rsidRPr="5AFD8203">
        <w:rPr>
          <w:rFonts w:ascii="Consolas" w:hAnsi="Consolas" w:eastAsia="Consolas" w:cs="Consolas"/>
          <w:color w:val="5CECC6"/>
          <w:sz w:val="21"/>
          <w:szCs w:val="21"/>
        </w:rPr>
        <w:t>'</w:t>
      </w:r>
      <w:r w:rsidRPr="5AFD8203">
        <w:rPr>
          <w:rFonts w:ascii="Consolas" w:hAnsi="Consolas" w:eastAsia="Consolas" w:cs="Consolas"/>
          <w:color w:val="C5F467"/>
          <w:sz w:val="21"/>
          <w:szCs w:val="21"/>
        </w:rPr>
        <w:t>opening + closing</w:t>
      </w:r>
      <w:r w:rsidRPr="5AFD8203">
        <w:rPr>
          <w:rFonts w:ascii="Consolas" w:hAnsi="Consolas" w:eastAsia="Consolas" w:cs="Consolas"/>
          <w:color w:val="5CECC6"/>
          <w:sz w:val="21"/>
          <w:szCs w:val="21"/>
        </w:rPr>
        <w:t>')</w:t>
      </w:r>
    </w:p>
    <w:p w:rsidR="6F784F7B" w:rsidP="5AFD8203" w:rsidRDefault="5AFD8203" w14:paraId="621B3FB0" w14:textId="5DC2D914">
      <w:pPr>
        <w:shd w:val="clear" w:color="auto" w:fill="141D2B"/>
        <w:spacing w:after="0" w:line="285" w:lineRule="auto"/>
      </w:pPr>
      <w:r w:rsidRPr="5AFD8203">
        <w:rPr>
          <w:rFonts w:ascii="Consolas" w:hAnsi="Consolas" w:eastAsia="Consolas" w:cs="Consolas"/>
          <w:color w:val="A4B1CD"/>
          <w:sz w:val="21"/>
          <w:szCs w:val="21"/>
        </w:rPr>
        <w:t>pylab</w:t>
      </w:r>
      <w:r w:rsidRPr="5AFD8203">
        <w:rPr>
          <w:rFonts w:ascii="Consolas" w:hAnsi="Consolas" w:eastAsia="Consolas" w:cs="Consolas"/>
          <w:color w:val="5CECC6"/>
          <w:sz w:val="21"/>
          <w:szCs w:val="21"/>
        </w:rPr>
        <w:t>.</w:t>
      </w:r>
      <w:r w:rsidRPr="5AFD8203">
        <w:rPr>
          <w:rFonts w:ascii="Consolas" w:hAnsi="Consolas" w:eastAsia="Consolas" w:cs="Consolas"/>
          <w:color w:val="FFCC5C"/>
          <w:sz w:val="21"/>
          <w:szCs w:val="21"/>
        </w:rPr>
        <w:t>show</w:t>
      </w:r>
      <w:r w:rsidRPr="5AFD8203">
        <w:rPr>
          <w:rFonts w:ascii="Consolas" w:hAnsi="Consolas" w:eastAsia="Consolas" w:cs="Consolas"/>
          <w:color w:val="5CECC6"/>
          <w:sz w:val="21"/>
          <w:szCs w:val="21"/>
        </w:rPr>
        <w:t>()</w:t>
      </w:r>
    </w:p>
    <w:p w:rsidR="6F784F7B" w:rsidP="5AFD8203" w:rsidRDefault="6F784F7B" w14:paraId="48DD03A1" w14:textId="3B7CD95D">
      <w:pPr>
        <w:shd w:val="clear" w:color="auto" w:fill="141D2B"/>
        <w:spacing w:after="0" w:line="285" w:lineRule="auto"/>
      </w:pPr>
    </w:p>
    <w:p w:rsidR="6F784F7B" w:rsidP="58AB44D4" w:rsidRDefault="22096413" w14:paraId="3147D9BE" w14:textId="294AFE3E">
      <w:pPr>
        <w:pStyle w:val="Heading3"/>
      </w:pPr>
      <w:bookmarkStart w:name="_Toc213102693" w:id="83"/>
      <w:r w:rsidRPr="22096413">
        <w:t>6.1.</w:t>
      </w:r>
      <w:r w:rsidRPr="6E83B614" w:rsidR="6E83B614">
        <w:t xml:space="preserve">11. Grayscale </w:t>
      </w:r>
      <w:r w:rsidRPr="2CBFC50A" w:rsidR="2CBFC50A">
        <w:t>options</w:t>
      </w:r>
      <w:bookmarkEnd w:id="83"/>
    </w:p>
    <w:p w:rsidR="6F784F7B" w:rsidP="108A4790" w:rsidRDefault="108A4790" w14:paraId="5C805A2E" w14:textId="0A78B210">
      <w:pPr>
        <w:spacing w:before="240" w:after="240"/>
      </w:pPr>
      <w:r w:rsidRPr="108A4790">
        <w:rPr>
          <w:rFonts w:ascii="Times New Roman" w:hAnsi="Times New Roman" w:eastAsia="Times New Roman" w:cs="Times New Roman"/>
        </w:rPr>
        <w:t xml:space="preserve">Operasi morfologi juga dapat diterapkan pada </w:t>
      </w:r>
      <w:r w:rsidRPr="108A4790">
        <w:rPr>
          <w:rFonts w:ascii="Times New Roman" w:hAnsi="Times New Roman" w:eastAsia="Times New Roman" w:cs="Times New Roman"/>
          <w:b/>
          <w:bCs/>
        </w:rPr>
        <w:t>citra grayscale</w:t>
      </w:r>
      <w:r w:rsidRPr="108A4790">
        <w:rPr>
          <w:rFonts w:ascii="Times New Roman" w:hAnsi="Times New Roman" w:eastAsia="Times New Roman" w:cs="Times New Roman"/>
        </w:rPr>
        <w:t>.</w:t>
      </w:r>
    </w:p>
    <w:p w:rsidR="6F784F7B" w:rsidP="00210EC7" w:rsidRDefault="108A4790" w14:paraId="1A5B308C" w14:textId="27B4A42F">
      <w:pPr>
        <w:pStyle w:val="ListParagraph"/>
        <w:numPr>
          <w:ilvl w:val="0"/>
          <w:numId w:val="158"/>
        </w:numPr>
        <w:spacing w:before="240" w:after="240"/>
        <w:rPr>
          <w:rFonts w:ascii="Times New Roman" w:hAnsi="Times New Roman" w:eastAsia="Times New Roman" w:cs="Times New Roman"/>
        </w:rPr>
      </w:pPr>
      <w:r w:rsidRPr="108A4790">
        <w:rPr>
          <w:rFonts w:ascii="Times New Roman" w:hAnsi="Times New Roman" w:eastAsia="Times New Roman" w:cs="Times New Roman"/>
          <w:b/>
          <w:bCs/>
        </w:rPr>
        <w:t>Erosi</w:t>
      </w:r>
      <w:r w:rsidRPr="108A4790">
        <w:rPr>
          <w:rFonts w:ascii="Times New Roman" w:hAnsi="Times New Roman" w:eastAsia="Times New Roman" w:cs="Times New Roman"/>
        </w:rPr>
        <w:t xml:space="preserve"> memperlebar area gelap.</w:t>
      </w:r>
    </w:p>
    <w:p w:rsidR="6F784F7B" w:rsidP="00210EC7" w:rsidRDefault="108A4790" w14:paraId="0CF590F1" w14:textId="58BDA674">
      <w:pPr>
        <w:pStyle w:val="ListParagraph"/>
        <w:numPr>
          <w:ilvl w:val="0"/>
          <w:numId w:val="158"/>
        </w:numPr>
        <w:spacing w:before="240" w:after="240"/>
        <w:rPr>
          <w:rFonts w:ascii="Times New Roman" w:hAnsi="Times New Roman" w:eastAsia="Times New Roman" w:cs="Times New Roman"/>
        </w:rPr>
      </w:pPr>
      <w:r w:rsidRPr="108A4790">
        <w:rPr>
          <w:rFonts w:ascii="Times New Roman" w:hAnsi="Times New Roman" w:eastAsia="Times New Roman" w:cs="Times New Roman"/>
          <w:b/>
          <w:bCs/>
        </w:rPr>
        <w:t>Dilasi</w:t>
      </w:r>
      <w:r w:rsidRPr="108A4790">
        <w:rPr>
          <w:rFonts w:ascii="Times New Roman" w:hAnsi="Times New Roman" w:eastAsia="Times New Roman" w:cs="Times New Roman"/>
        </w:rPr>
        <w:t xml:space="preserve"> mempersempit area gelap.</w:t>
      </w:r>
    </w:p>
    <w:p w:rsidR="6F784F7B" w:rsidP="00210EC7" w:rsidRDefault="108A4790" w14:paraId="7F0585E0" w14:textId="472769DB">
      <w:pPr>
        <w:pStyle w:val="ListParagraph"/>
        <w:numPr>
          <w:ilvl w:val="0"/>
          <w:numId w:val="158"/>
        </w:numPr>
        <w:spacing w:before="240" w:after="240"/>
        <w:rPr>
          <w:rFonts w:ascii="Times New Roman" w:hAnsi="Times New Roman" w:eastAsia="Times New Roman" w:cs="Times New Roman"/>
        </w:rPr>
      </w:pPr>
      <w:r w:rsidRPr="108A4790">
        <w:rPr>
          <w:rFonts w:ascii="Times New Roman" w:hAnsi="Times New Roman" w:eastAsia="Times New Roman" w:cs="Times New Roman"/>
          <w:b/>
          <w:bCs/>
        </w:rPr>
        <w:t>Opening</w:t>
      </w:r>
      <w:r w:rsidRPr="108A4790">
        <w:rPr>
          <w:rFonts w:ascii="Times New Roman" w:hAnsi="Times New Roman" w:eastAsia="Times New Roman" w:cs="Times New Roman"/>
        </w:rPr>
        <w:t xml:space="preserve"> menghilangkan garis tipis terang tanpa mengubah lebar garis gelap.</w:t>
      </w:r>
    </w:p>
    <w:p w:rsidR="6F784F7B" w:rsidP="00210EC7" w:rsidRDefault="108A4790" w14:paraId="49FCB830" w14:textId="6BDF5CA2">
      <w:pPr>
        <w:pStyle w:val="ListParagraph"/>
        <w:numPr>
          <w:ilvl w:val="0"/>
          <w:numId w:val="158"/>
        </w:numPr>
        <w:spacing w:before="240" w:after="240"/>
        <w:rPr>
          <w:rFonts w:ascii="Times New Roman" w:hAnsi="Times New Roman" w:eastAsia="Times New Roman" w:cs="Times New Roman"/>
        </w:rPr>
      </w:pPr>
      <w:r w:rsidRPr="108A4790">
        <w:rPr>
          <w:rFonts w:ascii="Times New Roman" w:hAnsi="Times New Roman" w:eastAsia="Times New Roman" w:cs="Times New Roman"/>
          <w:b/>
          <w:bCs/>
        </w:rPr>
        <w:t>Closing</w:t>
      </w:r>
      <w:r w:rsidRPr="108A4790">
        <w:rPr>
          <w:rFonts w:ascii="Times New Roman" w:hAnsi="Times New Roman" w:eastAsia="Times New Roman" w:cs="Times New Roman"/>
        </w:rPr>
        <w:t xml:space="preserve"> menghilangkan garis tipis gelap tanpa mengubah lebar garis terang.</w:t>
      </w:r>
    </w:p>
    <w:p w:rsidR="6F784F7B" w:rsidP="2CBFC50A" w:rsidRDefault="108A4790" w14:paraId="08C9475D" w14:textId="4263D782">
      <w:pPr>
        <w:rPr>
          <w:rFonts w:ascii="Times New Roman" w:hAnsi="Times New Roman" w:eastAsia="Times New Roman" w:cs="Times New Roman"/>
        </w:rPr>
      </w:pPr>
      <w:r w:rsidRPr="108A4790">
        <w:rPr>
          <w:rFonts w:ascii="Times New Roman" w:hAnsi="Times New Roman" w:eastAsia="Times New Roman" w:cs="Times New Roman"/>
        </w:rPr>
        <w:t xml:space="preserve">Contoh </w:t>
      </w:r>
      <w:r w:rsidRPr="697885A9" w:rsidR="697885A9">
        <w:rPr>
          <w:rFonts w:ascii="Times New Roman" w:hAnsi="Times New Roman" w:eastAsia="Times New Roman" w:cs="Times New Roman"/>
        </w:rPr>
        <w:t>Implementasi</w:t>
      </w:r>
    </w:p>
    <w:p w:rsidR="6F784F7B" w:rsidP="61AC24C8" w:rsidRDefault="61AC24C8" w14:paraId="0A89B764" w14:textId="24C4C6B6">
      <w:pPr>
        <w:shd w:val="clear" w:color="auto" w:fill="141D2B"/>
        <w:spacing w:after="0" w:line="285" w:lineRule="auto"/>
      </w:pPr>
      <w:r w:rsidRPr="61AC24C8">
        <w:rPr>
          <w:rFonts w:ascii="Consolas" w:hAnsi="Consolas" w:eastAsia="Consolas" w:cs="Consolas"/>
          <w:color w:val="CF8DFB"/>
          <w:sz w:val="21"/>
          <w:szCs w:val="21"/>
        </w:rPr>
        <w:t>from</w:t>
      </w:r>
      <w:r w:rsidRPr="61AC24C8">
        <w:rPr>
          <w:rFonts w:ascii="Consolas" w:hAnsi="Consolas" w:eastAsia="Consolas" w:cs="Consolas"/>
          <w:color w:val="A4B1CD"/>
          <w:sz w:val="21"/>
          <w:szCs w:val="21"/>
        </w:rPr>
        <w:t xml:space="preserve"> skimage</w:t>
      </w:r>
      <w:r w:rsidRPr="61AC24C8">
        <w:rPr>
          <w:rFonts w:ascii="Consolas" w:hAnsi="Consolas" w:eastAsia="Consolas" w:cs="Consolas"/>
          <w:color w:val="5CECC6"/>
          <w:sz w:val="21"/>
          <w:szCs w:val="21"/>
        </w:rPr>
        <w:t>.</w:t>
      </w:r>
      <w:r w:rsidRPr="61AC24C8">
        <w:rPr>
          <w:rFonts w:ascii="Consolas" w:hAnsi="Consolas" w:eastAsia="Consolas" w:cs="Consolas"/>
          <w:color w:val="A4B1CD"/>
          <w:sz w:val="21"/>
          <w:szCs w:val="21"/>
        </w:rPr>
        <w:t xml:space="preserve">morphology </w:t>
      </w:r>
      <w:r w:rsidRPr="61AC24C8">
        <w:rPr>
          <w:rFonts w:ascii="Consolas" w:hAnsi="Consolas" w:eastAsia="Consolas" w:cs="Consolas"/>
          <w:color w:val="CF8DFB"/>
          <w:sz w:val="21"/>
          <w:szCs w:val="21"/>
        </w:rPr>
        <w:t>import</w:t>
      </w:r>
      <w:r w:rsidRPr="61AC24C8">
        <w:rPr>
          <w:rFonts w:ascii="Consolas" w:hAnsi="Consolas" w:eastAsia="Consolas" w:cs="Consolas"/>
          <w:color w:val="A4B1CD"/>
          <w:sz w:val="21"/>
          <w:szCs w:val="21"/>
        </w:rPr>
        <w:t xml:space="preserve"> dilation</w:t>
      </w:r>
      <w:r w:rsidRPr="61AC24C8">
        <w:rPr>
          <w:rFonts w:ascii="Consolas" w:hAnsi="Consolas" w:eastAsia="Consolas" w:cs="Consolas"/>
          <w:color w:val="5CECC6"/>
          <w:sz w:val="21"/>
          <w:szCs w:val="21"/>
        </w:rPr>
        <w:t>,</w:t>
      </w:r>
      <w:r w:rsidRPr="61AC24C8">
        <w:rPr>
          <w:rFonts w:ascii="Consolas" w:hAnsi="Consolas" w:eastAsia="Consolas" w:cs="Consolas"/>
          <w:color w:val="A4B1CD"/>
          <w:sz w:val="21"/>
          <w:szCs w:val="21"/>
        </w:rPr>
        <w:t xml:space="preserve"> erosion</w:t>
      </w:r>
      <w:r w:rsidRPr="61AC24C8">
        <w:rPr>
          <w:rFonts w:ascii="Consolas" w:hAnsi="Consolas" w:eastAsia="Consolas" w:cs="Consolas"/>
          <w:color w:val="5CECC6"/>
          <w:sz w:val="21"/>
          <w:szCs w:val="21"/>
        </w:rPr>
        <w:t>,</w:t>
      </w:r>
      <w:r w:rsidRPr="61AC24C8">
        <w:rPr>
          <w:rFonts w:ascii="Consolas" w:hAnsi="Consolas" w:eastAsia="Consolas" w:cs="Consolas"/>
          <w:color w:val="A4B1CD"/>
          <w:sz w:val="21"/>
          <w:szCs w:val="21"/>
        </w:rPr>
        <w:t xml:space="preserve"> closing</w:t>
      </w:r>
      <w:r w:rsidRPr="61AC24C8">
        <w:rPr>
          <w:rFonts w:ascii="Consolas" w:hAnsi="Consolas" w:eastAsia="Consolas" w:cs="Consolas"/>
          <w:color w:val="5CECC6"/>
          <w:sz w:val="21"/>
          <w:szCs w:val="21"/>
        </w:rPr>
        <w:t>,</w:t>
      </w:r>
      <w:r w:rsidRPr="61AC24C8">
        <w:rPr>
          <w:rFonts w:ascii="Consolas" w:hAnsi="Consolas" w:eastAsia="Consolas" w:cs="Consolas"/>
          <w:color w:val="A4B1CD"/>
          <w:sz w:val="21"/>
          <w:szCs w:val="21"/>
        </w:rPr>
        <w:t xml:space="preserve"> opening</w:t>
      </w:r>
      <w:r w:rsidRPr="61AC24C8">
        <w:rPr>
          <w:rFonts w:ascii="Consolas" w:hAnsi="Consolas" w:eastAsia="Consolas" w:cs="Consolas"/>
          <w:color w:val="5CECC6"/>
          <w:sz w:val="21"/>
          <w:szCs w:val="21"/>
        </w:rPr>
        <w:t>,</w:t>
      </w:r>
      <w:r w:rsidRPr="61AC24C8">
        <w:rPr>
          <w:rFonts w:ascii="Consolas" w:hAnsi="Consolas" w:eastAsia="Consolas" w:cs="Consolas"/>
          <w:color w:val="A4B1CD"/>
          <w:sz w:val="21"/>
          <w:szCs w:val="21"/>
        </w:rPr>
        <w:t xml:space="preserve"> square</w:t>
      </w:r>
    </w:p>
    <w:p w:rsidR="6F784F7B" w:rsidP="61AC24C8" w:rsidRDefault="61AC24C8" w14:paraId="0CAB9B9D" w14:textId="11F676F2">
      <w:pPr>
        <w:shd w:val="clear" w:color="auto" w:fill="141D2B"/>
        <w:spacing w:after="0" w:line="285" w:lineRule="auto"/>
      </w:pPr>
      <w:r w:rsidRPr="61AC24C8">
        <w:rPr>
          <w:rFonts w:ascii="Consolas" w:hAnsi="Consolas" w:eastAsia="Consolas" w:cs="Consolas"/>
          <w:color w:val="CF8DFB"/>
          <w:sz w:val="21"/>
          <w:szCs w:val="21"/>
        </w:rPr>
        <w:t>from</w:t>
      </w:r>
      <w:r w:rsidRPr="61AC24C8">
        <w:rPr>
          <w:rFonts w:ascii="Consolas" w:hAnsi="Consolas" w:eastAsia="Consolas" w:cs="Consolas"/>
          <w:color w:val="A4B1CD"/>
          <w:sz w:val="21"/>
          <w:szCs w:val="21"/>
        </w:rPr>
        <w:t xml:space="preserve"> skimage</w:t>
      </w:r>
      <w:r w:rsidRPr="61AC24C8">
        <w:rPr>
          <w:rFonts w:ascii="Consolas" w:hAnsi="Consolas" w:eastAsia="Consolas" w:cs="Consolas"/>
          <w:color w:val="5CECC6"/>
          <w:sz w:val="21"/>
          <w:szCs w:val="21"/>
        </w:rPr>
        <w:t>.</w:t>
      </w:r>
      <w:r w:rsidRPr="61AC24C8">
        <w:rPr>
          <w:rFonts w:ascii="Consolas" w:hAnsi="Consolas" w:eastAsia="Consolas" w:cs="Consolas"/>
          <w:color w:val="A4B1CD"/>
          <w:sz w:val="21"/>
          <w:szCs w:val="21"/>
        </w:rPr>
        <w:t xml:space="preserve">color </w:t>
      </w:r>
      <w:r w:rsidRPr="61AC24C8">
        <w:rPr>
          <w:rFonts w:ascii="Consolas" w:hAnsi="Consolas" w:eastAsia="Consolas" w:cs="Consolas"/>
          <w:color w:val="CF8DFB"/>
          <w:sz w:val="21"/>
          <w:szCs w:val="21"/>
        </w:rPr>
        <w:t>import</w:t>
      </w:r>
      <w:r w:rsidRPr="61AC24C8">
        <w:rPr>
          <w:rFonts w:ascii="Consolas" w:hAnsi="Consolas" w:eastAsia="Consolas" w:cs="Consolas"/>
          <w:color w:val="A4B1CD"/>
          <w:sz w:val="21"/>
          <w:szCs w:val="21"/>
        </w:rPr>
        <w:t xml:space="preserve"> rgb2gray</w:t>
      </w:r>
    </w:p>
    <w:p w:rsidR="6F784F7B" w:rsidP="61AC24C8" w:rsidRDefault="61AC24C8" w14:paraId="02E930AB" w14:textId="06C1F0ED">
      <w:pPr>
        <w:shd w:val="clear" w:color="auto" w:fill="141D2B"/>
        <w:spacing w:after="0" w:line="285" w:lineRule="auto"/>
      </w:pPr>
      <w:r w:rsidRPr="61AC24C8">
        <w:rPr>
          <w:rFonts w:ascii="Consolas" w:hAnsi="Consolas" w:eastAsia="Consolas" w:cs="Consolas"/>
          <w:color w:val="CF8DFB"/>
          <w:sz w:val="21"/>
          <w:szCs w:val="21"/>
        </w:rPr>
        <w:t>from</w:t>
      </w:r>
      <w:r w:rsidRPr="61AC24C8">
        <w:rPr>
          <w:rFonts w:ascii="Consolas" w:hAnsi="Consolas" w:eastAsia="Consolas" w:cs="Consolas"/>
          <w:color w:val="A4B1CD"/>
          <w:sz w:val="21"/>
          <w:szCs w:val="21"/>
        </w:rPr>
        <w:t xml:space="preserve"> skimage</w:t>
      </w:r>
      <w:r w:rsidRPr="61AC24C8">
        <w:rPr>
          <w:rFonts w:ascii="Consolas" w:hAnsi="Consolas" w:eastAsia="Consolas" w:cs="Consolas"/>
          <w:color w:val="5CECC6"/>
          <w:sz w:val="21"/>
          <w:szCs w:val="21"/>
        </w:rPr>
        <w:t>.</w:t>
      </w:r>
      <w:r w:rsidRPr="61AC24C8">
        <w:rPr>
          <w:rFonts w:ascii="Consolas" w:hAnsi="Consolas" w:eastAsia="Consolas" w:cs="Consolas"/>
          <w:color w:val="A4B1CD"/>
          <w:sz w:val="21"/>
          <w:szCs w:val="21"/>
        </w:rPr>
        <w:t xml:space="preserve">io </w:t>
      </w:r>
      <w:r w:rsidRPr="61AC24C8">
        <w:rPr>
          <w:rFonts w:ascii="Consolas" w:hAnsi="Consolas" w:eastAsia="Consolas" w:cs="Consolas"/>
          <w:color w:val="CF8DFB"/>
          <w:sz w:val="21"/>
          <w:szCs w:val="21"/>
        </w:rPr>
        <w:t>import</w:t>
      </w:r>
      <w:r w:rsidRPr="61AC24C8">
        <w:rPr>
          <w:rFonts w:ascii="Consolas" w:hAnsi="Consolas" w:eastAsia="Consolas" w:cs="Consolas"/>
          <w:color w:val="A4B1CD"/>
          <w:sz w:val="21"/>
          <w:szCs w:val="21"/>
        </w:rPr>
        <w:t xml:space="preserve"> imread</w:t>
      </w:r>
    </w:p>
    <w:p w:rsidR="6F784F7B" w:rsidP="61AC24C8" w:rsidRDefault="61AC24C8" w14:paraId="607C1EF4" w14:textId="19501CB7">
      <w:pPr>
        <w:shd w:val="clear" w:color="auto" w:fill="141D2B"/>
        <w:spacing w:after="0" w:line="285" w:lineRule="auto"/>
      </w:pPr>
      <w:r w:rsidRPr="61AC24C8">
        <w:rPr>
          <w:rFonts w:ascii="Consolas" w:hAnsi="Consolas" w:eastAsia="Consolas" w:cs="Consolas"/>
          <w:color w:val="CF8DFB"/>
          <w:sz w:val="21"/>
          <w:szCs w:val="21"/>
        </w:rPr>
        <w:t>import</w:t>
      </w:r>
      <w:r w:rsidRPr="61AC24C8">
        <w:rPr>
          <w:rFonts w:ascii="Consolas" w:hAnsi="Consolas" w:eastAsia="Consolas" w:cs="Consolas"/>
          <w:color w:val="A4B1CD"/>
          <w:sz w:val="21"/>
          <w:szCs w:val="21"/>
        </w:rPr>
        <w:t xml:space="preserve"> matplotlib</w:t>
      </w:r>
      <w:r w:rsidRPr="61AC24C8">
        <w:rPr>
          <w:rFonts w:ascii="Consolas" w:hAnsi="Consolas" w:eastAsia="Consolas" w:cs="Consolas"/>
          <w:color w:val="5CECC6"/>
          <w:sz w:val="21"/>
          <w:szCs w:val="21"/>
        </w:rPr>
        <w:t>.</w:t>
      </w:r>
      <w:r w:rsidRPr="61AC24C8">
        <w:rPr>
          <w:rFonts w:ascii="Consolas" w:hAnsi="Consolas" w:eastAsia="Consolas" w:cs="Consolas"/>
          <w:color w:val="A4B1CD"/>
          <w:sz w:val="21"/>
          <w:szCs w:val="21"/>
        </w:rPr>
        <w:t xml:space="preserve">pylab </w:t>
      </w:r>
      <w:r w:rsidRPr="61AC24C8">
        <w:rPr>
          <w:rFonts w:ascii="Consolas" w:hAnsi="Consolas" w:eastAsia="Consolas" w:cs="Consolas"/>
          <w:color w:val="CF8DFB"/>
          <w:sz w:val="21"/>
          <w:szCs w:val="21"/>
        </w:rPr>
        <w:t>as</w:t>
      </w:r>
      <w:r w:rsidRPr="61AC24C8">
        <w:rPr>
          <w:rFonts w:ascii="Consolas" w:hAnsi="Consolas" w:eastAsia="Consolas" w:cs="Consolas"/>
          <w:color w:val="A4B1CD"/>
          <w:sz w:val="21"/>
          <w:szCs w:val="21"/>
        </w:rPr>
        <w:t xml:space="preserve"> pylab</w:t>
      </w:r>
    </w:p>
    <w:p w:rsidR="6F784F7B" w:rsidP="61AC24C8" w:rsidRDefault="6F784F7B" w14:paraId="39224B4A" w14:textId="29B19D14">
      <w:pPr>
        <w:shd w:val="clear" w:color="auto" w:fill="141D2B"/>
        <w:spacing w:after="0" w:line="285" w:lineRule="auto"/>
      </w:pPr>
    </w:p>
    <w:p w:rsidR="6F784F7B" w:rsidP="61AC24C8" w:rsidRDefault="61AC24C8" w14:paraId="104C503B" w14:textId="258890CF">
      <w:pPr>
        <w:shd w:val="clear" w:color="auto" w:fill="141D2B"/>
        <w:spacing w:after="0" w:line="285" w:lineRule="auto"/>
      </w:pPr>
      <w:r w:rsidRPr="61AC24C8">
        <w:rPr>
          <w:rFonts w:ascii="Consolas" w:hAnsi="Consolas" w:eastAsia="Consolas" w:cs="Consolas"/>
          <w:color w:val="FF8484"/>
          <w:sz w:val="21"/>
          <w:szCs w:val="21"/>
        </w:rPr>
        <w:t>def</w:t>
      </w:r>
      <w:r w:rsidRPr="61AC24C8">
        <w:rPr>
          <w:rFonts w:ascii="Consolas" w:hAnsi="Consolas" w:eastAsia="Consolas" w:cs="Consolas"/>
          <w:color w:val="A4B1CD"/>
          <w:sz w:val="21"/>
          <w:szCs w:val="21"/>
        </w:rPr>
        <w:t xml:space="preserve"> </w:t>
      </w:r>
      <w:r w:rsidRPr="61AC24C8">
        <w:rPr>
          <w:rFonts w:ascii="Consolas" w:hAnsi="Consolas" w:eastAsia="Consolas" w:cs="Consolas"/>
          <w:color w:val="FFCC5C"/>
          <w:sz w:val="21"/>
          <w:szCs w:val="21"/>
        </w:rPr>
        <w:t>plot_image</w:t>
      </w:r>
      <w:r w:rsidRPr="61AC24C8">
        <w:rPr>
          <w:rFonts w:ascii="Consolas" w:hAnsi="Consolas" w:eastAsia="Consolas" w:cs="Consolas"/>
          <w:color w:val="5CECC6"/>
          <w:sz w:val="21"/>
          <w:szCs w:val="21"/>
        </w:rPr>
        <w:t>(</w:t>
      </w:r>
      <w:r w:rsidRPr="61AC24C8">
        <w:rPr>
          <w:rFonts w:ascii="Consolas" w:hAnsi="Consolas" w:eastAsia="Consolas" w:cs="Consolas"/>
          <w:color w:val="5CB2FF"/>
          <w:sz w:val="21"/>
          <w:szCs w:val="21"/>
        </w:rPr>
        <w:t>im</w:t>
      </w:r>
      <w:r w:rsidRPr="61AC24C8">
        <w:rPr>
          <w:rFonts w:ascii="Consolas" w:hAnsi="Consolas" w:eastAsia="Consolas" w:cs="Consolas"/>
          <w:color w:val="5CECC6"/>
          <w:sz w:val="21"/>
          <w:szCs w:val="21"/>
        </w:rPr>
        <w:t>,</w:t>
      </w:r>
      <w:r w:rsidRPr="61AC24C8">
        <w:rPr>
          <w:rFonts w:ascii="Consolas" w:hAnsi="Consolas" w:eastAsia="Consolas" w:cs="Consolas"/>
          <w:color w:val="A4B1CD"/>
          <w:sz w:val="21"/>
          <w:szCs w:val="21"/>
        </w:rPr>
        <w:t xml:space="preserve"> </w:t>
      </w:r>
      <w:r w:rsidRPr="61AC24C8">
        <w:rPr>
          <w:rFonts w:ascii="Consolas" w:hAnsi="Consolas" w:eastAsia="Consolas" w:cs="Consolas"/>
          <w:color w:val="5CB2FF"/>
          <w:sz w:val="21"/>
          <w:szCs w:val="21"/>
        </w:rPr>
        <w:t>title</w:t>
      </w:r>
      <w:r w:rsidRPr="61AC24C8">
        <w:rPr>
          <w:rFonts w:ascii="Consolas" w:hAnsi="Consolas" w:eastAsia="Consolas" w:cs="Consolas"/>
          <w:color w:val="5CECC6"/>
          <w:sz w:val="21"/>
          <w:szCs w:val="21"/>
        </w:rPr>
        <w:t>):</w:t>
      </w:r>
    </w:p>
    <w:p w:rsidR="6F784F7B" w:rsidP="61AC24C8" w:rsidRDefault="61AC24C8" w14:paraId="7BCF648B" w14:textId="5706C8AE">
      <w:pPr>
        <w:shd w:val="clear" w:color="auto" w:fill="141D2B"/>
        <w:spacing w:after="0" w:line="285" w:lineRule="auto"/>
      </w:pPr>
      <w:r w:rsidRPr="61AC24C8">
        <w:rPr>
          <w:rFonts w:ascii="Consolas" w:hAnsi="Consolas" w:eastAsia="Consolas" w:cs="Consolas"/>
          <w:color w:val="A4B1CD"/>
          <w:sz w:val="21"/>
          <w:szCs w:val="21"/>
        </w:rPr>
        <w:t xml:space="preserve">    pylab</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imshow</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im</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w:t>
      </w:r>
      <w:r w:rsidRPr="61AC24C8">
        <w:rPr>
          <w:rFonts w:ascii="Consolas" w:hAnsi="Consolas" w:eastAsia="Consolas" w:cs="Consolas"/>
          <w:color w:val="5CB2FF"/>
          <w:sz w:val="21"/>
          <w:szCs w:val="21"/>
        </w:rPr>
        <w:t>cmap</w:t>
      </w:r>
      <w:r w:rsidRPr="61AC24C8">
        <w:rPr>
          <w:rFonts w:ascii="Consolas" w:hAnsi="Consolas" w:eastAsia="Consolas" w:cs="Consolas"/>
          <w:color w:val="FF8484"/>
          <w:sz w:val="21"/>
          <w:szCs w:val="21"/>
        </w:rPr>
        <w:t>=</w:t>
      </w:r>
      <w:r w:rsidRPr="61AC24C8">
        <w:rPr>
          <w:rFonts w:ascii="Consolas" w:hAnsi="Consolas" w:eastAsia="Consolas" w:cs="Consolas"/>
          <w:color w:val="5CECC6"/>
          <w:sz w:val="21"/>
          <w:szCs w:val="21"/>
        </w:rPr>
        <w:t>'</w:t>
      </w:r>
      <w:r w:rsidRPr="61AC24C8">
        <w:rPr>
          <w:rFonts w:ascii="Consolas" w:hAnsi="Consolas" w:eastAsia="Consolas" w:cs="Consolas"/>
          <w:color w:val="C5F467"/>
          <w:sz w:val="21"/>
          <w:szCs w:val="21"/>
        </w:rPr>
        <w:t>gray</w:t>
      </w:r>
      <w:r w:rsidRPr="61AC24C8">
        <w:rPr>
          <w:rFonts w:ascii="Consolas" w:hAnsi="Consolas" w:eastAsia="Consolas" w:cs="Consolas"/>
          <w:color w:val="5CECC6"/>
          <w:sz w:val="21"/>
          <w:szCs w:val="21"/>
        </w:rPr>
        <w:t>')</w:t>
      </w:r>
    </w:p>
    <w:p w:rsidR="6F784F7B" w:rsidP="61AC24C8" w:rsidRDefault="61AC24C8" w14:paraId="5E16C8C4" w14:textId="55F2658D">
      <w:pPr>
        <w:shd w:val="clear" w:color="auto" w:fill="141D2B"/>
        <w:spacing w:after="0" w:line="285" w:lineRule="auto"/>
      </w:pPr>
      <w:r w:rsidRPr="61AC24C8">
        <w:rPr>
          <w:rFonts w:ascii="Consolas" w:hAnsi="Consolas" w:eastAsia="Consolas" w:cs="Consolas"/>
          <w:color w:val="A4B1CD"/>
          <w:sz w:val="21"/>
          <w:szCs w:val="21"/>
        </w:rPr>
        <w:t xml:space="preserve">    pylab</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title</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title</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w:t>
      </w:r>
      <w:r w:rsidRPr="61AC24C8">
        <w:rPr>
          <w:rFonts w:ascii="Consolas" w:hAnsi="Consolas" w:eastAsia="Consolas" w:cs="Consolas"/>
          <w:color w:val="5CB2FF"/>
          <w:sz w:val="21"/>
          <w:szCs w:val="21"/>
        </w:rPr>
        <w:t>size</w:t>
      </w:r>
      <w:r w:rsidRPr="61AC24C8">
        <w:rPr>
          <w:rFonts w:ascii="Consolas" w:hAnsi="Consolas" w:eastAsia="Consolas" w:cs="Consolas"/>
          <w:color w:val="FF8484"/>
          <w:sz w:val="21"/>
          <w:szCs w:val="21"/>
        </w:rPr>
        <w:t>=</w:t>
      </w:r>
      <w:r w:rsidRPr="61AC24C8">
        <w:rPr>
          <w:rFonts w:ascii="Consolas" w:hAnsi="Consolas" w:eastAsia="Consolas" w:cs="Consolas"/>
          <w:color w:val="5CB2FF"/>
          <w:sz w:val="21"/>
          <w:szCs w:val="21"/>
        </w:rPr>
        <w:t>15</w:t>
      </w:r>
      <w:r w:rsidRPr="61AC24C8">
        <w:rPr>
          <w:rFonts w:ascii="Consolas" w:hAnsi="Consolas" w:eastAsia="Consolas" w:cs="Consolas"/>
          <w:color w:val="5CECC6"/>
          <w:sz w:val="21"/>
          <w:szCs w:val="21"/>
        </w:rPr>
        <w:t>)</w:t>
      </w:r>
    </w:p>
    <w:p w:rsidR="6F784F7B" w:rsidP="61AC24C8" w:rsidRDefault="61AC24C8" w14:paraId="01D79769" w14:textId="3B6ED093">
      <w:pPr>
        <w:shd w:val="clear" w:color="auto" w:fill="141D2B"/>
        <w:spacing w:after="0" w:line="285" w:lineRule="auto"/>
      </w:pPr>
      <w:r w:rsidRPr="61AC24C8">
        <w:rPr>
          <w:rFonts w:ascii="Consolas" w:hAnsi="Consolas" w:eastAsia="Consolas" w:cs="Consolas"/>
          <w:color w:val="A4B1CD"/>
          <w:sz w:val="21"/>
          <w:szCs w:val="21"/>
        </w:rPr>
        <w:t xml:space="preserve">    pylab</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axis</w:t>
      </w:r>
      <w:r w:rsidRPr="61AC24C8">
        <w:rPr>
          <w:rFonts w:ascii="Consolas" w:hAnsi="Consolas" w:eastAsia="Consolas" w:cs="Consolas"/>
          <w:color w:val="5CECC6"/>
          <w:sz w:val="21"/>
          <w:szCs w:val="21"/>
        </w:rPr>
        <w:t>('</w:t>
      </w:r>
      <w:r w:rsidRPr="61AC24C8">
        <w:rPr>
          <w:rFonts w:ascii="Consolas" w:hAnsi="Consolas" w:eastAsia="Consolas" w:cs="Consolas"/>
          <w:color w:val="C5F467"/>
          <w:sz w:val="21"/>
          <w:szCs w:val="21"/>
        </w:rPr>
        <w:t>off</w:t>
      </w:r>
      <w:r w:rsidRPr="61AC24C8">
        <w:rPr>
          <w:rFonts w:ascii="Consolas" w:hAnsi="Consolas" w:eastAsia="Consolas" w:cs="Consolas"/>
          <w:color w:val="5CECC6"/>
          <w:sz w:val="21"/>
          <w:szCs w:val="21"/>
        </w:rPr>
        <w:t>')</w:t>
      </w:r>
    </w:p>
    <w:p w:rsidR="6F784F7B" w:rsidP="61AC24C8" w:rsidRDefault="6F784F7B" w14:paraId="3778111A" w14:textId="48137888">
      <w:pPr>
        <w:shd w:val="clear" w:color="auto" w:fill="141D2B"/>
        <w:spacing w:after="0" w:line="285" w:lineRule="auto"/>
      </w:pPr>
    </w:p>
    <w:p w:rsidR="6F784F7B" w:rsidP="61AC24C8" w:rsidRDefault="61AC24C8" w14:paraId="6943BE63" w14:textId="3B318D21">
      <w:pPr>
        <w:shd w:val="clear" w:color="auto" w:fill="141D2B"/>
        <w:spacing w:after="0" w:line="285" w:lineRule="auto"/>
      </w:pPr>
      <w:r w:rsidRPr="61AC24C8">
        <w:rPr>
          <w:rFonts w:ascii="Consolas" w:hAnsi="Consolas" w:eastAsia="Consolas" w:cs="Consolas"/>
          <w:color w:val="FF8484"/>
          <w:sz w:val="21"/>
          <w:szCs w:val="21"/>
        </w:rPr>
        <w:t>def</w:t>
      </w:r>
      <w:r w:rsidRPr="61AC24C8">
        <w:rPr>
          <w:rFonts w:ascii="Consolas" w:hAnsi="Consolas" w:eastAsia="Consolas" w:cs="Consolas"/>
          <w:color w:val="A4B1CD"/>
          <w:sz w:val="21"/>
          <w:szCs w:val="21"/>
        </w:rPr>
        <w:t xml:space="preserve"> </w:t>
      </w:r>
      <w:r w:rsidRPr="61AC24C8">
        <w:rPr>
          <w:rFonts w:ascii="Consolas" w:hAnsi="Consolas" w:eastAsia="Consolas" w:cs="Consolas"/>
          <w:color w:val="FFCC5C"/>
          <w:sz w:val="21"/>
          <w:szCs w:val="21"/>
        </w:rPr>
        <w:t>plot_images_horizontally</w:t>
      </w:r>
      <w:r w:rsidRPr="61AC24C8">
        <w:rPr>
          <w:rFonts w:ascii="Consolas" w:hAnsi="Consolas" w:eastAsia="Consolas" w:cs="Consolas"/>
          <w:color w:val="5CECC6"/>
          <w:sz w:val="21"/>
          <w:szCs w:val="21"/>
        </w:rPr>
        <w:t>(</w:t>
      </w:r>
      <w:r w:rsidRPr="61AC24C8">
        <w:rPr>
          <w:rFonts w:ascii="Consolas" w:hAnsi="Consolas" w:eastAsia="Consolas" w:cs="Consolas"/>
          <w:color w:val="5CB2FF"/>
          <w:sz w:val="21"/>
          <w:szCs w:val="21"/>
        </w:rPr>
        <w:t>original</w:t>
      </w:r>
      <w:r w:rsidRPr="61AC24C8">
        <w:rPr>
          <w:rFonts w:ascii="Consolas" w:hAnsi="Consolas" w:eastAsia="Consolas" w:cs="Consolas"/>
          <w:color w:val="5CECC6"/>
          <w:sz w:val="21"/>
          <w:szCs w:val="21"/>
        </w:rPr>
        <w:t>,</w:t>
      </w:r>
      <w:r w:rsidRPr="61AC24C8">
        <w:rPr>
          <w:rFonts w:ascii="Consolas" w:hAnsi="Consolas" w:eastAsia="Consolas" w:cs="Consolas"/>
          <w:color w:val="A4B1CD"/>
          <w:sz w:val="21"/>
          <w:szCs w:val="21"/>
        </w:rPr>
        <w:t xml:space="preserve"> </w:t>
      </w:r>
      <w:r w:rsidRPr="61AC24C8">
        <w:rPr>
          <w:rFonts w:ascii="Consolas" w:hAnsi="Consolas" w:eastAsia="Consolas" w:cs="Consolas"/>
          <w:color w:val="5CB2FF"/>
          <w:sz w:val="21"/>
          <w:szCs w:val="21"/>
        </w:rPr>
        <w:t>filtered</w:t>
      </w:r>
      <w:r w:rsidRPr="61AC24C8">
        <w:rPr>
          <w:rFonts w:ascii="Consolas" w:hAnsi="Consolas" w:eastAsia="Consolas" w:cs="Consolas"/>
          <w:color w:val="5CECC6"/>
          <w:sz w:val="21"/>
          <w:szCs w:val="21"/>
        </w:rPr>
        <w:t>,</w:t>
      </w:r>
      <w:r w:rsidRPr="61AC24C8">
        <w:rPr>
          <w:rFonts w:ascii="Consolas" w:hAnsi="Consolas" w:eastAsia="Consolas" w:cs="Consolas"/>
          <w:color w:val="A4B1CD"/>
          <w:sz w:val="21"/>
          <w:szCs w:val="21"/>
        </w:rPr>
        <w:t xml:space="preserve"> </w:t>
      </w:r>
      <w:r w:rsidRPr="61AC24C8">
        <w:rPr>
          <w:rFonts w:ascii="Consolas" w:hAnsi="Consolas" w:eastAsia="Consolas" w:cs="Consolas"/>
          <w:color w:val="5CB2FF"/>
          <w:sz w:val="21"/>
          <w:szCs w:val="21"/>
        </w:rPr>
        <w:t>filter_name</w:t>
      </w:r>
      <w:r w:rsidRPr="61AC24C8">
        <w:rPr>
          <w:rFonts w:ascii="Consolas" w:hAnsi="Consolas" w:eastAsia="Consolas" w:cs="Consolas"/>
          <w:color w:val="5CECC6"/>
          <w:sz w:val="21"/>
          <w:szCs w:val="21"/>
        </w:rPr>
        <w:t>,</w:t>
      </w:r>
      <w:r w:rsidRPr="61AC24C8">
        <w:rPr>
          <w:rFonts w:ascii="Consolas" w:hAnsi="Consolas" w:eastAsia="Consolas" w:cs="Consolas"/>
          <w:color w:val="A4B1CD"/>
          <w:sz w:val="21"/>
          <w:szCs w:val="21"/>
        </w:rPr>
        <w:t xml:space="preserve"> </w:t>
      </w:r>
      <w:r w:rsidRPr="61AC24C8">
        <w:rPr>
          <w:rFonts w:ascii="Consolas" w:hAnsi="Consolas" w:eastAsia="Consolas" w:cs="Consolas"/>
          <w:color w:val="5CB2FF"/>
          <w:sz w:val="21"/>
          <w:szCs w:val="21"/>
        </w:rPr>
        <w:t>sz</w:t>
      </w:r>
      <w:r w:rsidRPr="61AC24C8">
        <w:rPr>
          <w:rFonts w:ascii="Consolas" w:hAnsi="Consolas" w:eastAsia="Consolas" w:cs="Consolas"/>
          <w:color w:val="FF8484"/>
          <w:sz w:val="21"/>
          <w:szCs w:val="21"/>
        </w:rPr>
        <w:t>=</w:t>
      </w:r>
      <w:r w:rsidRPr="61AC24C8">
        <w:rPr>
          <w:rFonts w:ascii="Consolas" w:hAnsi="Consolas" w:eastAsia="Consolas" w:cs="Consolas"/>
          <w:color w:val="5CECC6"/>
          <w:sz w:val="21"/>
          <w:szCs w:val="21"/>
        </w:rPr>
        <w:t>(</w:t>
      </w:r>
      <w:r w:rsidRPr="61AC24C8">
        <w:rPr>
          <w:rFonts w:ascii="Consolas" w:hAnsi="Consolas" w:eastAsia="Consolas" w:cs="Consolas"/>
          <w:color w:val="5CB2FF"/>
          <w:sz w:val="21"/>
          <w:szCs w:val="21"/>
        </w:rPr>
        <w:t>18</w:t>
      </w:r>
      <w:r w:rsidRPr="61AC24C8">
        <w:rPr>
          <w:rFonts w:ascii="Consolas" w:hAnsi="Consolas" w:eastAsia="Consolas" w:cs="Consolas"/>
          <w:color w:val="5CECC6"/>
          <w:sz w:val="21"/>
          <w:szCs w:val="21"/>
        </w:rPr>
        <w:t>,</w:t>
      </w:r>
      <w:r w:rsidRPr="61AC24C8">
        <w:rPr>
          <w:rFonts w:ascii="Consolas" w:hAnsi="Consolas" w:eastAsia="Consolas" w:cs="Consolas"/>
          <w:color w:val="5CB2FF"/>
          <w:sz w:val="21"/>
          <w:szCs w:val="21"/>
        </w:rPr>
        <w:t>9</w:t>
      </w:r>
      <w:r w:rsidRPr="61AC24C8">
        <w:rPr>
          <w:rFonts w:ascii="Consolas" w:hAnsi="Consolas" w:eastAsia="Consolas" w:cs="Consolas"/>
          <w:color w:val="5CECC6"/>
          <w:sz w:val="21"/>
          <w:szCs w:val="21"/>
        </w:rPr>
        <w:t>)):</w:t>
      </w:r>
    </w:p>
    <w:p w:rsidR="6F784F7B" w:rsidP="61AC24C8" w:rsidRDefault="61AC24C8" w14:paraId="6E2721ED" w14:textId="0BA5C23B">
      <w:pPr>
        <w:shd w:val="clear" w:color="auto" w:fill="141D2B"/>
        <w:spacing w:after="0" w:line="285" w:lineRule="auto"/>
      </w:pPr>
      <w:r w:rsidRPr="61AC24C8">
        <w:rPr>
          <w:rFonts w:ascii="Consolas" w:hAnsi="Consolas" w:eastAsia="Consolas" w:cs="Consolas"/>
          <w:color w:val="A4B1CD"/>
          <w:sz w:val="21"/>
          <w:szCs w:val="21"/>
        </w:rPr>
        <w:t xml:space="preserve">    pylab</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gray</w:t>
      </w:r>
      <w:r w:rsidRPr="61AC24C8">
        <w:rPr>
          <w:rFonts w:ascii="Consolas" w:hAnsi="Consolas" w:eastAsia="Consolas" w:cs="Consolas"/>
          <w:color w:val="5CECC6"/>
          <w:sz w:val="21"/>
          <w:szCs w:val="21"/>
        </w:rPr>
        <w:t>()</w:t>
      </w:r>
    </w:p>
    <w:p w:rsidR="6F784F7B" w:rsidP="61AC24C8" w:rsidRDefault="61AC24C8" w14:paraId="5A07A02E" w14:textId="5FB7F659">
      <w:pPr>
        <w:shd w:val="clear" w:color="auto" w:fill="141D2B"/>
        <w:spacing w:after="0" w:line="285" w:lineRule="auto"/>
      </w:pPr>
      <w:r w:rsidRPr="61AC24C8">
        <w:rPr>
          <w:rFonts w:ascii="Consolas" w:hAnsi="Consolas" w:eastAsia="Consolas" w:cs="Consolas"/>
          <w:color w:val="A4B1CD"/>
          <w:sz w:val="21"/>
          <w:szCs w:val="21"/>
        </w:rPr>
        <w:t xml:space="preserve">    pylab</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figure</w:t>
      </w:r>
      <w:r w:rsidRPr="61AC24C8">
        <w:rPr>
          <w:rFonts w:ascii="Consolas" w:hAnsi="Consolas" w:eastAsia="Consolas" w:cs="Consolas"/>
          <w:color w:val="5CECC6"/>
          <w:sz w:val="21"/>
          <w:szCs w:val="21"/>
        </w:rPr>
        <w:t>(</w:t>
      </w:r>
      <w:r w:rsidRPr="61AC24C8">
        <w:rPr>
          <w:rFonts w:ascii="Consolas" w:hAnsi="Consolas" w:eastAsia="Consolas" w:cs="Consolas"/>
          <w:color w:val="5CB2FF"/>
          <w:sz w:val="21"/>
          <w:szCs w:val="21"/>
        </w:rPr>
        <w:t>figsize</w:t>
      </w:r>
      <w:r w:rsidRPr="61AC24C8">
        <w:rPr>
          <w:rFonts w:ascii="Consolas" w:hAnsi="Consolas" w:eastAsia="Consolas" w:cs="Consolas"/>
          <w:color w:val="FF8484"/>
          <w:sz w:val="21"/>
          <w:szCs w:val="21"/>
        </w:rPr>
        <w:t>=</w:t>
      </w:r>
      <w:r w:rsidRPr="61AC24C8">
        <w:rPr>
          <w:rFonts w:ascii="Consolas" w:hAnsi="Consolas" w:eastAsia="Consolas" w:cs="Consolas"/>
          <w:color w:val="FFCC5C"/>
          <w:sz w:val="21"/>
          <w:szCs w:val="21"/>
        </w:rPr>
        <w:t>sz</w:t>
      </w:r>
      <w:r w:rsidRPr="61AC24C8">
        <w:rPr>
          <w:rFonts w:ascii="Consolas" w:hAnsi="Consolas" w:eastAsia="Consolas" w:cs="Consolas"/>
          <w:color w:val="5CECC6"/>
          <w:sz w:val="21"/>
          <w:szCs w:val="21"/>
        </w:rPr>
        <w:t>)</w:t>
      </w:r>
    </w:p>
    <w:p w:rsidR="6F784F7B" w:rsidP="61AC24C8" w:rsidRDefault="61AC24C8" w14:paraId="079D8DDB" w14:textId="73C2F531">
      <w:pPr>
        <w:shd w:val="clear" w:color="auto" w:fill="141D2B"/>
        <w:spacing w:after="0" w:line="285" w:lineRule="auto"/>
      </w:pPr>
      <w:r w:rsidRPr="61AC24C8">
        <w:rPr>
          <w:rFonts w:ascii="Consolas" w:hAnsi="Consolas" w:eastAsia="Consolas" w:cs="Consolas"/>
          <w:color w:val="A4B1CD"/>
          <w:sz w:val="21"/>
          <w:szCs w:val="21"/>
        </w:rPr>
        <w:t xml:space="preserve">    pylab</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subplot</w:t>
      </w:r>
      <w:r w:rsidRPr="61AC24C8">
        <w:rPr>
          <w:rFonts w:ascii="Consolas" w:hAnsi="Consolas" w:eastAsia="Consolas" w:cs="Consolas"/>
          <w:color w:val="5CECC6"/>
          <w:sz w:val="21"/>
          <w:szCs w:val="21"/>
        </w:rPr>
        <w:t>(</w:t>
      </w:r>
      <w:r w:rsidRPr="61AC24C8">
        <w:rPr>
          <w:rFonts w:ascii="Consolas" w:hAnsi="Consolas" w:eastAsia="Consolas" w:cs="Consolas"/>
          <w:color w:val="5CB2FF"/>
          <w:sz w:val="21"/>
          <w:szCs w:val="21"/>
        </w:rPr>
        <w:t>1</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w:t>
      </w:r>
      <w:r w:rsidRPr="61AC24C8">
        <w:rPr>
          <w:rFonts w:ascii="Consolas" w:hAnsi="Consolas" w:eastAsia="Consolas" w:cs="Consolas"/>
          <w:color w:val="5CB2FF"/>
          <w:sz w:val="21"/>
          <w:szCs w:val="21"/>
        </w:rPr>
        <w:t>2</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w:t>
      </w:r>
      <w:r w:rsidRPr="61AC24C8">
        <w:rPr>
          <w:rFonts w:ascii="Consolas" w:hAnsi="Consolas" w:eastAsia="Consolas" w:cs="Consolas"/>
          <w:color w:val="5CB2FF"/>
          <w:sz w:val="21"/>
          <w:szCs w:val="21"/>
        </w:rPr>
        <w:t>1</w:t>
      </w:r>
      <w:r w:rsidRPr="61AC24C8">
        <w:rPr>
          <w:rFonts w:ascii="Consolas" w:hAnsi="Consolas" w:eastAsia="Consolas" w:cs="Consolas"/>
          <w:color w:val="5CECC6"/>
          <w:sz w:val="21"/>
          <w:szCs w:val="21"/>
        </w:rPr>
        <w:t>),</w:t>
      </w:r>
      <w:r w:rsidRPr="61AC24C8">
        <w:rPr>
          <w:rFonts w:ascii="Consolas" w:hAnsi="Consolas" w:eastAsia="Consolas" w:cs="Consolas"/>
          <w:color w:val="A4B1CD"/>
          <w:sz w:val="21"/>
          <w:szCs w:val="21"/>
        </w:rPr>
        <w:t xml:space="preserve"> </w:t>
      </w:r>
      <w:r w:rsidRPr="61AC24C8">
        <w:rPr>
          <w:rFonts w:ascii="Consolas" w:hAnsi="Consolas" w:eastAsia="Consolas" w:cs="Consolas"/>
          <w:color w:val="FFCC5C"/>
          <w:sz w:val="21"/>
          <w:szCs w:val="21"/>
        </w:rPr>
        <w:t>plot_image</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original</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w:t>
      </w:r>
      <w:r w:rsidRPr="61AC24C8">
        <w:rPr>
          <w:rFonts w:ascii="Consolas" w:hAnsi="Consolas" w:eastAsia="Consolas" w:cs="Consolas"/>
          <w:color w:val="5CECC6"/>
          <w:sz w:val="21"/>
          <w:szCs w:val="21"/>
        </w:rPr>
        <w:t>'</w:t>
      </w:r>
      <w:r w:rsidRPr="61AC24C8">
        <w:rPr>
          <w:rFonts w:ascii="Consolas" w:hAnsi="Consolas" w:eastAsia="Consolas" w:cs="Consolas"/>
          <w:color w:val="C5F467"/>
          <w:sz w:val="21"/>
          <w:szCs w:val="21"/>
        </w:rPr>
        <w:t>original</w:t>
      </w:r>
      <w:r w:rsidRPr="61AC24C8">
        <w:rPr>
          <w:rFonts w:ascii="Consolas" w:hAnsi="Consolas" w:eastAsia="Consolas" w:cs="Consolas"/>
          <w:color w:val="5CECC6"/>
          <w:sz w:val="21"/>
          <w:szCs w:val="21"/>
        </w:rPr>
        <w:t>')</w:t>
      </w:r>
    </w:p>
    <w:p w:rsidR="6F784F7B" w:rsidP="61AC24C8" w:rsidRDefault="61AC24C8" w14:paraId="07EAB440" w14:textId="10F9F286">
      <w:pPr>
        <w:shd w:val="clear" w:color="auto" w:fill="141D2B"/>
        <w:spacing w:after="0" w:line="285" w:lineRule="auto"/>
      </w:pPr>
      <w:r w:rsidRPr="61AC24C8">
        <w:rPr>
          <w:rFonts w:ascii="Consolas" w:hAnsi="Consolas" w:eastAsia="Consolas" w:cs="Consolas"/>
          <w:color w:val="A4B1CD"/>
          <w:sz w:val="21"/>
          <w:szCs w:val="21"/>
        </w:rPr>
        <w:t xml:space="preserve">    pylab</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subplot</w:t>
      </w:r>
      <w:r w:rsidRPr="61AC24C8">
        <w:rPr>
          <w:rFonts w:ascii="Consolas" w:hAnsi="Consolas" w:eastAsia="Consolas" w:cs="Consolas"/>
          <w:color w:val="5CECC6"/>
          <w:sz w:val="21"/>
          <w:szCs w:val="21"/>
        </w:rPr>
        <w:t>(</w:t>
      </w:r>
      <w:r w:rsidRPr="61AC24C8">
        <w:rPr>
          <w:rFonts w:ascii="Consolas" w:hAnsi="Consolas" w:eastAsia="Consolas" w:cs="Consolas"/>
          <w:color w:val="5CB2FF"/>
          <w:sz w:val="21"/>
          <w:szCs w:val="21"/>
        </w:rPr>
        <w:t>1</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w:t>
      </w:r>
      <w:r w:rsidRPr="61AC24C8">
        <w:rPr>
          <w:rFonts w:ascii="Consolas" w:hAnsi="Consolas" w:eastAsia="Consolas" w:cs="Consolas"/>
          <w:color w:val="5CB2FF"/>
          <w:sz w:val="21"/>
          <w:szCs w:val="21"/>
        </w:rPr>
        <w:t>2</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w:t>
      </w:r>
      <w:r w:rsidRPr="61AC24C8">
        <w:rPr>
          <w:rFonts w:ascii="Consolas" w:hAnsi="Consolas" w:eastAsia="Consolas" w:cs="Consolas"/>
          <w:color w:val="5CB2FF"/>
          <w:sz w:val="21"/>
          <w:szCs w:val="21"/>
        </w:rPr>
        <w:t>2</w:t>
      </w:r>
      <w:r w:rsidRPr="61AC24C8">
        <w:rPr>
          <w:rFonts w:ascii="Consolas" w:hAnsi="Consolas" w:eastAsia="Consolas" w:cs="Consolas"/>
          <w:color w:val="5CECC6"/>
          <w:sz w:val="21"/>
          <w:szCs w:val="21"/>
        </w:rPr>
        <w:t>),</w:t>
      </w:r>
      <w:r w:rsidRPr="61AC24C8">
        <w:rPr>
          <w:rFonts w:ascii="Consolas" w:hAnsi="Consolas" w:eastAsia="Consolas" w:cs="Consolas"/>
          <w:color w:val="A4B1CD"/>
          <w:sz w:val="21"/>
          <w:szCs w:val="21"/>
        </w:rPr>
        <w:t xml:space="preserve"> </w:t>
      </w:r>
      <w:r w:rsidRPr="61AC24C8">
        <w:rPr>
          <w:rFonts w:ascii="Consolas" w:hAnsi="Consolas" w:eastAsia="Consolas" w:cs="Consolas"/>
          <w:color w:val="FFCC5C"/>
          <w:sz w:val="21"/>
          <w:szCs w:val="21"/>
        </w:rPr>
        <w:t>plot_image</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filtered</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filter_name</w:t>
      </w:r>
      <w:r w:rsidRPr="61AC24C8">
        <w:rPr>
          <w:rFonts w:ascii="Consolas" w:hAnsi="Consolas" w:eastAsia="Consolas" w:cs="Consolas"/>
          <w:color w:val="5CECC6"/>
          <w:sz w:val="21"/>
          <w:szCs w:val="21"/>
        </w:rPr>
        <w:t>)</w:t>
      </w:r>
    </w:p>
    <w:p w:rsidR="6F784F7B" w:rsidP="61AC24C8" w:rsidRDefault="61AC24C8" w14:paraId="5E773AFA" w14:textId="35B125A8">
      <w:pPr>
        <w:shd w:val="clear" w:color="auto" w:fill="141D2B"/>
        <w:spacing w:after="0" w:line="285" w:lineRule="auto"/>
      </w:pPr>
      <w:r w:rsidRPr="61AC24C8">
        <w:rPr>
          <w:rFonts w:ascii="Consolas" w:hAnsi="Consolas" w:eastAsia="Consolas" w:cs="Consolas"/>
          <w:color w:val="A4B1CD"/>
          <w:sz w:val="21"/>
          <w:szCs w:val="21"/>
        </w:rPr>
        <w:t xml:space="preserve">    pylab</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show</w:t>
      </w:r>
      <w:r w:rsidRPr="61AC24C8">
        <w:rPr>
          <w:rFonts w:ascii="Consolas" w:hAnsi="Consolas" w:eastAsia="Consolas" w:cs="Consolas"/>
          <w:color w:val="5CECC6"/>
          <w:sz w:val="21"/>
          <w:szCs w:val="21"/>
        </w:rPr>
        <w:t>()</w:t>
      </w:r>
    </w:p>
    <w:p w:rsidR="6F784F7B" w:rsidP="61AC24C8" w:rsidRDefault="6F784F7B" w14:paraId="66627C0F" w14:textId="22B919E3">
      <w:pPr>
        <w:shd w:val="clear" w:color="auto" w:fill="141D2B"/>
        <w:spacing w:after="0" w:line="285" w:lineRule="auto"/>
      </w:pPr>
    </w:p>
    <w:p w:rsidR="6F784F7B" w:rsidP="61AC24C8" w:rsidRDefault="61AC24C8" w14:paraId="25C8D849" w14:textId="46F4E67C">
      <w:pPr>
        <w:shd w:val="clear" w:color="auto" w:fill="141D2B"/>
        <w:spacing w:after="0" w:line="285" w:lineRule="auto"/>
      </w:pPr>
      <w:r w:rsidRPr="61AC24C8">
        <w:rPr>
          <w:rFonts w:ascii="Consolas" w:hAnsi="Consolas" w:eastAsia="Consolas" w:cs="Consolas"/>
          <w:i/>
          <w:iCs/>
          <w:color w:val="D7E4FF"/>
          <w:sz w:val="21"/>
          <w:szCs w:val="21"/>
        </w:rPr>
        <w:t># Membaca dan memproses citra</w:t>
      </w:r>
    </w:p>
    <w:p w:rsidR="6F784F7B" w:rsidP="61AC24C8" w:rsidRDefault="61AC24C8" w14:paraId="61C5AE04" w14:textId="5454DC83">
      <w:pPr>
        <w:shd w:val="clear" w:color="auto" w:fill="141D2B"/>
        <w:spacing w:after="0" w:line="285" w:lineRule="auto"/>
      </w:pPr>
      <w:r w:rsidRPr="61AC24C8">
        <w:rPr>
          <w:rFonts w:ascii="Consolas" w:hAnsi="Consolas" w:eastAsia="Consolas" w:cs="Consolas"/>
          <w:color w:val="A4B1CD"/>
          <w:sz w:val="21"/>
          <w:szCs w:val="21"/>
        </w:rPr>
        <w:t xml:space="preserve">im </w:t>
      </w:r>
      <w:r w:rsidRPr="61AC24C8">
        <w:rPr>
          <w:rFonts w:ascii="Consolas" w:hAnsi="Consolas" w:eastAsia="Consolas" w:cs="Consolas"/>
          <w:color w:val="FF8484"/>
          <w:sz w:val="21"/>
          <w:szCs w:val="21"/>
        </w:rPr>
        <w:t>=</w:t>
      </w:r>
      <w:r w:rsidRPr="61AC24C8">
        <w:rPr>
          <w:rFonts w:ascii="Consolas" w:hAnsi="Consolas" w:eastAsia="Consolas" w:cs="Consolas"/>
          <w:color w:val="A4B1CD"/>
          <w:sz w:val="21"/>
          <w:szCs w:val="21"/>
        </w:rPr>
        <w:t xml:space="preserve"> </w:t>
      </w:r>
      <w:r w:rsidRPr="61AC24C8">
        <w:rPr>
          <w:rFonts w:ascii="Consolas" w:hAnsi="Consolas" w:eastAsia="Consolas" w:cs="Consolas"/>
          <w:color w:val="FFCC5C"/>
          <w:sz w:val="21"/>
          <w:szCs w:val="21"/>
        </w:rPr>
        <w:t>rgb2gray</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imread</w:t>
      </w:r>
      <w:r w:rsidRPr="61AC24C8">
        <w:rPr>
          <w:rFonts w:ascii="Consolas" w:hAnsi="Consolas" w:eastAsia="Consolas" w:cs="Consolas"/>
          <w:color w:val="5CECC6"/>
          <w:sz w:val="21"/>
          <w:szCs w:val="21"/>
        </w:rPr>
        <w:t>('</w:t>
      </w:r>
      <w:r w:rsidRPr="61AC24C8">
        <w:rPr>
          <w:rFonts w:ascii="Consolas" w:hAnsi="Consolas" w:eastAsia="Consolas" w:cs="Consolas"/>
          <w:color w:val="C5F467"/>
          <w:sz w:val="21"/>
          <w:szCs w:val="21"/>
        </w:rPr>
        <w:t>../images/zebras.jpg</w:t>
      </w:r>
      <w:r w:rsidRPr="61AC24C8">
        <w:rPr>
          <w:rFonts w:ascii="Consolas" w:hAnsi="Consolas" w:eastAsia="Consolas" w:cs="Consolas"/>
          <w:color w:val="5CECC6"/>
          <w:sz w:val="21"/>
          <w:szCs w:val="21"/>
        </w:rPr>
        <w:t>'))</w:t>
      </w:r>
    </w:p>
    <w:p w:rsidR="6F784F7B" w:rsidP="61AC24C8" w:rsidRDefault="61AC24C8" w14:paraId="1FDEB659" w14:textId="698F8028">
      <w:pPr>
        <w:shd w:val="clear" w:color="auto" w:fill="141D2B"/>
        <w:spacing w:after="0" w:line="285" w:lineRule="auto"/>
      </w:pPr>
      <w:r w:rsidRPr="61AC24C8">
        <w:rPr>
          <w:rFonts w:ascii="Consolas" w:hAnsi="Consolas" w:eastAsia="Consolas" w:cs="Consolas"/>
          <w:color w:val="A4B1CD"/>
          <w:sz w:val="21"/>
          <w:szCs w:val="21"/>
        </w:rPr>
        <w:t xml:space="preserve">struct_elem </w:t>
      </w:r>
      <w:r w:rsidRPr="61AC24C8">
        <w:rPr>
          <w:rFonts w:ascii="Consolas" w:hAnsi="Consolas" w:eastAsia="Consolas" w:cs="Consolas"/>
          <w:color w:val="FF8484"/>
          <w:sz w:val="21"/>
          <w:szCs w:val="21"/>
        </w:rPr>
        <w:t>=</w:t>
      </w:r>
      <w:r w:rsidRPr="61AC24C8">
        <w:rPr>
          <w:rFonts w:ascii="Consolas" w:hAnsi="Consolas" w:eastAsia="Consolas" w:cs="Consolas"/>
          <w:color w:val="A4B1CD"/>
          <w:sz w:val="21"/>
          <w:szCs w:val="21"/>
        </w:rPr>
        <w:t xml:space="preserve"> </w:t>
      </w:r>
      <w:r w:rsidRPr="61AC24C8">
        <w:rPr>
          <w:rFonts w:ascii="Consolas" w:hAnsi="Consolas" w:eastAsia="Consolas" w:cs="Consolas"/>
          <w:color w:val="FFCC5C"/>
          <w:sz w:val="21"/>
          <w:szCs w:val="21"/>
        </w:rPr>
        <w:t>square</w:t>
      </w:r>
      <w:r w:rsidRPr="61AC24C8">
        <w:rPr>
          <w:rFonts w:ascii="Consolas" w:hAnsi="Consolas" w:eastAsia="Consolas" w:cs="Consolas"/>
          <w:color w:val="5CECC6"/>
          <w:sz w:val="21"/>
          <w:szCs w:val="21"/>
        </w:rPr>
        <w:t>(</w:t>
      </w:r>
      <w:r w:rsidRPr="61AC24C8">
        <w:rPr>
          <w:rFonts w:ascii="Consolas" w:hAnsi="Consolas" w:eastAsia="Consolas" w:cs="Consolas"/>
          <w:color w:val="5CB2FF"/>
          <w:sz w:val="21"/>
          <w:szCs w:val="21"/>
        </w:rPr>
        <w:t>5</w:t>
      </w:r>
      <w:r w:rsidRPr="61AC24C8">
        <w:rPr>
          <w:rFonts w:ascii="Consolas" w:hAnsi="Consolas" w:eastAsia="Consolas" w:cs="Consolas"/>
          <w:color w:val="5CECC6"/>
          <w:sz w:val="21"/>
          <w:szCs w:val="21"/>
        </w:rPr>
        <w:t>)</w:t>
      </w:r>
    </w:p>
    <w:p w:rsidR="6F784F7B" w:rsidP="61AC24C8" w:rsidRDefault="6F784F7B" w14:paraId="272ECB54" w14:textId="4DE7E406">
      <w:pPr>
        <w:shd w:val="clear" w:color="auto" w:fill="141D2B"/>
        <w:spacing w:after="0" w:line="285" w:lineRule="auto"/>
      </w:pPr>
    </w:p>
    <w:p w:rsidR="6F784F7B" w:rsidP="61AC24C8" w:rsidRDefault="61AC24C8" w14:paraId="635269E5" w14:textId="47C1EB02">
      <w:pPr>
        <w:shd w:val="clear" w:color="auto" w:fill="141D2B"/>
        <w:spacing w:after="0" w:line="285" w:lineRule="auto"/>
      </w:pPr>
      <w:r w:rsidRPr="61AC24C8">
        <w:rPr>
          <w:rFonts w:ascii="Consolas" w:hAnsi="Consolas" w:eastAsia="Consolas" w:cs="Consolas"/>
          <w:i/>
          <w:iCs/>
          <w:color w:val="D7E4FF"/>
          <w:sz w:val="21"/>
          <w:szCs w:val="21"/>
        </w:rPr>
        <w:t># Erosion</w:t>
      </w:r>
    </w:p>
    <w:p w:rsidR="6F784F7B" w:rsidP="61AC24C8" w:rsidRDefault="61AC24C8" w14:paraId="4B532A89" w14:textId="2FC36600">
      <w:pPr>
        <w:shd w:val="clear" w:color="auto" w:fill="141D2B"/>
        <w:spacing w:after="0" w:line="285" w:lineRule="auto"/>
      </w:pPr>
      <w:r w:rsidRPr="61AC24C8">
        <w:rPr>
          <w:rFonts w:ascii="Consolas" w:hAnsi="Consolas" w:eastAsia="Consolas" w:cs="Consolas"/>
          <w:color w:val="A4B1CD"/>
          <w:sz w:val="21"/>
          <w:szCs w:val="21"/>
        </w:rPr>
        <w:t xml:space="preserve">eroded </w:t>
      </w:r>
      <w:r w:rsidRPr="61AC24C8">
        <w:rPr>
          <w:rFonts w:ascii="Consolas" w:hAnsi="Consolas" w:eastAsia="Consolas" w:cs="Consolas"/>
          <w:color w:val="FF8484"/>
          <w:sz w:val="21"/>
          <w:szCs w:val="21"/>
        </w:rPr>
        <w:t>=</w:t>
      </w:r>
      <w:r w:rsidRPr="61AC24C8">
        <w:rPr>
          <w:rFonts w:ascii="Consolas" w:hAnsi="Consolas" w:eastAsia="Consolas" w:cs="Consolas"/>
          <w:color w:val="A4B1CD"/>
          <w:sz w:val="21"/>
          <w:szCs w:val="21"/>
        </w:rPr>
        <w:t xml:space="preserve"> </w:t>
      </w:r>
      <w:r w:rsidRPr="61AC24C8">
        <w:rPr>
          <w:rFonts w:ascii="Consolas" w:hAnsi="Consolas" w:eastAsia="Consolas" w:cs="Consolas"/>
          <w:color w:val="FFCC5C"/>
          <w:sz w:val="21"/>
          <w:szCs w:val="21"/>
        </w:rPr>
        <w:t>erosion</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im</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struct_elem</w:t>
      </w:r>
      <w:r w:rsidRPr="61AC24C8">
        <w:rPr>
          <w:rFonts w:ascii="Consolas" w:hAnsi="Consolas" w:eastAsia="Consolas" w:cs="Consolas"/>
          <w:color w:val="5CECC6"/>
          <w:sz w:val="21"/>
          <w:szCs w:val="21"/>
        </w:rPr>
        <w:t>)</w:t>
      </w:r>
    </w:p>
    <w:p w:rsidR="6F784F7B" w:rsidP="61AC24C8" w:rsidRDefault="61AC24C8" w14:paraId="67C73F99" w14:textId="22E45C73">
      <w:pPr>
        <w:shd w:val="clear" w:color="auto" w:fill="141D2B"/>
        <w:spacing w:after="0" w:line="285" w:lineRule="auto"/>
      </w:pPr>
      <w:r w:rsidRPr="61AC24C8">
        <w:rPr>
          <w:rFonts w:ascii="Consolas" w:hAnsi="Consolas" w:eastAsia="Consolas" w:cs="Consolas"/>
          <w:color w:val="FFCC5C"/>
          <w:sz w:val="21"/>
          <w:szCs w:val="21"/>
        </w:rPr>
        <w:t>plot_images_horizontally</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im</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eroded</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w:t>
      </w:r>
      <w:r w:rsidRPr="61AC24C8">
        <w:rPr>
          <w:rFonts w:ascii="Consolas" w:hAnsi="Consolas" w:eastAsia="Consolas" w:cs="Consolas"/>
          <w:color w:val="5CECC6"/>
          <w:sz w:val="21"/>
          <w:szCs w:val="21"/>
        </w:rPr>
        <w:t>'</w:t>
      </w:r>
      <w:r w:rsidRPr="61AC24C8">
        <w:rPr>
          <w:rFonts w:ascii="Consolas" w:hAnsi="Consolas" w:eastAsia="Consolas" w:cs="Consolas"/>
          <w:color w:val="C5F467"/>
          <w:sz w:val="21"/>
          <w:szCs w:val="21"/>
        </w:rPr>
        <w:t>erosion</w:t>
      </w:r>
      <w:r w:rsidRPr="61AC24C8">
        <w:rPr>
          <w:rFonts w:ascii="Consolas" w:hAnsi="Consolas" w:eastAsia="Consolas" w:cs="Consolas"/>
          <w:color w:val="5CECC6"/>
          <w:sz w:val="21"/>
          <w:szCs w:val="21"/>
        </w:rPr>
        <w:t>')</w:t>
      </w:r>
    </w:p>
    <w:p w:rsidR="6F784F7B" w:rsidP="61AC24C8" w:rsidRDefault="6F784F7B" w14:paraId="0B7FBF2F" w14:textId="57C1FDFD">
      <w:pPr>
        <w:shd w:val="clear" w:color="auto" w:fill="141D2B"/>
        <w:spacing w:after="0" w:line="285" w:lineRule="auto"/>
      </w:pPr>
    </w:p>
    <w:p w:rsidR="6F784F7B" w:rsidP="61AC24C8" w:rsidRDefault="61AC24C8" w14:paraId="4B217188" w14:textId="02D66457">
      <w:pPr>
        <w:shd w:val="clear" w:color="auto" w:fill="141D2B"/>
        <w:spacing w:after="0" w:line="285" w:lineRule="auto"/>
      </w:pPr>
      <w:r w:rsidRPr="61AC24C8">
        <w:rPr>
          <w:rFonts w:ascii="Consolas" w:hAnsi="Consolas" w:eastAsia="Consolas" w:cs="Consolas"/>
          <w:i/>
          <w:iCs/>
          <w:color w:val="D7E4FF"/>
          <w:sz w:val="21"/>
          <w:szCs w:val="21"/>
        </w:rPr>
        <w:t># Dilation</w:t>
      </w:r>
    </w:p>
    <w:p w:rsidR="6F784F7B" w:rsidP="61AC24C8" w:rsidRDefault="61AC24C8" w14:paraId="229DE01B" w14:textId="18E570D0">
      <w:pPr>
        <w:shd w:val="clear" w:color="auto" w:fill="141D2B"/>
        <w:spacing w:after="0" w:line="285" w:lineRule="auto"/>
      </w:pPr>
      <w:r w:rsidRPr="61AC24C8">
        <w:rPr>
          <w:rFonts w:ascii="Consolas" w:hAnsi="Consolas" w:eastAsia="Consolas" w:cs="Consolas"/>
          <w:color w:val="A4B1CD"/>
          <w:sz w:val="21"/>
          <w:szCs w:val="21"/>
        </w:rPr>
        <w:t xml:space="preserve">dilated </w:t>
      </w:r>
      <w:r w:rsidRPr="61AC24C8">
        <w:rPr>
          <w:rFonts w:ascii="Consolas" w:hAnsi="Consolas" w:eastAsia="Consolas" w:cs="Consolas"/>
          <w:color w:val="FF8484"/>
          <w:sz w:val="21"/>
          <w:szCs w:val="21"/>
        </w:rPr>
        <w:t>=</w:t>
      </w:r>
      <w:r w:rsidRPr="61AC24C8">
        <w:rPr>
          <w:rFonts w:ascii="Consolas" w:hAnsi="Consolas" w:eastAsia="Consolas" w:cs="Consolas"/>
          <w:color w:val="A4B1CD"/>
          <w:sz w:val="21"/>
          <w:szCs w:val="21"/>
        </w:rPr>
        <w:t xml:space="preserve"> </w:t>
      </w:r>
      <w:r w:rsidRPr="61AC24C8">
        <w:rPr>
          <w:rFonts w:ascii="Consolas" w:hAnsi="Consolas" w:eastAsia="Consolas" w:cs="Consolas"/>
          <w:color w:val="FFCC5C"/>
          <w:sz w:val="21"/>
          <w:szCs w:val="21"/>
        </w:rPr>
        <w:t>dilation</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im</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struct_elem</w:t>
      </w:r>
      <w:r w:rsidRPr="61AC24C8">
        <w:rPr>
          <w:rFonts w:ascii="Consolas" w:hAnsi="Consolas" w:eastAsia="Consolas" w:cs="Consolas"/>
          <w:color w:val="5CECC6"/>
          <w:sz w:val="21"/>
          <w:szCs w:val="21"/>
        </w:rPr>
        <w:t>)</w:t>
      </w:r>
    </w:p>
    <w:p w:rsidR="6F784F7B" w:rsidP="61AC24C8" w:rsidRDefault="61AC24C8" w14:paraId="046C027A" w14:textId="0595275E">
      <w:pPr>
        <w:shd w:val="clear" w:color="auto" w:fill="141D2B"/>
        <w:spacing w:after="0" w:line="285" w:lineRule="auto"/>
      </w:pPr>
      <w:r w:rsidRPr="61AC24C8">
        <w:rPr>
          <w:rFonts w:ascii="Consolas" w:hAnsi="Consolas" w:eastAsia="Consolas" w:cs="Consolas"/>
          <w:color w:val="FFCC5C"/>
          <w:sz w:val="21"/>
          <w:szCs w:val="21"/>
        </w:rPr>
        <w:t>plot_images_horizontally</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im</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dilated</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w:t>
      </w:r>
      <w:r w:rsidRPr="61AC24C8">
        <w:rPr>
          <w:rFonts w:ascii="Consolas" w:hAnsi="Consolas" w:eastAsia="Consolas" w:cs="Consolas"/>
          <w:color w:val="5CECC6"/>
          <w:sz w:val="21"/>
          <w:szCs w:val="21"/>
        </w:rPr>
        <w:t>'</w:t>
      </w:r>
      <w:r w:rsidRPr="61AC24C8">
        <w:rPr>
          <w:rFonts w:ascii="Consolas" w:hAnsi="Consolas" w:eastAsia="Consolas" w:cs="Consolas"/>
          <w:color w:val="C5F467"/>
          <w:sz w:val="21"/>
          <w:szCs w:val="21"/>
        </w:rPr>
        <w:t>dilation</w:t>
      </w:r>
      <w:r w:rsidRPr="61AC24C8">
        <w:rPr>
          <w:rFonts w:ascii="Consolas" w:hAnsi="Consolas" w:eastAsia="Consolas" w:cs="Consolas"/>
          <w:color w:val="5CECC6"/>
          <w:sz w:val="21"/>
          <w:szCs w:val="21"/>
        </w:rPr>
        <w:t>')</w:t>
      </w:r>
    </w:p>
    <w:p w:rsidR="6F784F7B" w:rsidP="61AC24C8" w:rsidRDefault="6F784F7B" w14:paraId="60D4EF98" w14:textId="789E173B">
      <w:pPr>
        <w:shd w:val="clear" w:color="auto" w:fill="141D2B"/>
        <w:spacing w:after="0" w:line="285" w:lineRule="auto"/>
      </w:pPr>
    </w:p>
    <w:p w:rsidR="6F784F7B" w:rsidP="61AC24C8" w:rsidRDefault="61AC24C8" w14:paraId="755063A0" w14:textId="10224903">
      <w:pPr>
        <w:shd w:val="clear" w:color="auto" w:fill="141D2B"/>
        <w:spacing w:after="0" w:line="285" w:lineRule="auto"/>
      </w:pPr>
      <w:r w:rsidRPr="61AC24C8">
        <w:rPr>
          <w:rFonts w:ascii="Consolas" w:hAnsi="Consolas" w:eastAsia="Consolas" w:cs="Consolas"/>
          <w:i/>
          <w:iCs/>
          <w:color w:val="D7E4FF"/>
          <w:sz w:val="21"/>
          <w:szCs w:val="21"/>
        </w:rPr>
        <w:t># Opening</w:t>
      </w:r>
    </w:p>
    <w:p w:rsidR="6F784F7B" w:rsidP="61AC24C8" w:rsidRDefault="61AC24C8" w14:paraId="1D13CE29" w14:textId="08E67A1A">
      <w:pPr>
        <w:shd w:val="clear" w:color="auto" w:fill="141D2B"/>
        <w:spacing w:after="0" w:line="285" w:lineRule="auto"/>
      </w:pPr>
      <w:r w:rsidRPr="61AC24C8">
        <w:rPr>
          <w:rFonts w:ascii="Consolas" w:hAnsi="Consolas" w:eastAsia="Consolas" w:cs="Consolas"/>
          <w:color w:val="A4B1CD"/>
          <w:sz w:val="21"/>
          <w:szCs w:val="21"/>
        </w:rPr>
        <w:t xml:space="preserve">opened </w:t>
      </w:r>
      <w:r w:rsidRPr="61AC24C8">
        <w:rPr>
          <w:rFonts w:ascii="Consolas" w:hAnsi="Consolas" w:eastAsia="Consolas" w:cs="Consolas"/>
          <w:color w:val="FF8484"/>
          <w:sz w:val="21"/>
          <w:szCs w:val="21"/>
        </w:rPr>
        <w:t>=</w:t>
      </w:r>
      <w:r w:rsidRPr="61AC24C8">
        <w:rPr>
          <w:rFonts w:ascii="Consolas" w:hAnsi="Consolas" w:eastAsia="Consolas" w:cs="Consolas"/>
          <w:color w:val="A4B1CD"/>
          <w:sz w:val="21"/>
          <w:szCs w:val="21"/>
        </w:rPr>
        <w:t xml:space="preserve"> </w:t>
      </w:r>
      <w:r w:rsidRPr="61AC24C8">
        <w:rPr>
          <w:rFonts w:ascii="Consolas" w:hAnsi="Consolas" w:eastAsia="Consolas" w:cs="Consolas"/>
          <w:color w:val="FFCC5C"/>
          <w:sz w:val="21"/>
          <w:szCs w:val="21"/>
        </w:rPr>
        <w:t>opening</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im</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struct_elem</w:t>
      </w:r>
      <w:r w:rsidRPr="61AC24C8">
        <w:rPr>
          <w:rFonts w:ascii="Consolas" w:hAnsi="Consolas" w:eastAsia="Consolas" w:cs="Consolas"/>
          <w:color w:val="5CECC6"/>
          <w:sz w:val="21"/>
          <w:szCs w:val="21"/>
        </w:rPr>
        <w:t>)</w:t>
      </w:r>
    </w:p>
    <w:p w:rsidR="6F784F7B" w:rsidP="61AC24C8" w:rsidRDefault="61AC24C8" w14:paraId="1C5C27B0" w14:textId="3F1473B2">
      <w:pPr>
        <w:shd w:val="clear" w:color="auto" w:fill="141D2B"/>
        <w:spacing w:after="0" w:line="285" w:lineRule="auto"/>
      </w:pPr>
      <w:r w:rsidRPr="61AC24C8">
        <w:rPr>
          <w:rFonts w:ascii="Consolas" w:hAnsi="Consolas" w:eastAsia="Consolas" w:cs="Consolas"/>
          <w:color w:val="FFCC5C"/>
          <w:sz w:val="21"/>
          <w:szCs w:val="21"/>
        </w:rPr>
        <w:t>plot_images_horizontally</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im</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opened</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w:t>
      </w:r>
      <w:r w:rsidRPr="61AC24C8">
        <w:rPr>
          <w:rFonts w:ascii="Consolas" w:hAnsi="Consolas" w:eastAsia="Consolas" w:cs="Consolas"/>
          <w:color w:val="5CECC6"/>
          <w:sz w:val="21"/>
          <w:szCs w:val="21"/>
        </w:rPr>
        <w:t>'</w:t>
      </w:r>
      <w:r w:rsidRPr="61AC24C8">
        <w:rPr>
          <w:rFonts w:ascii="Consolas" w:hAnsi="Consolas" w:eastAsia="Consolas" w:cs="Consolas"/>
          <w:color w:val="C5F467"/>
          <w:sz w:val="21"/>
          <w:szCs w:val="21"/>
        </w:rPr>
        <w:t>opening</w:t>
      </w:r>
      <w:r w:rsidRPr="61AC24C8">
        <w:rPr>
          <w:rFonts w:ascii="Consolas" w:hAnsi="Consolas" w:eastAsia="Consolas" w:cs="Consolas"/>
          <w:color w:val="5CECC6"/>
          <w:sz w:val="21"/>
          <w:szCs w:val="21"/>
        </w:rPr>
        <w:t>')</w:t>
      </w:r>
    </w:p>
    <w:p w:rsidR="6F784F7B" w:rsidP="61AC24C8" w:rsidRDefault="6F784F7B" w14:paraId="174EED1E" w14:textId="6796A09F">
      <w:pPr>
        <w:shd w:val="clear" w:color="auto" w:fill="141D2B"/>
        <w:spacing w:after="0" w:line="285" w:lineRule="auto"/>
      </w:pPr>
    </w:p>
    <w:p w:rsidR="6F784F7B" w:rsidP="61AC24C8" w:rsidRDefault="61AC24C8" w14:paraId="6753EE96" w14:textId="11FE94B1">
      <w:pPr>
        <w:shd w:val="clear" w:color="auto" w:fill="141D2B"/>
        <w:spacing w:after="0" w:line="285" w:lineRule="auto"/>
      </w:pPr>
      <w:r w:rsidRPr="61AC24C8">
        <w:rPr>
          <w:rFonts w:ascii="Consolas" w:hAnsi="Consolas" w:eastAsia="Consolas" w:cs="Consolas"/>
          <w:i/>
          <w:iCs/>
          <w:color w:val="D7E4FF"/>
          <w:sz w:val="21"/>
          <w:szCs w:val="21"/>
        </w:rPr>
        <w:t># Closing</w:t>
      </w:r>
    </w:p>
    <w:p w:rsidR="6F784F7B" w:rsidP="61AC24C8" w:rsidRDefault="61AC24C8" w14:paraId="5F21F887" w14:textId="3356A569">
      <w:pPr>
        <w:shd w:val="clear" w:color="auto" w:fill="141D2B"/>
        <w:spacing w:after="0" w:line="285" w:lineRule="auto"/>
      </w:pPr>
      <w:r w:rsidRPr="61AC24C8">
        <w:rPr>
          <w:rFonts w:ascii="Consolas" w:hAnsi="Consolas" w:eastAsia="Consolas" w:cs="Consolas"/>
          <w:color w:val="A4B1CD"/>
          <w:sz w:val="21"/>
          <w:szCs w:val="21"/>
        </w:rPr>
        <w:t xml:space="preserve">closed </w:t>
      </w:r>
      <w:r w:rsidRPr="61AC24C8">
        <w:rPr>
          <w:rFonts w:ascii="Consolas" w:hAnsi="Consolas" w:eastAsia="Consolas" w:cs="Consolas"/>
          <w:color w:val="FF8484"/>
          <w:sz w:val="21"/>
          <w:szCs w:val="21"/>
        </w:rPr>
        <w:t>=</w:t>
      </w:r>
      <w:r w:rsidRPr="61AC24C8">
        <w:rPr>
          <w:rFonts w:ascii="Consolas" w:hAnsi="Consolas" w:eastAsia="Consolas" w:cs="Consolas"/>
          <w:color w:val="A4B1CD"/>
          <w:sz w:val="21"/>
          <w:szCs w:val="21"/>
        </w:rPr>
        <w:t xml:space="preserve"> </w:t>
      </w:r>
      <w:r w:rsidRPr="61AC24C8">
        <w:rPr>
          <w:rFonts w:ascii="Consolas" w:hAnsi="Consolas" w:eastAsia="Consolas" w:cs="Consolas"/>
          <w:color w:val="FFCC5C"/>
          <w:sz w:val="21"/>
          <w:szCs w:val="21"/>
        </w:rPr>
        <w:t>closing</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im</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struct_elem</w:t>
      </w:r>
      <w:r w:rsidRPr="61AC24C8">
        <w:rPr>
          <w:rFonts w:ascii="Consolas" w:hAnsi="Consolas" w:eastAsia="Consolas" w:cs="Consolas"/>
          <w:color w:val="5CECC6"/>
          <w:sz w:val="21"/>
          <w:szCs w:val="21"/>
        </w:rPr>
        <w:t>)</w:t>
      </w:r>
    </w:p>
    <w:p w:rsidR="6F784F7B" w:rsidP="61AC24C8" w:rsidRDefault="61AC24C8" w14:paraId="63279BA8" w14:textId="4C0F6226">
      <w:pPr>
        <w:shd w:val="clear" w:color="auto" w:fill="141D2B"/>
        <w:spacing w:after="0" w:line="285" w:lineRule="auto"/>
      </w:pPr>
      <w:r w:rsidRPr="61AC24C8">
        <w:rPr>
          <w:rFonts w:ascii="Consolas" w:hAnsi="Consolas" w:eastAsia="Consolas" w:cs="Consolas"/>
          <w:color w:val="FFCC5C"/>
          <w:sz w:val="21"/>
          <w:szCs w:val="21"/>
        </w:rPr>
        <w:t>plot_images_horizontally</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im</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closed</w:t>
      </w:r>
      <w:r w:rsidRPr="61AC24C8">
        <w:rPr>
          <w:rFonts w:ascii="Consolas" w:hAnsi="Consolas" w:eastAsia="Consolas" w:cs="Consolas"/>
          <w:color w:val="5CECC6"/>
          <w:sz w:val="21"/>
          <w:szCs w:val="21"/>
        </w:rPr>
        <w:t>,</w:t>
      </w:r>
      <w:r w:rsidRPr="61AC24C8">
        <w:rPr>
          <w:rFonts w:ascii="Consolas" w:hAnsi="Consolas" w:eastAsia="Consolas" w:cs="Consolas"/>
          <w:color w:val="FFCC5C"/>
          <w:sz w:val="21"/>
          <w:szCs w:val="21"/>
        </w:rPr>
        <w:t xml:space="preserve"> </w:t>
      </w:r>
      <w:r w:rsidRPr="61AC24C8">
        <w:rPr>
          <w:rFonts w:ascii="Consolas" w:hAnsi="Consolas" w:eastAsia="Consolas" w:cs="Consolas"/>
          <w:color w:val="5CECC6"/>
          <w:sz w:val="21"/>
          <w:szCs w:val="21"/>
        </w:rPr>
        <w:t>'</w:t>
      </w:r>
      <w:r w:rsidRPr="61AC24C8">
        <w:rPr>
          <w:rFonts w:ascii="Consolas" w:hAnsi="Consolas" w:eastAsia="Consolas" w:cs="Consolas"/>
          <w:color w:val="C5F467"/>
          <w:sz w:val="21"/>
          <w:szCs w:val="21"/>
        </w:rPr>
        <w:t>closing</w:t>
      </w:r>
      <w:r w:rsidRPr="61AC24C8">
        <w:rPr>
          <w:rFonts w:ascii="Consolas" w:hAnsi="Consolas" w:eastAsia="Consolas" w:cs="Consolas"/>
          <w:color w:val="5CECC6"/>
          <w:sz w:val="21"/>
          <w:szCs w:val="21"/>
        </w:rPr>
        <w:t>')</w:t>
      </w:r>
    </w:p>
    <w:p w:rsidR="6F784F7B" w:rsidP="61AC24C8" w:rsidRDefault="6F784F7B" w14:paraId="4BAB1A00" w14:textId="285ADF59">
      <w:pPr>
        <w:shd w:val="clear" w:color="auto" w:fill="141D2B"/>
        <w:spacing w:after="0" w:line="285" w:lineRule="auto"/>
      </w:pPr>
    </w:p>
    <w:p w:rsidR="6F784F7B" w:rsidP="61AC24C8" w:rsidRDefault="6F784F7B" w14:paraId="6BB1A89F" w14:textId="3CA1586C">
      <w:pPr>
        <w:rPr>
          <w:rFonts w:ascii="Times New Roman" w:hAnsi="Times New Roman" w:eastAsia="Times New Roman" w:cs="Times New Roman"/>
        </w:rPr>
      </w:pPr>
    </w:p>
    <w:p w:rsidR="7C45916B" w:rsidP="7C45916B" w:rsidRDefault="53DBAD10" w14:paraId="44E95E48" w14:textId="40DF938A">
      <w:pPr>
        <w:pStyle w:val="Heading2"/>
        <w:rPr>
          <w:rFonts w:ascii="Times New Roman" w:hAnsi="Times New Roman" w:eastAsia="Times New Roman" w:cs="Times New Roman"/>
          <w:b/>
          <w:color w:val="auto"/>
          <w:sz w:val="24"/>
          <w:szCs w:val="24"/>
        </w:rPr>
      </w:pPr>
      <w:bookmarkStart w:name="_Toc213102694" w:id="84"/>
      <w:r w:rsidRPr="53DBAD10">
        <w:rPr>
          <w:rFonts w:ascii="Times New Roman" w:hAnsi="Times New Roman" w:eastAsia="Times New Roman" w:cs="Times New Roman"/>
          <w:b/>
          <w:bCs/>
          <w:color w:val="auto"/>
          <w:sz w:val="24"/>
          <w:szCs w:val="24"/>
        </w:rPr>
        <w:t>6. 2</w:t>
      </w:r>
      <w:r w:rsidRPr="2B8E5458" w:rsidR="2B8E5458">
        <w:rPr>
          <w:rFonts w:ascii="Times New Roman" w:hAnsi="Times New Roman" w:eastAsia="Times New Roman" w:cs="Times New Roman"/>
          <w:b/>
          <w:bCs/>
          <w:color w:val="auto"/>
          <w:sz w:val="24"/>
          <w:szCs w:val="24"/>
        </w:rPr>
        <w:t>. The scikit-image filter.</w:t>
      </w:r>
      <w:r w:rsidRPr="62C5EC9B" w:rsidR="62C5EC9B">
        <w:rPr>
          <w:rFonts w:ascii="Times New Roman" w:hAnsi="Times New Roman" w:eastAsia="Times New Roman" w:cs="Times New Roman"/>
          <w:b/>
          <w:bCs/>
          <w:color w:val="auto"/>
          <w:sz w:val="24"/>
          <w:szCs w:val="24"/>
        </w:rPr>
        <w:t>rank module</w:t>
      </w:r>
      <w:bookmarkEnd w:id="84"/>
    </w:p>
    <w:p w:rsidR="6F784F7B" w:rsidP="2DE1BBB6" w:rsidRDefault="2DE1BBB6" w14:paraId="083AC58D" w14:textId="0B095882">
      <w:pPr>
        <w:spacing w:before="240" w:after="240"/>
        <w:rPr>
          <w:rFonts w:ascii="Times New Roman" w:hAnsi="Times New Roman" w:eastAsia="Times New Roman" w:cs="Times New Roman"/>
        </w:rPr>
      </w:pPr>
      <w:r w:rsidRPr="2DE1BBB6">
        <w:rPr>
          <w:rFonts w:ascii="Times New Roman" w:hAnsi="Times New Roman" w:eastAsia="Times New Roman" w:cs="Times New Roman"/>
        </w:rPr>
        <w:t xml:space="preserve">Modul </w:t>
      </w:r>
      <w:r w:rsidRPr="2DE1BBB6">
        <w:rPr>
          <w:rFonts w:ascii="Consolas" w:hAnsi="Consolas" w:eastAsia="Consolas" w:cs="Consolas"/>
        </w:rPr>
        <w:t>filter.rank</w:t>
      </w:r>
      <w:r w:rsidRPr="2DE1BBB6">
        <w:rPr>
          <w:rFonts w:ascii="Times New Roman" w:hAnsi="Times New Roman" w:eastAsia="Times New Roman" w:cs="Times New Roman"/>
        </w:rPr>
        <w:t xml:space="preserve"> dari scikit-image menyediakan berbagai fungsi untuk menerapkan filter morfologi pada citra.</w:t>
      </w:r>
      <w:r w:rsidR="6F784F7B">
        <w:br/>
      </w:r>
      <w:r w:rsidRPr="2DE1BBB6">
        <w:rPr>
          <w:rFonts w:ascii="Times New Roman" w:hAnsi="Times New Roman" w:eastAsia="Times New Roman" w:cs="Times New Roman"/>
        </w:rPr>
        <w:t xml:space="preserve"> Beberapa contoh filter tersebut adalah:</w:t>
      </w:r>
    </w:p>
    <w:p w:rsidR="6F784F7B" w:rsidP="00210EC7" w:rsidRDefault="2DE1BBB6" w14:paraId="485FAC8E" w14:textId="2F20EAB5">
      <w:pPr>
        <w:pStyle w:val="ListParagraph"/>
        <w:numPr>
          <w:ilvl w:val="0"/>
          <w:numId w:val="159"/>
        </w:numPr>
        <w:spacing w:before="240" w:after="240"/>
        <w:rPr>
          <w:rFonts w:ascii="Times New Roman" w:hAnsi="Times New Roman" w:eastAsia="Times New Roman" w:cs="Times New Roman"/>
        </w:rPr>
      </w:pPr>
      <w:r w:rsidRPr="2DE1BBB6">
        <w:rPr>
          <w:rFonts w:ascii="Times New Roman" w:hAnsi="Times New Roman" w:eastAsia="Times New Roman" w:cs="Times New Roman"/>
        </w:rPr>
        <w:t>Morphological Median Filter, digunakan untuk mengurangi noise pada citra.</w:t>
      </w:r>
    </w:p>
    <w:p w:rsidR="6F784F7B" w:rsidP="00210EC7" w:rsidRDefault="2DE1BBB6" w14:paraId="75348E46" w14:textId="2EE3322B">
      <w:pPr>
        <w:pStyle w:val="ListParagraph"/>
        <w:numPr>
          <w:ilvl w:val="0"/>
          <w:numId w:val="159"/>
        </w:numPr>
        <w:spacing w:before="240" w:after="240"/>
        <w:rPr>
          <w:rFonts w:ascii="Times New Roman" w:hAnsi="Times New Roman" w:eastAsia="Times New Roman" w:cs="Times New Roman"/>
        </w:rPr>
      </w:pPr>
      <w:r w:rsidRPr="2DE1BBB6">
        <w:rPr>
          <w:rFonts w:ascii="Times New Roman" w:hAnsi="Times New Roman" w:eastAsia="Times New Roman" w:cs="Times New Roman"/>
        </w:rPr>
        <w:t>Morphological Contrast Enhancement Filter, digunakan untuk meningkatkan kontras citra.</w:t>
      </w:r>
    </w:p>
    <w:p w:rsidR="6F784F7B" w:rsidP="2DE1BBB6" w:rsidRDefault="2DE1BBB6" w14:paraId="00AE77D8" w14:textId="4609EC36">
      <w:pPr>
        <w:spacing w:before="240" w:after="240"/>
        <w:rPr>
          <w:rFonts w:ascii="Times New Roman" w:hAnsi="Times New Roman" w:eastAsia="Times New Roman" w:cs="Times New Roman"/>
        </w:rPr>
      </w:pPr>
      <w:r w:rsidRPr="2DE1BBB6">
        <w:rPr>
          <w:rFonts w:ascii="Times New Roman" w:hAnsi="Times New Roman" w:eastAsia="Times New Roman" w:cs="Times New Roman"/>
        </w:rPr>
        <w:t>Bagian-bagian berikutnya akan menjelaskan dan mendemonstrasikan cara menggunakan beberapa filter ini dalam pemrosesan citra morfologi.</w:t>
      </w:r>
    </w:p>
    <w:p w:rsidR="6F784F7B" w:rsidP="2DE1BBB6" w:rsidRDefault="750CF456" w14:paraId="233F4E9A" w14:textId="5BB27A15">
      <w:pPr>
        <w:pStyle w:val="Heading3"/>
      </w:pPr>
      <w:bookmarkStart w:name="_Toc213102695" w:id="85"/>
      <w:r>
        <w:t>6.2.1. Morphological contrast enhancement</w:t>
      </w:r>
      <w:bookmarkEnd w:id="85"/>
    </w:p>
    <w:p w:rsidR="6F784F7B" w:rsidP="750CF456" w:rsidRDefault="34CA908B" w14:paraId="78057AB0" w14:textId="743DE7EA">
      <w:pPr>
        <w:rPr>
          <w:rFonts w:ascii="Times New Roman" w:hAnsi="Times New Roman" w:eastAsia="Times New Roman" w:cs="Times New Roman"/>
        </w:rPr>
      </w:pPr>
      <w:r w:rsidRPr="34CA908B">
        <w:rPr>
          <w:rFonts w:ascii="Times New Roman" w:hAnsi="Times New Roman" w:eastAsia="Times New Roman" w:cs="Times New Roman"/>
        </w:rPr>
        <w:t>Filter morphological contrast enhancement meningkatkan kontras lokal pada citra dengan menggantikan piksel pusat menggunakan nilai minimum atau maksimum lokal di sekitarnya, tergantung mana yang lebih dekat dengan nilai asli. Hasilnya kemudian dibandingkan dengan metode adaptive histogram equalization untuk melihat peningkatan kontras pada area tertentu.</w:t>
      </w:r>
    </w:p>
    <w:p w:rsidR="6F784F7B" w:rsidP="34CA908B" w:rsidRDefault="6E6D96E4" w14:paraId="1C46DB91" w14:textId="1A7F130F">
      <w:pPr>
        <w:rPr>
          <w:rFonts w:ascii="Times New Roman" w:hAnsi="Times New Roman" w:eastAsia="Times New Roman" w:cs="Times New Roman"/>
        </w:rPr>
      </w:pPr>
      <w:r w:rsidRPr="6E6D96E4">
        <w:rPr>
          <w:rFonts w:ascii="Times New Roman" w:hAnsi="Times New Roman" w:eastAsia="Times New Roman" w:cs="Times New Roman"/>
        </w:rPr>
        <w:t>Contoh Implementasi</w:t>
      </w:r>
    </w:p>
    <w:p w:rsidR="6F784F7B" w:rsidP="6E6D96E4" w:rsidRDefault="6E6D96E4" w14:paraId="2DEBD92F" w14:textId="49C41B95">
      <w:pPr>
        <w:shd w:val="clear" w:color="auto" w:fill="141D2B"/>
        <w:spacing w:after="0" w:line="285" w:lineRule="auto"/>
      </w:pPr>
      <w:r w:rsidRPr="6E6D96E4">
        <w:rPr>
          <w:rFonts w:ascii="Consolas" w:hAnsi="Consolas" w:eastAsia="Consolas" w:cs="Consolas"/>
          <w:color w:val="CF8DFB"/>
          <w:sz w:val="21"/>
          <w:szCs w:val="21"/>
        </w:rPr>
        <w:t>from</w:t>
      </w:r>
      <w:r w:rsidRPr="6E6D96E4">
        <w:rPr>
          <w:rFonts w:ascii="Consolas" w:hAnsi="Consolas" w:eastAsia="Consolas" w:cs="Consolas"/>
          <w:color w:val="A4B1CD"/>
          <w:sz w:val="21"/>
          <w:szCs w:val="21"/>
        </w:rPr>
        <w:t xml:space="preserve"> skimage</w:t>
      </w:r>
      <w:r w:rsidRPr="6E6D96E4">
        <w:rPr>
          <w:rFonts w:ascii="Consolas" w:hAnsi="Consolas" w:eastAsia="Consolas" w:cs="Consolas"/>
          <w:color w:val="5CECC6"/>
          <w:sz w:val="21"/>
          <w:szCs w:val="21"/>
        </w:rPr>
        <w:t>.</w:t>
      </w:r>
      <w:r w:rsidRPr="6E6D96E4">
        <w:rPr>
          <w:rFonts w:ascii="Consolas" w:hAnsi="Consolas" w:eastAsia="Consolas" w:cs="Consolas"/>
          <w:color w:val="A4B1CD"/>
          <w:sz w:val="21"/>
          <w:szCs w:val="21"/>
        </w:rPr>
        <w:t>filters</w:t>
      </w:r>
      <w:r w:rsidRPr="6E6D96E4">
        <w:rPr>
          <w:rFonts w:ascii="Consolas" w:hAnsi="Consolas" w:eastAsia="Consolas" w:cs="Consolas"/>
          <w:color w:val="5CECC6"/>
          <w:sz w:val="21"/>
          <w:szCs w:val="21"/>
        </w:rPr>
        <w:t>.</w:t>
      </w:r>
      <w:r w:rsidRPr="6E6D96E4">
        <w:rPr>
          <w:rFonts w:ascii="Consolas" w:hAnsi="Consolas" w:eastAsia="Consolas" w:cs="Consolas"/>
          <w:color w:val="A4B1CD"/>
          <w:sz w:val="21"/>
          <w:szCs w:val="21"/>
        </w:rPr>
        <w:t xml:space="preserve">rank </w:t>
      </w:r>
      <w:r w:rsidRPr="6E6D96E4">
        <w:rPr>
          <w:rFonts w:ascii="Consolas" w:hAnsi="Consolas" w:eastAsia="Consolas" w:cs="Consolas"/>
          <w:color w:val="CF8DFB"/>
          <w:sz w:val="21"/>
          <w:szCs w:val="21"/>
        </w:rPr>
        <w:t>import</w:t>
      </w:r>
      <w:r w:rsidRPr="6E6D96E4">
        <w:rPr>
          <w:rFonts w:ascii="Consolas" w:hAnsi="Consolas" w:eastAsia="Consolas" w:cs="Consolas"/>
          <w:color w:val="A4B1CD"/>
          <w:sz w:val="21"/>
          <w:szCs w:val="21"/>
        </w:rPr>
        <w:t xml:space="preserve"> enhance_contrast</w:t>
      </w:r>
    </w:p>
    <w:p w:rsidR="6F784F7B" w:rsidP="6E6D96E4" w:rsidRDefault="6E6D96E4" w14:paraId="56A78F81" w14:textId="34B0F5B8">
      <w:pPr>
        <w:shd w:val="clear" w:color="auto" w:fill="141D2B"/>
        <w:spacing w:after="0" w:line="285" w:lineRule="auto"/>
      </w:pPr>
      <w:r w:rsidRPr="6E6D96E4">
        <w:rPr>
          <w:rFonts w:ascii="Consolas" w:hAnsi="Consolas" w:eastAsia="Consolas" w:cs="Consolas"/>
          <w:color w:val="CF8DFB"/>
          <w:sz w:val="21"/>
          <w:szCs w:val="21"/>
        </w:rPr>
        <w:t>from</w:t>
      </w:r>
      <w:r w:rsidRPr="6E6D96E4">
        <w:rPr>
          <w:rFonts w:ascii="Consolas" w:hAnsi="Consolas" w:eastAsia="Consolas" w:cs="Consolas"/>
          <w:color w:val="A4B1CD"/>
          <w:sz w:val="21"/>
          <w:szCs w:val="21"/>
        </w:rPr>
        <w:t xml:space="preserve"> skimage</w:t>
      </w:r>
      <w:r w:rsidRPr="6E6D96E4">
        <w:rPr>
          <w:rFonts w:ascii="Consolas" w:hAnsi="Consolas" w:eastAsia="Consolas" w:cs="Consolas"/>
          <w:color w:val="5CECC6"/>
          <w:sz w:val="21"/>
          <w:szCs w:val="21"/>
        </w:rPr>
        <w:t>.</w:t>
      </w:r>
      <w:r w:rsidRPr="6E6D96E4">
        <w:rPr>
          <w:rFonts w:ascii="Consolas" w:hAnsi="Consolas" w:eastAsia="Consolas" w:cs="Consolas"/>
          <w:color w:val="A4B1CD"/>
          <w:sz w:val="21"/>
          <w:szCs w:val="21"/>
        </w:rPr>
        <w:t xml:space="preserve">color </w:t>
      </w:r>
      <w:r w:rsidRPr="6E6D96E4">
        <w:rPr>
          <w:rFonts w:ascii="Consolas" w:hAnsi="Consolas" w:eastAsia="Consolas" w:cs="Consolas"/>
          <w:color w:val="CF8DFB"/>
          <w:sz w:val="21"/>
          <w:szCs w:val="21"/>
        </w:rPr>
        <w:t>import</w:t>
      </w:r>
      <w:r w:rsidRPr="6E6D96E4">
        <w:rPr>
          <w:rFonts w:ascii="Consolas" w:hAnsi="Consolas" w:eastAsia="Consolas" w:cs="Consolas"/>
          <w:color w:val="A4B1CD"/>
          <w:sz w:val="21"/>
          <w:szCs w:val="21"/>
        </w:rPr>
        <w:t xml:space="preserve"> rgb2gray</w:t>
      </w:r>
    </w:p>
    <w:p w:rsidR="6F784F7B" w:rsidP="6E6D96E4" w:rsidRDefault="6E6D96E4" w14:paraId="57F4BB7E" w14:textId="433AC306">
      <w:pPr>
        <w:shd w:val="clear" w:color="auto" w:fill="141D2B"/>
        <w:spacing w:after="0" w:line="285" w:lineRule="auto"/>
      </w:pPr>
      <w:r w:rsidRPr="6E6D96E4">
        <w:rPr>
          <w:rFonts w:ascii="Consolas" w:hAnsi="Consolas" w:eastAsia="Consolas" w:cs="Consolas"/>
          <w:color w:val="CF8DFB"/>
          <w:sz w:val="21"/>
          <w:szCs w:val="21"/>
        </w:rPr>
        <w:t>from</w:t>
      </w:r>
      <w:r w:rsidRPr="6E6D96E4">
        <w:rPr>
          <w:rFonts w:ascii="Consolas" w:hAnsi="Consolas" w:eastAsia="Consolas" w:cs="Consolas"/>
          <w:color w:val="A4B1CD"/>
          <w:sz w:val="21"/>
          <w:szCs w:val="21"/>
        </w:rPr>
        <w:t xml:space="preserve"> skimage</w:t>
      </w:r>
      <w:r w:rsidRPr="6E6D96E4">
        <w:rPr>
          <w:rFonts w:ascii="Consolas" w:hAnsi="Consolas" w:eastAsia="Consolas" w:cs="Consolas"/>
          <w:color w:val="5CECC6"/>
          <w:sz w:val="21"/>
          <w:szCs w:val="21"/>
        </w:rPr>
        <w:t>.</w:t>
      </w:r>
      <w:r w:rsidRPr="6E6D96E4">
        <w:rPr>
          <w:rFonts w:ascii="Consolas" w:hAnsi="Consolas" w:eastAsia="Consolas" w:cs="Consolas"/>
          <w:color w:val="A4B1CD"/>
          <w:sz w:val="21"/>
          <w:szCs w:val="21"/>
        </w:rPr>
        <w:t xml:space="preserve">io </w:t>
      </w:r>
      <w:r w:rsidRPr="6E6D96E4">
        <w:rPr>
          <w:rFonts w:ascii="Consolas" w:hAnsi="Consolas" w:eastAsia="Consolas" w:cs="Consolas"/>
          <w:color w:val="CF8DFB"/>
          <w:sz w:val="21"/>
          <w:szCs w:val="21"/>
        </w:rPr>
        <w:t>import</w:t>
      </w:r>
      <w:r w:rsidRPr="6E6D96E4">
        <w:rPr>
          <w:rFonts w:ascii="Consolas" w:hAnsi="Consolas" w:eastAsia="Consolas" w:cs="Consolas"/>
          <w:color w:val="A4B1CD"/>
          <w:sz w:val="21"/>
          <w:szCs w:val="21"/>
        </w:rPr>
        <w:t xml:space="preserve"> imread</w:t>
      </w:r>
    </w:p>
    <w:p w:rsidR="6F784F7B" w:rsidP="6E6D96E4" w:rsidRDefault="6E6D96E4" w14:paraId="1968FBCA" w14:textId="7788D9CD">
      <w:pPr>
        <w:shd w:val="clear" w:color="auto" w:fill="141D2B"/>
        <w:spacing w:after="0" w:line="285" w:lineRule="auto"/>
      </w:pPr>
      <w:r w:rsidRPr="6E6D96E4">
        <w:rPr>
          <w:rFonts w:ascii="Consolas" w:hAnsi="Consolas" w:eastAsia="Consolas" w:cs="Consolas"/>
          <w:color w:val="CF8DFB"/>
          <w:sz w:val="21"/>
          <w:szCs w:val="21"/>
        </w:rPr>
        <w:t>from</w:t>
      </w:r>
      <w:r w:rsidRPr="6E6D96E4">
        <w:rPr>
          <w:rFonts w:ascii="Consolas" w:hAnsi="Consolas" w:eastAsia="Consolas" w:cs="Consolas"/>
          <w:color w:val="A4B1CD"/>
          <w:sz w:val="21"/>
          <w:szCs w:val="21"/>
        </w:rPr>
        <w:t xml:space="preserve"> skimage</w:t>
      </w:r>
      <w:r w:rsidRPr="6E6D96E4">
        <w:rPr>
          <w:rFonts w:ascii="Consolas" w:hAnsi="Consolas" w:eastAsia="Consolas" w:cs="Consolas"/>
          <w:color w:val="5CECC6"/>
          <w:sz w:val="21"/>
          <w:szCs w:val="21"/>
        </w:rPr>
        <w:t>.</w:t>
      </w:r>
      <w:r w:rsidRPr="6E6D96E4">
        <w:rPr>
          <w:rFonts w:ascii="Consolas" w:hAnsi="Consolas" w:eastAsia="Consolas" w:cs="Consolas"/>
          <w:color w:val="A4B1CD"/>
          <w:sz w:val="21"/>
          <w:szCs w:val="21"/>
        </w:rPr>
        <w:t xml:space="preserve">morphology </w:t>
      </w:r>
      <w:r w:rsidRPr="6E6D96E4">
        <w:rPr>
          <w:rFonts w:ascii="Consolas" w:hAnsi="Consolas" w:eastAsia="Consolas" w:cs="Consolas"/>
          <w:color w:val="CF8DFB"/>
          <w:sz w:val="21"/>
          <w:szCs w:val="21"/>
        </w:rPr>
        <w:t>import</w:t>
      </w:r>
      <w:r w:rsidRPr="6E6D96E4">
        <w:rPr>
          <w:rFonts w:ascii="Consolas" w:hAnsi="Consolas" w:eastAsia="Consolas" w:cs="Consolas"/>
          <w:color w:val="A4B1CD"/>
          <w:sz w:val="21"/>
          <w:szCs w:val="21"/>
        </w:rPr>
        <w:t xml:space="preserve"> disk</w:t>
      </w:r>
    </w:p>
    <w:p w:rsidR="6F784F7B" w:rsidP="6E6D96E4" w:rsidRDefault="6E6D96E4" w14:paraId="2A882A8E" w14:textId="7D27E0AB">
      <w:pPr>
        <w:shd w:val="clear" w:color="auto" w:fill="141D2B"/>
        <w:spacing w:after="0" w:line="285" w:lineRule="auto"/>
      </w:pPr>
      <w:r w:rsidRPr="6E6D96E4">
        <w:rPr>
          <w:rFonts w:ascii="Consolas" w:hAnsi="Consolas" w:eastAsia="Consolas" w:cs="Consolas"/>
          <w:color w:val="CF8DFB"/>
          <w:sz w:val="21"/>
          <w:szCs w:val="21"/>
        </w:rPr>
        <w:t>from</w:t>
      </w:r>
      <w:r w:rsidRPr="6E6D96E4">
        <w:rPr>
          <w:rFonts w:ascii="Consolas" w:hAnsi="Consolas" w:eastAsia="Consolas" w:cs="Consolas"/>
          <w:color w:val="A4B1CD"/>
          <w:sz w:val="21"/>
          <w:szCs w:val="21"/>
        </w:rPr>
        <w:t xml:space="preserve"> skimage </w:t>
      </w:r>
      <w:r w:rsidRPr="6E6D96E4">
        <w:rPr>
          <w:rFonts w:ascii="Consolas" w:hAnsi="Consolas" w:eastAsia="Consolas" w:cs="Consolas"/>
          <w:color w:val="CF8DFB"/>
          <w:sz w:val="21"/>
          <w:szCs w:val="21"/>
        </w:rPr>
        <w:t>import</w:t>
      </w:r>
      <w:r w:rsidRPr="6E6D96E4">
        <w:rPr>
          <w:rFonts w:ascii="Consolas" w:hAnsi="Consolas" w:eastAsia="Consolas" w:cs="Consolas"/>
          <w:color w:val="A4B1CD"/>
          <w:sz w:val="21"/>
          <w:szCs w:val="21"/>
        </w:rPr>
        <w:t xml:space="preserve"> exposure</w:t>
      </w:r>
    </w:p>
    <w:p w:rsidR="6F784F7B" w:rsidP="6E6D96E4" w:rsidRDefault="6E6D96E4" w14:paraId="076F5776" w14:textId="5A6A7FBB">
      <w:pPr>
        <w:shd w:val="clear" w:color="auto" w:fill="141D2B"/>
        <w:spacing w:after="0" w:line="285" w:lineRule="auto"/>
      </w:pPr>
      <w:r w:rsidRPr="6E6D96E4">
        <w:rPr>
          <w:rFonts w:ascii="Consolas" w:hAnsi="Consolas" w:eastAsia="Consolas" w:cs="Consolas"/>
          <w:color w:val="CF8DFB"/>
          <w:sz w:val="21"/>
          <w:szCs w:val="21"/>
        </w:rPr>
        <w:t>import</w:t>
      </w:r>
      <w:r w:rsidRPr="6E6D96E4">
        <w:rPr>
          <w:rFonts w:ascii="Consolas" w:hAnsi="Consolas" w:eastAsia="Consolas" w:cs="Consolas"/>
          <w:color w:val="A4B1CD"/>
          <w:sz w:val="21"/>
          <w:szCs w:val="21"/>
        </w:rPr>
        <w:t xml:space="preserve"> matplotlib</w:t>
      </w:r>
      <w:r w:rsidRPr="6E6D96E4">
        <w:rPr>
          <w:rFonts w:ascii="Consolas" w:hAnsi="Consolas" w:eastAsia="Consolas" w:cs="Consolas"/>
          <w:color w:val="5CECC6"/>
          <w:sz w:val="21"/>
          <w:szCs w:val="21"/>
        </w:rPr>
        <w:t>.</w:t>
      </w:r>
      <w:r w:rsidRPr="6E6D96E4">
        <w:rPr>
          <w:rFonts w:ascii="Consolas" w:hAnsi="Consolas" w:eastAsia="Consolas" w:cs="Consolas"/>
          <w:color w:val="A4B1CD"/>
          <w:sz w:val="21"/>
          <w:szCs w:val="21"/>
        </w:rPr>
        <w:t xml:space="preserve">pylab </w:t>
      </w:r>
      <w:r w:rsidRPr="6E6D96E4">
        <w:rPr>
          <w:rFonts w:ascii="Consolas" w:hAnsi="Consolas" w:eastAsia="Consolas" w:cs="Consolas"/>
          <w:color w:val="CF8DFB"/>
          <w:sz w:val="21"/>
          <w:szCs w:val="21"/>
        </w:rPr>
        <w:t>as</w:t>
      </w:r>
      <w:r w:rsidRPr="6E6D96E4">
        <w:rPr>
          <w:rFonts w:ascii="Consolas" w:hAnsi="Consolas" w:eastAsia="Consolas" w:cs="Consolas"/>
          <w:color w:val="A4B1CD"/>
          <w:sz w:val="21"/>
          <w:szCs w:val="21"/>
        </w:rPr>
        <w:t xml:space="preserve"> pylab</w:t>
      </w:r>
    </w:p>
    <w:p w:rsidR="6F784F7B" w:rsidP="6E6D96E4" w:rsidRDefault="6E6D96E4" w14:paraId="4DADFBE6" w14:textId="36881B9F">
      <w:pPr>
        <w:shd w:val="clear" w:color="auto" w:fill="141D2B"/>
        <w:spacing w:after="0" w:line="285" w:lineRule="auto"/>
      </w:pPr>
      <w:r w:rsidRPr="6E6D96E4">
        <w:rPr>
          <w:rFonts w:ascii="Consolas" w:hAnsi="Consolas" w:eastAsia="Consolas" w:cs="Consolas"/>
          <w:color w:val="CF8DFB"/>
          <w:sz w:val="21"/>
          <w:szCs w:val="21"/>
        </w:rPr>
        <w:t>import</w:t>
      </w:r>
      <w:r w:rsidRPr="6E6D96E4">
        <w:rPr>
          <w:rFonts w:ascii="Consolas" w:hAnsi="Consolas" w:eastAsia="Consolas" w:cs="Consolas"/>
          <w:color w:val="A4B1CD"/>
          <w:sz w:val="21"/>
          <w:szCs w:val="21"/>
        </w:rPr>
        <w:t xml:space="preserve"> numpy </w:t>
      </w:r>
      <w:r w:rsidRPr="6E6D96E4">
        <w:rPr>
          <w:rFonts w:ascii="Consolas" w:hAnsi="Consolas" w:eastAsia="Consolas" w:cs="Consolas"/>
          <w:color w:val="CF8DFB"/>
          <w:sz w:val="21"/>
          <w:szCs w:val="21"/>
        </w:rPr>
        <w:t>as</w:t>
      </w:r>
      <w:r w:rsidRPr="6E6D96E4">
        <w:rPr>
          <w:rFonts w:ascii="Consolas" w:hAnsi="Consolas" w:eastAsia="Consolas" w:cs="Consolas"/>
          <w:color w:val="A4B1CD"/>
          <w:sz w:val="21"/>
          <w:szCs w:val="21"/>
        </w:rPr>
        <w:t xml:space="preserve"> np</w:t>
      </w:r>
    </w:p>
    <w:p w:rsidR="6F784F7B" w:rsidP="6E6D96E4" w:rsidRDefault="6F784F7B" w14:paraId="6C81DCDA" w14:textId="076C46BB">
      <w:pPr>
        <w:shd w:val="clear" w:color="auto" w:fill="141D2B"/>
        <w:spacing w:after="0" w:line="285" w:lineRule="auto"/>
      </w:pPr>
    </w:p>
    <w:p w:rsidR="6F784F7B" w:rsidP="6E6D96E4" w:rsidRDefault="6E6D96E4" w14:paraId="3D49EFC2" w14:textId="20276A2C">
      <w:pPr>
        <w:shd w:val="clear" w:color="auto" w:fill="141D2B"/>
        <w:spacing w:after="0" w:line="285" w:lineRule="auto"/>
      </w:pPr>
      <w:r w:rsidRPr="6E6D96E4">
        <w:rPr>
          <w:rFonts w:ascii="Consolas" w:hAnsi="Consolas" w:eastAsia="Consolas" w:cs="Consolas"/>
          <w:color w:val="FF8484"/>
          <w:sz w:val="21"/>
          <w:szCs w:val="21"/>
        </w:rPr>
        <w:t>def</w:t>
      </w:r>
      <w:r w:rsidRPr="6E6D96E4">
        <w:rPr>
          <w:rFonts w:ascii="Consolas" w:hAnsi="Consolas" w:eastAsia="Consolas" w:cs="Consolas"/>
          <w:color w:val="A4B1CD"/>
          <w:sz w:val="21"/>
          <w:szCs w:val="21"/>
        </w:rPr>
        <w:t xml:space="preserve"> </w:t>
      </w:r>
      <w:r w:rsidRPr="6E6D96E4">
        <w:rPr>
          <w:rFonts w:ascii="Consolas" w:hAnsi="Consolas" w:eastAsia="Consolas" w:cs="Consolas"/>
          <w:color w:val="FFCC5C"/>
          <w:sz w:val="21"/>
          <w:szCs w:val="21"/>
        </w:rPr>
        <w:t>plot_gray_image</w:t>
      </w:r>
      <w:r w:rsidRPr="6E6D96E4">
        <w:rPr>
          <w:rFonts w:ascii="Consolas" w:hAnsi="Consolas" w:eastAsia="Consolas" w:cs="Consolas"/>
          <w:color w:val="5CECC6"/>
          <w:sz w:val="21"/>
          <w:szCs w:val="21"/>
        </w:rPr>
        <w:t>(</w:t>
      </w:r>
      <w:r w:rsidRPr="6E6D96E4">
        <w:rPr>
          <w:rFonts w:ascii="Consolas" w:hAnsi="Consolas" w:eastAsia="Consolas" w:cs="Consolas"/>
          <w:color w:val="5CB2FF"/>
          <w:sz w:val="21"/>
          <w:szCs w:val="21"/>
        </w:rPr>
        <w:t>ax</w:t>
      </w:r>
      <w:r w:rsidRPr="6E6D96E4">
        <w:rPr>
          <w:rFonts w:ascii="Consolas" w:hAnsi="Consolas" w:eastAsia="Consolas" w:cs="Consolas"/>
          <w:color w:val="5CECC6"/>
          <w:sz w:val="21"/>
          <w:szCs w:val="21"/>
        </w:rPr>
        <w:t>,</w:t>
      </w:r>
      <w:r w:rsidRPr="6E6D96E4">
        <w:rPr>
          <w:rFonts w:ascii="Consolas" w:hAnsi="Consolas" w:eastAsia="Consolas" w:cs="Consolas"/>
          <w:color w:val="A4B1CD"/>
          <w:sz w:val="21"/>
          <w:szCs w:val="21"/>
        </w:rPr>
        <w:t xml:space="preserve"> </w:t>
      </w:r>
      <w:r w:rsidRPr="6E6D96E4">
        <w:rPr>
          <w:rFonts w:ascii="Consolas" w:hAnsi="Consolas" w:eastAsia="Consolas" w:cs="Consolas"/>
          <w:color w:val="5CB2FF"/>
          <w:sz w:val="21"/>
          <w:szCs w:val="21"/>
        </w:rPr>
        <w:t>image</w:t>
      </w:r>
      <w:r w:rsidRPr="6E6D96E4">
        <w:rPr>
          <w:rFonts w:ascii="Consolas" w:hAnsi="Consolas" w:eastAsia="Consolas" w:cs="Consolas"/>
          <w:color w:val="5CECC6"/>
          <w:sz w:val="21"/>
          <w:szCs w:val="21"/>
        </w:rPr>
        <w:t>,</w:t>
      </w:r>
      <w:r w:rsidRPr="6E6D96E4">
        <w:rPr>
          <w:rFonts w:ascii="Consolas" w:hAnsi="Consolas" w:eastAsia="Consolas" w:cs="Consolas"/>
          <w:color w:val="A4B1CD"/>
          <w:sz w:val="21"/>
          <w:szCs w:val="21"/>
        </w:rPr>
        <w:t xml:space="preserve"> </w:t>
      </w:r>
      <w:r w:rsidRPr="6E6D96E4">
        <w:rPr>
          <w:rFonts w:ascii="Consolas" w:hAnsi="Consolas" w:eastAsia="Consolas" w:cs="Consolas"/>
          <w:color w:val="5CB2FF"/>
          <w:sz w:val="21"/>
          <w:szCs w:val="21"/>
        </w:rPr>
        <w:t>title</w:t>
      </w:r>
      <w:r w:rsidRPr="6E6D96E4">
        <w:rPr>
          <w:rFonts w:ascii="Consolas" w:hAnsi="Consolas" w:eastAsia="Consolas" w:cs="Consolas"/>
          <w:color w:val="5CECC6"/>
          <w:sz w:val="21"/>
          <w:szCs w:val="21"/>
        </w:rPr>
        <w:t>):</w:t>
      </w:r>
    </w:p>
    <w:p w:rsidR="6F784F7B" w:rsidP="6E6D96E4" w:rsidRDefault="6E6D96E4" w14:paraId="75F34C00" w14:textId="123811BD">
      <w:pPr>
        <w:shd w:val="clear" w:color="auto" w:fill="141D2B"/>
        <w:spacing w:after="0" w:line="285" w:lineRule="auto"/>
      </w:pPr>
      <w:r w:rsidRPr="6E6D96E4">
        <w:rPr>
          <w:rFonts w:ascii="Consolas" w:hAnsi="Consolas" w:eastAsia="Consolas" w:cs="Consolas"/>
          <w:color w:val="A4B1CD"/>
          <w:sz w:val="21"/>
          <w:szCs w:val="21"/>
        </w:rPr>
        <w:t xml:space="preserve">    ax</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imshow</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image</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 </w:t>
      </w:r>
      <w:r w:rsidRPr="6E6D96E4">
        <w:rPr>
          <w:rFonts w:ascii="Consolas" w:hAnsi="Consolas" w:eastAsia="Consolas" w:cs="Consolas"/>
          <w:color w:val="5CB2FF"/>
          <w:sz w:val="21"/>
          <w:szCs w:val="21"/>
        </w:rPr>
        <w:t>vmin</w:t>
      </w:r>
      <w:r w:rsidRPr="6E6D96E4">
        <w:rPr>
          <w:rFonts w:ascii="Consolas" w:hAnsi="Consolas" w:eastAsia="Consolas" w:cs="Consolas"/>
          <w:color w:val="FF8484"/>
          <w:sz w:val="21"/>
          <w:szCs w:val="21"/>
        </w:rPr>
        <w:t>=</w:t>
      </w:r>
      <w:r w:rsidRPr="6E6D96E4">
        <w:rPr>
          <w:rFonts w:ascii="Consolas" w:hAnsi="Consolas" w:eastAsia="Consolas" w:cs="Consolas"/>
          <w:color w:val="5CB2FF"/>
          <w:sz w:val="21"/>
          <w:szCs w:val="21"/>
        </w:rPr>
        <w:t>0</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 </w:t>
      </w:r>
      <w:r w:rsidRPr="6E6D96E4">
        <w:rPr>
          <w:rFonts w:ascii="Consolas" w:hAnsi="Consolas" w:eastAsia="Consolas" w:cs="Consolas"/>
          <w:color w:val="5CB2FF"/>
          <w:sz w:val="21"/>
          <w:szCs w:val="21"/>
        </w:rPr>
        <w:t>vmax</w:t>
      </w:r>
      <w:r w:rsidRPr="6E6D96E4">
        <w:rPr>
          <w:rFonts w:ascii="Consolas" w:hAnsi="Consolas" w:eastAsia="Consolas" w:cs="Consolas"/>
          <w:color w:val="FF8484"/>
          <w:sz w:val="21"/>
          <w:szCs w:val="21"/>
        </w:rPr>
        <w:t>=</w:t>
      </w:r>
      <w:r w:rsidRPr="6E6D96E4">
        <w:rPr>
          <w:rFonts w:ascii="Consolas" w:hAnsi="Consolas" w:eastAsia="Consolas" w:cs="Consolas"/>
          <w:color w:val="5CB2FF"/>
          <w:sz w:val="21"/>
          <w:szCs w:val="21"/>
        </w:rPr>
        <w:t>255</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 </w:t>
      </w:r>
      <w:r w:rsidRPr="6E6D96E4">
        <w:rPr>
          <w:rFonts w:ascii="Consolas" w:hAnsi="Consolas" w:eastAsia="Consolas" w:cs="Consolas"/>
          <w:color w:val="5CB2FF"/>
          <w:sz w:val="21"/>
          <w:szCs w:val="21"/>
        </w:rPr>
        <w:t>cmap</w:t>
      </w:r>
      <w:r w:rsidRPr="6E6D96E4">
        <w:rPr>
          <w:rFonts w:ascii="Consolas" w:hAnsi="Consolas" w:eastAsia="Consolas" w:cs="Consolas"/>
          <w:color w:val="FF8484"/>
          <w:sz w:val="21"/>
          <w:szCs w:val="21"/>
        </w:rPr>
        <w:t>=</w:t>
      </w:r>
      <w:r w:rsidRPr="6E6D96E4">
        <w:rPr>
          <w:rFonts w:ascii="Consolas" w:hAnsi="Consolas" w:eastAsia="Consolas" w:cs="Consolas"/>
          <w:color w:val="FFCC5C"/>
          <w:sz w:val="21"/>
          <w:szCs w:val="21"/>
        </w:rPr>
        <w:t>pylab</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cm</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gray</w:t>
      </w:r>
      <w:r w:rsidRPr="6E6D96E4">
        <w:rPr>
          <w:rFonts w:ascii="Consolas" w:hAnsi="Consolas" w:eastAsia="Consolas" w:cs="Consolas"/>
          <w:color w:val="5CECC6"/>
          <w:sz w:val="21"/>
          <w:szCs w:val="21"/>
        </w:rPr>
        <w:t>)</w:t>
      </w:r>
    </w:p>
    <w:p w:rsidR="6F784F7B" w:rsidP="6E6D96E4" w:rsidRDefault="6E6D96E4" w14:paraId="4E13BDE2" w14:textId="125137A0">
      <w:pPr>
        <w:shd w:val="clear" w:color="auto" w:fill="141D2B"/>
        <w:spacing w:after="0" w:line="285" w:lineRule="auto"/>
      </w:pPr>
      <w:r w:rsidRPr="6E6D96E4">
        <w:rPr>
          <w:rFonts w:ascii="Consolas" w:hAnsi="Consolas" w:eastAsia="Consolas" w:cs="Consolas"/>
          <w:color w:val="A4B1CD"/>
          <w:sz w:val="21"/>
          <w:szCs w:val="21"/>
        </w:rPr>
        <w:t xml:space="preserve">    ax</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set_title</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title</w:t>
      </w:r>
      <w:r w:rsidRPr="6E6D96E4">
        <w:rPr>
          <w:rFonts w:ascii="Consolas" w:hAnsi="Consolas" w:eastAsia="Consolas" w:cs="Consolas"/>
          <w:color w:val="5CECC6"/>
          <w:sz w:val="21"/>
          <w:szCs w:val="21"/>
        </w:rPr>
        <w:t>)</w:t>
      </w:r>
    </w:p>
    <w:p w:rsidR="6F784F7B" w:rsidP="6E6D96E4" w:rsidRDefault="6E6D96E4" w14:paraId="5BA5318D" w14:textId="366E2B07">
      <w:pPr>
        <w:shd w:val="clear" w:color="auto" w:fill="141D2B"/>
        <w:spacing w:after="0" w:line="285" w:lineRule="auto"/>
      </w:pPr>
      <w:r w:rsidRPr="6E6D96E4">
        <w:rPr>
          <w:rFonts w:ascii="Consolas" w:hAnsi="Consolas" w:eastAsia="Consolas" w:cs="Consolas"/>
          <w:color w:val="A4B1CD"/>
          <w:sz w:val="21"/>
          <w:szCs w:val="21"/>
        </w:rPr>
        <w:t xml:space="preserve">    ax</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axis</w:t>
      </w:r>
      <w:r w:rsidRPr="6E6D96E4">
        <w:rPr>
          <w:rFonts w:ascii="Consolas" w:hAnsi="Consolas" w:eastAsia="Consolas" w:cs="Consolas"/>
          <w:color w:val="5CECC6"/>
          <w:sz w:val="21"/>
          <w:szCs w:val="21"/>
        </w:rPr>
        <w:t>('</w:t>
      </w:r>
      <w:r w:rsidRPr="6E6D96E4">
        <w:rPr>
          <w:rFonts w:ascii="Consolas" w:hAnsi="Consolas" w:eastAsia="Consolas" w:cs="Consolas"/>
          <w:color w:val="C5F467"/>
          <w:sz w:val="21"/>
          <w:szCs w:val="21"/>
        </w:rPr>
        <w:t>off</w:t>
      </w:r>
      <w:r w:rsidRPr="6E6D96E4">
        <w:rPr>
          <w:rFonts w:ascii="Consolas" w:hAnsi="Consolas" w:eastAsia="Consolas" w:cs="Consolas"/>
          <w:color w:val="5CECC6"/>
          <w:sz w:val="21"/>
          <w:szCs w:val="21"/>
        </w:rPr>
        <w:t>')</w:t>
      </w:r>
    </w:p>
    <w:p w:rsidR="6F784F7B" w:rsidP="6E6D96E4" w:rsidRDefault="6E6D96E4" w14:paraId="08D7889C" w14:textId="6217F21A">
      <w:pPr>
        <w:shd w:val="clear" w:color="auto" w:fill="141D2B"/>
        <w:spacing w:after="0" w:line="285" w:lineRule="auto"/>
      </w:pPr>
      <w:r w:rsidRPr="6E6D96E4">
        <w:rPr>
          <w:rFonts w:ascii="Consolas" w:hAnsi="Consolas" w:eastAsia="Consolas" w:cs="Consolas"/>
          <w:color w:val="A4B1CD"/>
          <w:sz w:val="21"/>
          <w:szCs w:val="21"/>
        </w:rPr>
        <w:t xml:space="preserve">    ax</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set_adjustable</w:t>
      </w:r>
      <w:r w:rsidRPr="6E6D96E4">
        <w:rPr>
          <w:rFonts w:ascii="Consolas" w:hAnsi="Consolas" w:eastAsia="Consolas" w:cs="Consolas"/>
          <w:color w:val="5CECC6"/>
          <w:sz w:val="21"/>
          <w:szCs w:val="21"/>
        </w:rPr>
        <w:t>('</w:t>
      </w:r>
      <w:r w:rsidRPr="6E6D96E4">
        <w:rPr>
          <w:rFonts w:ascii="Consolas" w:hAnsi="Consolas" w:eastAsia="Consolas" w:cs="Consolas"/>
          <w:color w:val="C5F467"/>
          <w:sz w:val="21"/>
          <w:szCs w:val="21"/>
        </w:rPr>
        <w:t>box-forced</w:t>
      </w:r>
      <w:r w:rsidRPr="6E6D96E4">
        <w:rPr>
          <w:rFonts w:ascii="Consolas" w:hAnsi="Consolas" w:eastAsia="Consolas" w:cs="Consolas"/>
          <w:color w:val="5CECC6"/>
          <w:sz w:val="21"/>
          <w:szCs w:val="21"/>
        </w:rPr>
        <w:t>')</w:t>
      </w:r>
    </w:p>
    <w:p w:rsidR="6F784F7B" w:rsidP="6E6D96E4" w:rsidRDefault="6F784F7B" w14:paraId="11C01D93" w14:textId="647D202F">
      <w:pPr>
        <w:shd w:val="clear" w:color="auto" w:fill="141D2B"/>
        <w:spacing w:after="0" w:line="285" w:lineRule="auto"/>
      </w:pPr>
    </w:p>
    <w:p w:rsidR="6F784F7B" w:rsidP="6E6D96E4" w:rsidRDefault="6E6D96E4" w14:paraId="3E0DAFDE" w14:textId="25CFD793">
      <w:pPr>
        <w:shd w:val="clear" w:color="auto" w:fill="141D2B"/>
        <w:spacing w:after="0" w:line="285" w:lineRule="auto"/>
      </w:pPr>
      <w:r w:rsidRPr="6E6D96E4">
        <w:rPr>
          <w:rFonts w:ascii="Consolas" w:hAnsi="Consolas" w:eastAsia="Consolas" w:cs="Consolas"/>
          <w:i/>
          <w:iCs/>
          <w:color w:val="D7E4FF"/>
          <w:sz w:val="21"/>
          <w:szCs w:val="21"/>
        </w:rPr>
        <w:t># Membaca dan menambahkan noise pada citra</w:t>
      </w:r>
    </w:p>
    <w:p w:rsidR="6F784F7B" w:rsidP="6E6D96E4" w:rsidRDefault="6E6D96E4" w14:paraId="01A4569E" w14:textId="25029457">
      <w:pPr>
        <w:shd w:val="clear" w:color="auto" w:fill="141D2B"/>
        <w:spacing w:after="0" w:line="285" w:lineRule="auto"/>
      </w:pPr>
      <w:r w:rsidRPr="6E6D96E4">
        <w:rPr>
          <w:rFonts w:ascii="Consolas" w:hAnsi="Consolas" w:eastAsia="Consolas" w:cs="Consolas"/>
          <w:color w:val="A4B1CD"/>
          <w:sz w:val="21"/>
          <w:szCs w:val="21"/>
        </w:rPr>
        <w:t xml:space="preserve">image </w:t>
      </w:r>
      <w:r w:rsidRPr="6E6D96E4">
        <w:rPr>
          <w:rFonts w:ascii="Consolas" w:hAnsi="Consolas" w:eastAsia="Consolas" w:cs="Consolas"/>
          <w:color w:val="FF8484"/>
          <w:sz w:val="21"/>
          <w:szCs w:val="21"/>
        </w:rPr>
        <w:t>=</w:t>
      </w:r>
      <w:r w:rsidRPr="6E6D96E4">
        <w:rPr>
          <w:rFonts w:ascii="Consolas" w:hAnsi="Consolas" w:eastAsia="Consolas" w:cs="Consolas"/>
          <w:color w:val="A4B1CD"/>
          <w:sz w:val="21"/>
          <w:szCs w:val="21"/>
        </w:rPr>
        <w:t xml:space="preserve"> </w:t>
      </w:r>
      <w:r w:rsidRPr="6E6D96E4">
        <w:rPr>
          <w:rFonts w:ascii="Consolas" w:hAnsi="Consolas" w:eastAsia="Consolas" w:cs="Consolas"/>
          <w:color w:val="FFCC5C"/>
          <w:sz w:val="21"/>
          <w:szCs w:val="21"/>
        </w:rPr>
        <w:t>rgb2gray</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imread</w:t>
      </w:r>
      <w:r w:rsidRPr="6E6D96E4">
        <w:rPr>
          <w:rFonts w:ascii="Consolas" w:hAnsi="Consolas" w:eastAsia="Consolas" w:cs="Consolas"/>
          <w:color w:val="5CECC6"/>
          <w:sz w:val="21"/>
          <w:szCs w:val="21"/>
        </w:rPr>
        <w:t>('</w:t>
      </w:r>
      <w:r w:rsidRPr="6E6D96E4">
        <w:rPr>
          <w:rFonts w:ascii="Consolas" w:hAnsi="Consolas" w:eastAsia="Consolas" w:cs="Consolas"/>
          <w:color w:val="C5F467"/>
          <w:sz w:val="21"/>
          <w:szCs w:val="21"/>
        </w:rPr>
        <w:t>../images/squirrel.jpg</w:t>
      </w:r>
      <w:r w:rsidRPr="6E6D96E4">
        <w:rPr>
          <w:rFonts w:ascii="Consolas" w:hAnsi="Consolas" w:eastAsia="Consolas" w:cs="Consolas"/>
          <w:color w:val="5CECC6"/>
          <w:sz w:val="21"/>
          <w:szCs w:val="21"/>
        </w:rPr>
        <w:t>'))</w:t>
      </w:r>
    </w:p>
    <w:p w:rsidR="6F784F7B" w:rsidP="6E6D96E4" w:rsidRDefault="6E6D96E4" w14:paraId="605BF072" w14:textId="38CB3D5E">
      <w:pPr>
        <w:shd w:val="clear" w:color="auto" w:fill="141D2B"/>
        <w:spacing w:after="0" w:line="285" w:lineRule="auto"/>
      </w:pPr>
      <w:r w:rsidRPr="6E6D96E4">
        <w:rPr>
          <w:rFonts w:ascii="Consolas" w:hAnsi="Consolas" w:eastAsia="Consolas" w:cs="Consolas"/>
          <w:color w:val="A4B1CD"/>
          <w:sz w:val="21"/>
          <w:szCs w:val="21"/>
        </w:rPr>
        <w:t xml:space="preserve">sigma </w:t>
      </w:r>
      <w:r w:rsidRPr="6E6D96E4">
        <w:rPr>
          <w:rFonts w:ascii="Consolas" w:hAnsi="Consolas" w:eastAsia="Consolas" w:cs="Consolas"/>
          <w:color w:val="FF8484"/>
          <w:sz w:val="21"/>
          <w:szCs w:val="21"/>
        </w:rPr>
        <w:t>=</w:t>
      </w:r>
      <w:r w:rsidRPr="6E6D96E4">
        <w:rPr>
          <w:rFonts w:ascii="Consolas" w:hAnsi="Consolas" w:eastAsia="Consolas" w:cs="Consolas"/>
          <w:color w:val="A4B1CD"/>
          <w:sz w:val="21"/>
          <w:szCs w:val="21"/>
        </w:rPr>
        <w:t xml:space="preserve"> </w:t>
      </w:r>
      <w:r w:rsidRPr="6E6D96E4">
        <w:rPr>
          <w:rFonts w:ascii="Consolas" w:hAnsi="Consolas" w:eastAsia="Consolas" w:cs="Consolas"/>
          <w:color w:val="5CB2FF"/>
          <w:sz w:val="21"/>
          <w:szCs w:val="21"/>
        </w:rPr>
        <w:t>0.05</w:t>
      </w:r>
    </w:p>
    <w:p w:rsidR="6F784F7B" w:rsidP="6E6D96E4" w:rsidRDefault="6E6D96E4" w14:paraId="45B5DEC4" w14:textId="2DD53E1F">
      <w:pPr>
        <w:shd w:val="clear" w:color="auto" w:fill="141D2B"/>
        <w:spacing w:after="0" w:line="285" w:lineRule="auto"/>
      </w:pPr>
      <w:r w:rsidRPr="6E6D96E4">
        <w:rPr>
          <w:rFonts w:ascii="Consolas" w:hAnsi="Consolas" w:eastAsia="Consolas" w:cs="Consolas"/>
          <w:color w:val="A4B1CD"/>
          <w:sz w:val="21"/>
          <w:szCs w:val="21"/>
        </w:rPr>
        <w:t xml:space="preserve">noisy_image </w:t>
      </w:r>
      <w:r w:rsidRPr="6E6D96E4">
        <w:rPr>
          <w:rFonts w:ascii="Consolas" w:hAnsi="Consolas" w:eastAsia="Consolas" w:cs="Consolas"/>
          <w:color w:val="FF8484"/>
          <w:sz w:val="21"/>
          <w:szCs w:val="21"/>
        </w:rPr>
        <w:t>=</w:t>
      </w:r>
      <w:r w:rsidRPr="6E6D96E4">
        <w:rPr>
          <w:rFonts w:ascii="Consolas" w:hAnsi="Consolas" w:eastAsia="Consolas" w:cs="Consolas"/>
          <w:color w:val="A4B1CD"/>
          <w:sz w:val="21"/>
          <w:szCs w:val="21"/>
        </w:rPr>
        <w:t xml:space="preserve"> np</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clip</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image </w:t>
      </w:r>
      <w:r w:rsidRPr="6E6D96E4">
        <w:rPr>
          <w:rFonts w:ascii="Consolas" w:hAnsi="Consolas" w:eastAsia="Consolas" w:cs="Consolas"/>
          <w:color w:val="FF8484"/>
          <w:sz w:val="21"/>
          <w:szCs w:val="21"/>
        </w:rPr>
        <w:t>+</w:t>
      </w:r>
      <w:r w:rsidRPr="6E6D96E4">
        <w:rPr>
          <w:rFonts w:ascii="Consolas" w:hAnsi="Consolas" w:eastAsia="Consolas" w:cs="Consolas"/>
          <w:color w:val="FFCC5C"/>
          <w:sz w:val="21"/>
          <w:szCs w:val="21"/>
        </w:rPr>
        <w:t xml:space="preserve"> sigma </w:t>
      </w:r>
      <w:r w:rsidRPr="6E6D96E4">
        <w:rPr>
          <w:rFonts w:ascii="Consolas" w:hAnsi="Consolas" w:eastAsia="Consolas" w:cs="Consolas"/>
          <w:color w:val="FF8484"/>
          <w:sz w:val="21"/>
          <w:szCs w:val="21"/>
        </w:rPr>
        <w:t>*</w:t>
      </w:r>
      <w:r w:rsidRPr="6E6D96E4">
        <w:rPr>
          <w:rFonts w:ascii="Consolas" w:hAnsi="Consolas" w:eastAsia="Consolas" w:cs="Consolas"/>
          <w:color w:val="FFCC5C"/>
          <w:sz w:val="21"/>
          <w:szCs w:val="21"/>
        </w:rPr>
        <w:t xml:space="preserve"> np</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random</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standard_normal</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image</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shape</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 </w:t>
      </w:r>
      <w:r w:rsidRPr="6E6D96E4">
        <w:rPr>
          <w:rFonts w:ascii="Consolas" w:hAnsi="Consolas" w:eastAsia="Consolas" w:cs="Consolas"/>
          <w:color w:val="5CB2FF"/>
          <w:sz w:val="21"/>
          <w:szCs w:val="21"/>
        </w:rPr>
        <w:t>0</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 </w:t>
      </w:r>
      <w:r w:rsidRPr="6E6D96E4">
        <w:rPr>
          <w:rFonts w:ascii="Consolas" w:hAnsi="Consolas" w:eastAsia="Consolas" w:cs="Consolas"/>
          <w:color w:val="5CB2FF"/>
          <w:sz w:val="21"/>
          <w:szCs w:val="21"/>
        </w:rPr>
        <w:t>1</w:t>
      </w:r>
      <w:r w:rsidRPr="6E6D96E4">
        <w:rPr>
          <w:rFonts w:ascii="Consolas" w:hAnsi="Consolas" w:eastAsia="Consolas" w:cs="Consolas"/>
          <w:color w:val="5CECC6"/>
          <w:sz w:val="21"/>
          <w:szCs w:val="21"/>
        </w:rPr>
        <w:t>)</w:t>
      </w:r>
    </w:p>
    <w:p w:rsidR="6F784F7B" w:rsidP="6E6D96E4" w:rsidRDefault="6F784F7B" w14:paraId="55BFBBF4" w14:textId="2E9287AE">
      <w:pPr>
        <w:shd w:val="clear" w:color="auto" w:fill="141D2B"/>
        <w:spacing w:after="0" w:line="285" w:lineRule="auto"/>
      </w:pPr>
    </w:p>
    <w:p w:rsidR="6F784F7B" w:rsidP="6E6D96E4" w:rsidRDefault="6E6D96E4" w14:paraId="6A41765E" w14:textId="098EBBAA">
      <w:pPr>
        <w:shd w:val="clear" w:color="auto" w:fill="141D2B"/>
        <w:spacing w:after="0" w:line="285" w:lineRule="auto"/>
      </w:pPr>
      <w:r w:rsidRPr="6E6D96E4">
        <w:rPr>
          <w:rFonts w:ascii="Consolas" w:hAnsi="Consolas" w:eastAsia="Consolas" w:cs="Consolas"/>
          <w:i/>
          <w:iCs/>
          <w:color w:val="D7E4FF"/>
          <w:sz w:val="21"/>
          <w:szCs w:val="21"/>
        </w:rPr>
        <w:t># Filter kontras morfologi dan histogram equalization</w:t>
      </w:r>
    </w:p>
    <w:p w:rsidR="6F784F7B" w:rsidP="6E6D96E4" w:rsidRDefault="6E6D96E4" w14:paraId="205EDCB1" w14:textId="38C746FE">
      <w:pPr>
        <w:shd w:val="clear" w:color="auto" w:fill="141D2B"/>
        <w:spacing w:after="0" w:line="285" w:lineRule="auto"/>
      </w:pPr>
      <w:r w:rsidRPr="6E6D96E4">
        <w:rPr>
          <w:rFonts w:ascii="Consolas" w:hAnsi="Consolas" w:eastAsia="Consolas" w:cs="Consolas"/>
          <w:color w:val="A4B1CD"/>
          <w:sz w:val="21"/>
          <w:szCs w:val="21"/>
        </w:rPr>
        <w:t xml:space="preserve">enhanced_image </w:t>
      </w:r>
      <w:r w:rsidRPr="6E6D96E4">
        <w:rPr>
          <w:rFonts w:ascii="Consolas" w:hAnsi="Consolas" w:eastAsia="Consolas" w:cs="Consolas"/>
          <w:color w:val="FF8484"/>
          <w:sz w:val="21"/>
          <w:szCs w:val="21"/>
        </w:rPr>
        <w:t>=</w:t>
      </w:r>
      <w:r w:rsidRPr="6E6D96E4">
        <w:rPr>
          <w:rFonts w:ascii="Consolas" w:hAnsi="Consolas" w:eastAsia="Consolas" w:cs="Consolas"/>
          <w:color w:val="A4B1CD"/>
          <w:sz w:val="21"/>
          <w:szCs w:val="21"/>
        </w:rPr>
        <w:t xml:space="preserve"> </w:t>
      </w:r>
      <w:r w:rsidRPr="6E6D96E4">
        <w:rPr>
          <w:rFonts w:ascii="Consolas" w:hAnsi="Consolas" w:eastAsia="Consolas" w:cs="Consolas"/>
          <w:color w:val="FFCC5C"/>
          <w:sz w:val="21"/>
          <w:szCs w:val="21"/>
        </w:rPr>
        <w:t>enhance_contrast</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noisy_image</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 disk</w:t>
      </w:r>
      <w:r w:rsidRPr="6E6D96E4">
        <w:rPr>
          <w:rFonts w:ascii="Consolas" w:hAnsi="Consolas" w:eastAsia="Consolas" w:cs="Consolas"/>
          <w:color w:val="5CECC6"/>
          <w:sz w:val="21"/>
          <w:szCs w:val="21"/>
        </w:rPr>
        <w:t>(</w:t>
      </w:r>
      <w:r w:rsidRPr="6E6D96E4">
        <w:rPr>
          <w:rFonts w:ascii="Consolas" w:hAnsi="Consolas" w:eastAsia="Consolas" w:cs="Consolas"/>
          <w:color w:val="5CB2FF"/>
          <w:sz w:val="21"/>
          <w:szCs w:val="21"/>
        </w:rPr>
        <w:t>5</w:t>
      </w:r>
      <w:r w:rsidRPr="6E6D96E4">
        <w:rPr>
          <w:rFonts w:ascii="Consolas" w:hAnsi="Consolas" w:eastAsia="Consolas" w:cs="Consolas"/>
          <w:color w:val="5CECC6"/>
          <w:sz w:val="21"/>
          <w:szCs w:val="21"/>
        </w:rPr>
        <w:t>))</w:t>
      </w:r>
    </w:p>
    <w:p w:rsidR="6F784F7B" w:rsidP="6E6D96E4" w:rsidRDefault="6E6D96E4" w14:paraId="499D7BFC" w14:textId="14D21970">
      <w:pPr>
        <w:shd w:val="clear" w:color="auto" w:fill="141D2B"/>
        <w:spacing w:after="0" w:line="285" w:lineRule="auto"/>
      </w:pPr>
      <w:r w:rsidRPr="6E6D96E4">
        <w:rPr>
          <w:rFonts w:ascii="Consolas" w:hAnsi="Consolas" w:eastAsia="Consolas" w:cs="Consolas"/>
          <w:color w:val="A4B1CD"/>
          <w:sz w:val="21"/>
          <w:szCs w:val="21"/>
        </w:rPr>
        <w:t xml:space="preserve">equalized_image </w:t>
      </w:r>
      <w:r w:rsidRPr="6E6D96E4">
        <w:rPr>
          <w:rFonts w:ascii="Consolas" w:hAnsi="Consolas" w:eastAsia="Consolas" w:cs="Consolas"/>
          <w:color w:val="FF8484"/>
          <w:sz w:val="21"/>
          <w:szCs w:val="21"/>
        </w:rPr>
        <w:t>=</w:t>
      </w:r>
      <w:r w:rsidRPr="6E6D96E4">
        <w:rPr>
          <w:rFonts w:ascii="Consolas" w:hAnsi="Consolas" w:eastAsia="Consolas" w:cs="Consolas"/>
          <w:color w:val="A4B1CD"/>
          <w:sz w:val="21"/>
          <w:szCs w:val="21"/>
        </w:rPr>
        <w:t xml:space="preserve"> exposure</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equalize_adapthist</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noisy_image</w:t>
      </w:r>
      <w:r w:rsidRPr="6E6D96E4">
        <w:rPr>
          <w:rFonts w:ascii="Consolas" w:hAnsi="Consolas" w:eastAsia="Consolas" w:cs="Consolas"/>
          <w:color w:val="5CECC6"/>
          <w:sz w:val="21"/>
          <w:szCs w:val="21"/>
        </w:rPr>
        <w:t>)</w:t>
      </w:r>
    </w:p>
    <w:p w:rsidR="6F784F7B" w:rsidP="6E6D96E4" w:rsidRDefault="6F784F7B" w14:paraId="287AEDF6" w14:textId="0A1C4A6E">
      <w:pPr>
        <w:shd w:val="clear" w:color="auto" w:fill="141D2B"/>
        <w:spacing w:after="0" w:line="285" w:lineRule="auto"/>
      </w:pPr>
    </w:p>
    <w:p w:rsidR="6F784F7B" w:rsidP="6E6D96E4" w:rsidRDefault="6E6D96E4" w14:paraId="4A4D17F2" w14:textId="75A74BBF">
      <w:pPr>
        <w:shd w:val="clear" w:color="auto" w:fill="141D2B"/>
        <w:spacing w:after="0" w:line="285" w:lineRule="auto"/>
      </w:pPr>
      <w:r w:rsidRPr="6E6D96E4">
        <w:rPr>
          <w:rFonts w:ascii="Consolas" w:hAnsi="Consolas" w:eastAsia="Consolas" w:cs="Consolas"/>
          <w:i/>
          <w:iCs/>
          <w:color w:val="D7E4FF"/>
          <w:sz w:val="21"/>
          <w:szCs w:val="21"/>
        </w:rPr>
        <w:t># Menampilkan hasil</w:t>
      </w:r>
    </w:p>
    <w:p w:rsidR="6F784F7B" w:rsidP="6E6D96E4" w:rsidRDefault="6E6D96E4" w14:paraId="3F72048A" w14:textId="111B9FD7">
      <w:pPr>
        <w:shd w:val="clear" w:color="auto" w:fill="141D2B"/>
        <w:spacing w:after="0" w:line="285" w:lineRule="auto"/>
      </w:pPr>
      <w:r w:rsidRPr="6E6D96E4">
        <w:rPr>
          <w:rFonts w:ascii="Consolas" w:hAnsi="Consolas" w:eastAsia="Consolas" w:cs="Consolas"/>
          <w:color w:val="A4B1CD"/>
          <w:sz w:val="21"/>
          <w:szCs w:val="21"/>
        </w:rPr>
        <w:t>fig</w:t>
      </w:r>
      <w:r w:rsidRPr="6E6D96E4">
        <w:rPr>
          <w:rFonts w:ascii="Consolas" w:hAnsi="Consolas" w:eastAsia="Consolas" w:cs="Consolas"/>
          <w:color w:val="5CECC6"/>
          <w:sz w:val="21"/>
          <w:szCs w:val="21"/>
        </w:rPr>
        <w:t>,</w:t>
      </w:r>
      <w:r w:rsidRPr="6E6D96E4">
        <w:rPr>
          <w:rFonts w:ascii="Consolas" w:hAnsi="Consolas" w:eastAsia="Consolas" w:cs="Consolas"/>
          <w:color w:val="A4B1CD"/>
          <w:sz w:val="21"/>
          <w:szCs w:val="21"/>
        </w:rPr>
        <w:t xml:space="preserve"> axes </w:t>
      </w:r>
      <w:r w:rsidRPr="6E6D96E4">
        <w:rPr>
          <w:rFonts w:ascii="Consolas" w:hAnsi="Consolas" w:eastAsia="Consolas" w:cs="Consolas"/>
          <w:color w:val="FF8484"/>
          <w:sz w:val="21"/>
          <w:szCs w:val="21"/>
        </w:rPr>
        <w:t>=</w:t>
      </w:r>
      <w:r w:rsidRPr="6E6D96E4">
        <w:rPr>
          <w:rFonts w:ascii="Consolas" w:hAnsi="Consolas" w:eastAsia="Consolas" w:cs="Consolas"/>
          <w:color w:val="A4B1CD"/>
          <w:sz w:val="21"/>
          <w:szCs w:val="21"/>
        </w:rPr>
        <w:t xml:space="preserve"> pylab</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subplots</w:t>
      </w:r>
      <w:r w:rsidRPr="6E6D96E4">
        <w:rPr>
          <w:rFonts w:ascii="Consolas" w:hAnsi="Consolas" w:eastAsia="Consolas" w:cs="Consolas"/>
          <w:color w:val="5CECC6"/>
          <w:sz w:val="21"/>
          <w:szCs w:val="21"/>
        </w:rPr>
        <w:t>(</w:t>
      </w:r>
      <w:r w:rsidRPr="6E6D96E4">
        <w:rPr>
          <w:rFonts w:ascii="Consolas" w:hAnsi="Consolas" w:eastAsia="Consolas" w:cs="Consolas"/>
          <w:color w:val="5CB2FF"/>
          <w:sz w:val="21"/>
          <w:szCs w:val="21"/>
        </w:rPr>
        <w:t>1</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 </w:t>
      </w:r>
      <w:r w:rsidRPr="6E6D96E4">
        <w:rPr>
          <w:rFonts w:ascii="Consolas" w:hAnsi="Consolas" w:eastAsia="Consolas" w:cs="Consolas"/>
          <w:color w:val="5CB2FF"/>
          <w:sz w:val="21"/>
          <w:szCs w:val="21"/>
        </w:rPr>
        <w:t>3</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 </w:t>
      </w:r>
      <w:r w:rsidRPr="6E6D96E4">
        <w:rPr>
          <w:rFonts w:ascii="Consolas" w:hAnsi="Consolas" w:eastAsia="Consolas" w:cs="Consolas"/>
          <w:color w:val="5CB2FF"/>
          <w:sz w:val="21"/>
          <w:szCs w:val="21"/>
        </w:rPr>
        <w:t>figsize</w:t>
      </w:r>
      <w:r w:rsidRPr="6E6D96E4">
        <w:rPr>
          <w:rFonts w:ascii="Consolas" w:hAnsi="Consolas" w:eastAsia="Consolas" w:cs="Consolas"/>
          <w:color w:val="FF8484"/>
          <w:sz w:val="21"/>
          <w:szCs w:val="21"/>
        </w:rPr>
        <w:t>=</w:t>
      </w:r>
      <w:r w:rsidRPr="6E6D96E4">
        <w:rPr>
          <w:rFonts w:ascii="Consolas" w:hAnsi="Consolas" w:eastAsia="Consolas" w:cs="Consolas"/>
          <w:color w:val="5CECC6"/>
          <w:sz w:val="21"/>
          <w:szCs w:val="21"/>
        </w:rPr>
        <w:t>[</w:t>
      </w:r>
      <w:r w:rsidRPr="6E6D96E4">
        <w:rPr>
          <w:rFonts w:ascii="Consolas" w:hAnsi="Consolas" w:eastAsia="Consolas" w:cs="Consolas"/>
          <w:color w:val="5CB2FF"/>
          <w:sz w:val="21"/>
          <w:szCs w:val="21"/>
        </w:rPr>
        <w:t>18</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 </w:t>
      </w:r>
      <w:r w:rsidRPr="6E6D96E4">
        <w:rPr>
          <w:rFonts w:ascii="Consolas" w:hAnsi="Consolas" w:eastAsia="Consolas" w:cs="Consolas"/>
          <w:color w:val="5CB2FF"/>
          <w:sz w:val="21"/>
          <w:szCs w:val="21"/>
        </w:rPr>
        <w:t>7</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 </w:t>
      </w:r>
      <w:r w:rsidRPr="6E6D96E4">
        <w:rPr>
          <w:rFonts w:ascii="Consolas" w:hAnsi="Consolas" w:eastAsia="Consolas" w:cs="Consolas"/>
          <w:color w:val="5CB2FF"/>
          <w:sz w:val="21"/>
          <w:szCs w:val="21"/>
        </w:rPr>
        <w:t>sharex</w:t>
      </w:r>
      <w:r w:rsidRPr="6E6D96E4">
        <w:rPr>
          <w:rFonts w:ascii="Consolas" w:hAnsi="Consolas" w:eastAsia="Consolas" w:cs="Consolas"/>
          <w:color w:val="FF8484"/>
          <w:sz w:val="21"/>
          <w:szCs w:val="21"/>
        </w:rPr>
        <w:t>=</w:t>
      </w:r>
      <w:r w:rsidRPr="6E6D96E4">
        <w:rPr>
          <w:rFonts w:ascii="Consolas" w:hAnsi="Consolas" w:eastAsia="Consolas" w:cs="Consolas"/>
          <w:color w:val="5CECC6"/>
          <w:sz w:val="21"/>
          <w:szCs w:val="21"/>
        </w:rPr>
        <w:t>'</w:t>
      </w:r>
      <w:r w:rsidRPr="6E6D96E4">
        <w:rPr>
          <w:rFonts w:ascii="Consolas" w:hAnsi="Consolas" w:eastAsia="Consolas" w:cs="Consolas"/>
          <w:color w:val="C5F467"/>
          <w:sz w:val="21"/>
          <w:szCs w:val="21"/>
        </w:rPr>
        <w:t>row</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 </w:t>
      </w:r>
      <w:r w:rsidRPr="6E6D96E4">
        <w:rPr>
          <w:rFonts w:ascii="Consolas" w:hAnsi="Consolas" w:eastAsia="Consolas" w:cs="Consolas"/>
          <w:color w:val="5CB2FF"/>
          <w:sz w:val="21"/>
          <w:szCs w:val="21"/>
        </w:rPr>
        <w:t>sharey</w:t>
      </w:r>
      <w:r w:rsidRPr="6E6D96E4">
        <w:rPr>
          <w:rFonts w:ascii="Consolas" w:hAnsi="Consolas" w:eastAsia="Consolas" w:cs="Consolas"/>
          <w:color w:val="FF8484"/>
          <w:sz w:val="21"/>
          <w:szCs w:val="21"/>
        </w:rPr>
        <w:t>=</w:t>
      </w:r>
      <w:r w:rsidRPr="6E6D96E4">
        <w:rPr>
          <w:rFonts w:ascii="Consolas" w:hAnsi="Consolas" w:eastAsia="Consolas" w:cs="Consolas"/>
          <w:color w:val="5CECC6"/>
          <w:sz w:val="21"/>
          <w:szCs w:val="21"/>
        </w:rPr>
        <w:t>'</w:t>
      </w:r>
      <w:r w:rsidRPr="6E6D96E4">
        <w:rPr>
          <w:rFonts w:ascii="Consolas" w:hAnsi="Consolas" w:eastAsia="Consolas" w:cs="Consolas"/>
          <w:color w:val="C5F467"/>
          <w:sz w:val="21"/>
          <w:szCs w:val="21"/>
        </w:rPr>
        <w:t>row</w:t>
      </w:r>
      <w:r w:rsidRPr="6E6D96E4">
        <w:rPr>
          <w:rFonts w:ascii="Consolas" w:hAnsi="Consolas" w:eastAsia="Consolas" w:cs="Consolas"/>
          <w:color w:val="5CECC6"/>
          <w:sz w:val="21"/>
          <w:szCs w:val="21"/>
        </w:rPr>
        <w:t>')</w:t>
      </w:r>
    </w:p>
    <w:p w:rsidR="6F784F7B" w:rsidP="6E6D96E4" w:rsidRDefault="6E6D96E4" w14:paraId="00C6C099" w14:textId="0451C087">
      <w:pPr>
        <w:shd w:val="clear" w:color="auto" w:fill="141D2B"/>
        <w:spacing w:after="0" w:line="285" w:lineRule="auto"/>
      </w:pPr>
      <w:r w:rsidRPr="6E6D96E4">
        <w:rPr>
          <w:rFonts w:ascii="Consolas" w:hAnsi="Consolas" w:eastAsia="Consolas" w:cs="Consolas"/>
          <w:color w:val="A4B1CD"/>
          <w:sz w:val="21"/>
          <w:szCs w:val="21"/>
        </w:rPr>
        <w:t>axes1</w:t>
      </w:r>
      <w:r w:rsidRPr="6E6D96E4">
        <w:rPr>
          <w:rFonts w:ascii="Consolas" w:hAnsi="Consolas" w:eastAsia="Consolas" w:cs="Consolas"/>
          <w:color w:val="5CECC6"/>
          <w:sz w:val="21"/>
          <w:szCs w:val="21"/>
        </w:rPr>
        <w:t>,</w:t>
      </w:r>
      <w:r w:rsidRPr="6E6D96E4">
        <w:rPr>
          <w:rFonts w:ascii="Consolas" w:hAnsi="Consolas" w:eastAsia="Consolas" w:cs="Consolas"/>
          <w:color w:val="A4B1CD"/>
          <w:sz w:val="21"/>
          <w:szCs w:val="21"/>
        </w:rPr>
        <w:t xml:space="preserve"> axes2</w:t>
      </w:r>
      <w:r w:rsidRPr="6E6D96E4">
        <w:rPr>
          <w:rFonts w:ascii="Consolas" w:hAnsi="Consolas" w:eastAsia="Consolas" w:cs="Consolas"/>
          <w:color w:val="5CECC6"/>
          <w:sz w:val="21"/>
          <w:szCs w:val="21"/>
        </w:rPr>
        <w:t>,</w:t>
      </w:r>
      <w:r w:rsidRPr="6E6D96E4">
        <w:rPr>
          <w:rFonts w:ascii="Consolas" w:hAnsi="Consolas" w:eastAsia="Consolas" w:cs="Consolas"/>
          <w:color w:val="A4B1CD"/>
          <w:sz w:val="21"/>
          <w:szCs w:val="21"/>
        </w:rPr>
        <w:t xml:space="preserve"> axes3 </w:t>
      </w:r>
      <w:r w:rsidRPr="6E6D96E4">
        <w:rPr>
          <w:rFonts w:ascii="Consolas" w:hAnsi="Consolas" w:eastAsia="Consolas" w:cs="Consolas"/>
          <w:color w:val="FF8484"/>
          <w:sz w:val="21"/>
          <w:szCs w:val="21"/>
        </w:rPr>
        <w:t>=</w:t>
      </w:r>
      <w:r w:rsidRPr="6E6D96E4">
        <w:rPr>
          <w:rFonts w:ascii="Consolas" w:hAnsi="Consolas" w:eastAsia="Consolas" w:cs="Consolas"/>
          <w:color w:val="A4B1CD"/>
          <w:sz w:val="21"/>
          <w:szCs w:val="21"/>
        </w:rPr>
        <w:t xml:space="preserve"> axes</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ravel</w:t>
      </w:r>
      <w:r w:rsidRPr="6E6D96E4">
        <w:rPr>
          <w:rFonts w:ascii="Consolas" w:hAnsi="Consolas" w:eastAsia="Consolas" w:cs="Consolas"/>
          <w:color w:val="5CECC6"/>
          <w:sz w:val="21"/>
          <w:szCs w:val="21"/>
        </w:rPr>
        <w:t>()</w:t>
      </w:r>
    </w:p>
    <w:p w:rsidR="6F784F7B" w:rsidP="6E6D96E4" w:rsidRDefault="6E6D96E4" w14:paraId="5FDD33C5" w14:textId="6A42D579">
      <w:pPr>
        <w:shd w:val="clear" w:color="auto" w:fill="141D2B"/>
        <w:spacing w:after="0" w:line="285" w:lineRule="auto"/>
      </w:pPr>
      <w:r w:rsidRPr="6E6D96E4">
        <w:rPr>
          <w:rFonts w:ascii="Consolas" w:hAnsi="Consolas" w:eastAsia="Consolas" w:cs="Consolas"/>
          <w:color w:val="FFCC5C"/>
          <w:sz w:val="21"/>
          <w:szCs w:val="21"/>
        </w:rPr>
        <w:t>plot_gray_image</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axes1</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 noisy_image</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 </w:t>
      </w:r>
      <w:r w:rsidRPr="6E6D96E4">
        <w:rPr>
          <w:rFonts w:ascii="Consolas" w:hAnsi="Consolas" w:eastAsia="Consolas" w:cs="Consolas"/>
          <w:color w:val="5CECC6"/>
          <w:sz w:val="21"/>
          <w:szCs w:val="21"/>
        </w:rPr>
        <w:t>'</w:t>
      </w:r>
      <w:r w:rsidRPr="6E6D96E4">
        <w:rPr>
          <w:rFonts w:ascii="Consolas" w:hAnsi="Consolas" w:eastAsia="Consolas" w:cs="Consolas"/>
          <w:color w:val="C5F467"/>
          <w:sz w:val="21"/>
          <w:szCs w:val="21"/>
        </w:rPr>
        <w:t>Original</w:t>
      </w:r>
      <w:r w:rsidRPr="6E6D96E4">
        <w:rPr>
          <w:rFonts w:ascii="Consolas" w:hAnsi="Consolas" w:eastAsia="Consolas" w:cs="Consolas"/>
          <w:color w:val="5CECC6"/>
          <w:sz w:val="21"/>
          <w:szCs w:val="21"/>
        </w:rPr>
        <w:t>')</w:t>
      </w:r>
    </w:p>
    <w:p w:rsidR="6F784F7B" w:rsidP="6E6D96E4" w:rsidRDefault="6E6D96E4" w14:paraId="4956A03A" w14:textId="366CA870">
      <w:pPr>
        <w:shd w:val="clear" w:color="auto" w:fill="141D2B"/>
        <w:spacing w:after="0" w:line="285" w:lineRule="auto"/>
      </w:pPr>
      <w:r w:rsidRPr="6E6D96E4">
        <w:rPr>
          <w:rFonts w:ascii="Consolas" w:hAnsi="Consolas" w:eastAsia="Consolas" w:cs="Consolas"/>
          <w:color w:val="FFCC5C"/>
          <w:sz w:val="21"/>
          <w:szCs w:val="21"/>
        </w:rPr>
        <w:t>plot_gray_image</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axes2</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 enhanced_image</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 </w:t>
      </w:r>
      <w:r w:rsidRPr="6E6D96E4">
        <w:rPr>
          <w:rFonts w:ascii="Consolas" w:hAnsi="Consolas" w:eastAsia="Consolas" w:cs="Consolas"/>
          <w:color w:val="5CECC6"/>
          <w:sz w:val="21"/>
          <w:szCs w:val="21"/>
        </w:rPr>
        <w:t>'</w:t>
      </w:r>
      <w:r w:rsidRPr="6E6D96E4">
        <w:rPr>
          <w:rFonts w:ascii="Consolas" w:hAnsi="Consolas" w:eastAsia="Consolas" w:cs="Consolas"/>
          <w:color w:val="C5F467"/>
          <w:sz w:val="21"/>
          <w:szCs w:val="21"/>
        </w:rPr>
        <w:t>Local morphological contrast enhancement</w:t>
      </w:r>
      <w:r w:rsidRPr="6E6D96E4">
        <w:rPr>
          <w:rFonts w:ascii="Consolas" w:hAnsi="Consolas" w:eastAsia="Consolas" w:cs="Consolas"/>
          <w:color w:val="5CECC6"/>
          <w:sz w:val="21"/>
          <w:szCs w:val="21"/>
        </w:rPr>
        <w:t>')</w:t>
      </w:r>
    </w:p>
    <w:p w:rsidR="6F784F7B" w:rsidP="6E6D96E4" w:rsidRDefault="6E6D96E4" w14:paraId="5B8DB78F" w14:textId="14C0552F">
      <w:pPr>
        <w:shd w:val="clear" w:color="auto" w:fill="141D2B"/>
        <w:spacing w:after="0" w:line="285" w:lineRule="auto"/>
      </w:pPr>
      <w:r w:rsidRPr="6E6D96E4">
        <w:rPr>
          <w:rFonts w:ascii="Consolas" w:hAnsi="Consolas" w:eastAsia="Consolas" w:cs="Consolas"/>
          <w:color w:val="FFCC5C"/>
          <w:sz w:val="21"/>
          <w:szCs w:val="21"/>
        </w:rPr>
        <w:t>plot_gray_image</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axes3</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 equalized_image</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 xml:space="preserve"> </w:t>
      </w:r>
      <w:r w:rsidRPr="6E6D96E4">
        <w:rPr>
          <w:rFonts w:ascii="Consolas" w:hAnsi="Consolas" w:eastAsia="Consolas" w:cs="Consolas"/>
          <w:color w:val="5CECC6"/>
          <w:sz w:val="21"/>
          <w:szCs w:val="21"/>
        </w:rPr>
        <w:t>'</w:t>
      </w:r>
      <w:r w:rsidRPr="6E6D96E4">
        <w:rPr>
          <w:rFonts w:ascii="Consolas" w:hAnsi="Consolas" w:eastAsia="Consolas" w:cs="Consolas"/>
          <w:color w:val="C5F467"/>
          <w:sz w:val="21"/>
          <w:szCs w:val="21"/>
        </w:rPr>
        <w:t>Adaptive Histogram equalization</w:t>
      </w:r>
      <w:r w:rsidRPr="6E6D96E4">
        <w:rPr>
          <w:rFonts w:ascii="Consolas" w:hAnsi="Consolas" w:eastAsia="Consolas" w:cs="Consolas"/>
          <w:color w:val="5CECC6"/>
          <w:sz w:val="21"/>
          <w:szCs w:val="21"/>
        </w:rPr>
        <w:t>')</w:t>
      </w:r>
    </w:p>
    <w:p w:rsidR="6F784F7B" w:rsidP="6E6D96E4" w:rsidRDefault="6E6D96E4" w14:paraId="316C3538" w14:textId="75BFCD8B">
      <w:pPr>
        <w:shd w:val="clear" w:color="auto" w:fill="141D2B"/>
        <w:spacing w:after="0" w:line="285" w:lineRule="auto"/>
      </w:pPr>
      <w:r w:rsidRPr="6E6D96E4">
        <w:rPr>
          <w:rFonts w:ascii="Consolas" w:hAnsi="Consolas" w:eastAsia="Consolas" w:cs="Consolas"/>
          <w:color w:val="A4B1CD"/>
          <w:sz w:val="21"/>
          <w:szCs w:val="21"/>
        </w:rPr>
        <w:t>pylab</w:t>
      </w:r>
      <w:r w:rsidRPr="6E6D96E4">
        <w:rPr>
          <w:rFonts w:ascii="Consolas" w:hAnsi="Consolas" w:eastAsia="Consolas" w:cs="Consolas"/>
          <w:color w:val="5CECC6"/>
          <w:sz w:val="21"/>
          <w:szCs w:val="21"/>
        </w:rPr>
        <w:t>.</w:t>
      </w:r>
      <w:r w:rsidRPr="6E6D96E4">
        <w:rPr>
          <w:rFonts w:ascii="Consolas" w:hAnsi="Consolas" w:eastAsia="Consolas" w:cs="Consolas"/>
          <w:color w:val="FFCC5C"/>
          <w:sz w:val="21"/>
          <w:szCs w:val="21"/>
        </w:rPr>
        <w:t>show</w:t>
      </w:r>
      <w:r w:rsidRPr="6E6D96E4">
        <w:rPr>
          <w:rFonts w:ascii="Consolas" w:hAnsi="Consolas" w:eastAsia="Consolas" w:cs="Consolas"/>
          <w:color w:val="5CECC6"/>
          <w:sz w:val="21"/>
          <w:szCs w:val="21"/>
        </w:rPr>
        <w:t>()</w:t>
      </w:r>
    </w:p>
    <w:p w:rsidR="6F784F7B" w:rsidP="6E6D96E4" w:rsidRDefault="6F784F7B" w14:paraId="68F0ED1D" w14:textId="5EFDBB87">
      <w:pPr>
        <w:shd w:val="clear" w:color="auto" w:fill="141D2B"/>
        <w:spacing w:after="0" w:line="285" w:lineRule="auto"/>
      </w:pPr>
    </w:p>
    <w:p w:rsidR="6F784F7B" w:rsidP="6E6D96E4" w:rsidRDefault="3B2650B5" w14:paraId="64998528" w14:textId="157FFF98">
      <w:pPr>
        <w:pStyle w:val="Heading3"/>
      </w:pPr>
      <w:bookmarkStart w:name="_Toc213102696" w:id="86"/>
      <w:r w:rsidRPr="3B2650B5">
        <w:t>6.2.2. Noise removal with the median filter</w:t>
      </w:r>
      <w:bookmarkEnd w:id="86"/>
    </w:p>
    <w:p w:rsidR="6F784F7B" w:rsidP="3B2650B5" w:rsidRDefault="4C81052F" w14:paraId="45DD8F6D" w14:textId="2630C6C8">
      <w:pPr>
        <w:rPr>
          <w:rFonts w:ascii="Times New Roman" w:hAnsi="Times New Roman" w:eastAsia="Times New Roman" w:cs="Times New Roman"/>
        </w:rPr>
      </w:pPr>
      <w:r w:rsidRPr="4C81052F">
        <w:rPr>
          <w:rFonts w:ascii="Times New Roman" w:hAnsi="Times New Roman" w:eastAsia="Times New Roman" w:cs="Times New Roman"/>
        </w:rPr>
        <w:t>Filter median morfologi digunakan untuk menghilangkan noise impuls (salt-and-pepper) pada citra grayscale. Dengan menggunakan elemen struktur berbentuk disk berukuran berbeda, noise dapat dikurangi secara efektif — semakin besar radius disk, semakin banyak noise yang hilang, tetapi citra menjadi semakin buram.</w:t>
      </w:r>
    </w:p>
    <w:p w:rsidR="6F784F7B" w:rsidP="4C81052F" w:rsidRDefault="4C81052F" w14:paraId="04B16419" w14:textId="45EE415A">
      <w:pPr>
        <w:rPr>
          <w:rFonts w:ascii="Times New Roman" w:hAnsi="Times New Roman" w:eastAsia="Times New Roman" w:cs="Times New Roman"/>
        </w:rPr>
      </w:pPr>
      <w:r w:rsidRPr="4C81052F">
        <w:rPr>
          <w:rFonts w:ascii="Times New Roman" w:hAnsi="Times New Roman" w:eastAsia="Times New Roman" w:cs="Times New Roman"/>
        </w:rPr>
        <w:t xml:space="preserve">Contoh </w:t>
      </w:r>
      <w:r w:rsidRPr="471388BD" w:rsidR="471388BD">
        <w:rPr>
          <w:rFonts w:ascii="Times New Roman" w:hAnsi="Times New Roman" w:eastAsia="Times New Roman" w:cs="Times New Roman"/>
        </w:rPr>
        <w:t>Implementasi</w:t>
      </w:r>
    </w:p>
    <w:p w:rsidR="6F784F7B" w:rsidP="57A4945E" w:rsidRDefault="57A4945E" w14:paraId="54CD4CCE" w14:textId="656F5418">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skimage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filters</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rank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median</w:t>
      </w:r>
    </w:p>
    <w:p w:rsidR="6F784F7B" w:rsidP="57A4945E" w:rsidRDefault="57A4945E" w14:paraId="25802E39" w14:textId="5FD91BD2">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skimage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morphology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disk</w:t>
      </w:r>
    </w:p>
    <w:p w:rsidR="6F784F7B" w:rsidP="57A4945E" w:rsidRDefault="57A4945E" w14:paraId="6769E44E" w14:textId="4C2EAC70">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skimage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color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rgb2gray</w:t>
      </w:r>
    </w:p>
    <w:p w:rsidR="6F784F7B" w:rsidP="57A4945E" w:rsidRDefault="57A4945E" w14:paraId="28B62A6A" w14:textId="0E246949">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skimage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io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imread</w:t>
      </w:r>
    </w:p>
    <w:p w:rsidR="6F784F7B" w:rsidP="57A4945E" w:rsidRDefault="57A4945E" w14:paraId="6D874014" w14:textId="54187562">
      <w:pPr>
        <w:shd w:val="clear" w:color="auto" w:fill="141D2B"/>
        <w:spacing w:after="0" w:line="285" w:lineRule="auto"/>
      </w:pP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matplotlib</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pylab </w:t>
      </w:r>
      <w:r w:rsidRPr="57A4945E">
        <w:rPr>
          <w:rFonts w:ascii="Consolas" w:hAnsi="Consolas" w:eastAsia="Consolas" w:cs="Consolas"/>
          <w:color w:val="CF8DFB"/>
          <w:sz w:val="21"/>
          <w:szCs w:val="21"/>
        </w:rPr>
        <w:t>as</w:t>
      </w:r>
      <w:r w:rsidRPr="57A4945E">
        <w:rPr>
          <w:rFonts w:ascii="Consolas" w:hAnsi="Consolas" w:eastAsia="Consolas" w:cs="Consolas"/>
          <w:color w:val="A4B1CD"/>
          <w:sz w:val="21"/>
          <w:szCs w:val="21"/>
        </w:rPr>
        <w:t xml:space="preserve"> pylab</w:t>
      </w:r>
    </w:p>
    <w:p w:rsidR="6F784F7B" w:rsidP="57A4945E" w:rsidRDefault="57A4945E" w14:paraId="2B178C0C" w14:textId="40DF50FC">
      <w:pPr>
        <w:shd w:val="clear" w:color="auto" w:fill="141D2B"/>
        <w:spacing w:after="0" w:line="285" w:lineRule="auto"/>
      </w:pP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numpy </w:t>
      </w:r>
      <w:r w:rsidRPr="57A4945E">
        <w:rPr>
          <w:rFonts w:ascii="Consolas" w:hAnsi="Consolas" w:eastAsia="Consolas" w:cs="Consolas"/>
          <w:color w:val="CF8DFB"/>
          <w:sz w:val="21"/>
          <w:szCs w:val="21"/>
        </w:rPr>
        <w:t>as</w:t>
      </w:r>
      <w:r w:rsidRPr="57A4945E">
        <w:rPr>
          <w:rFonts w:ascii="Consolas" w:hAnsi="Consolas" w:eastAsia="Consolas" w:cs="Consolas"/>
          <w:color w:val="A4B1CD"/>
          <w:sz w:val="21"/>
          <w:szCs w:val="21"/>
        </w:rPr>
        <w:t xml:space="preserve"> np</w:t>
      </w:r>
    </w:p>
    <w:p w:rsidR="6F784F7B" w:rsidP="57A4945E" w:rsidRDefault="6F784F7B" w14:paraId="08A75CDE" w14:textId="249147DA">
      <w:pPr>
        <w:shd w:val="clear" w:color="auto" w:fill="141D2B"/>
        <w:spacing w:after="0" w:line="285" w:lineRule="auto"/>
      </w:pPr>
    </w:p>
    <w:p w:rsidR="6F784F7B" w:rsidP="57A4945E" w:rsidRDefault="57A4945E" w14:paraId="530E7B61" w14:textId="420EBD56">
      <w:pPr>
        <w:shd w:val="clear" w:color="auto" w:fill="141D2B"/>
        <w:spacing w:after="0" w:line="285" w:lineRule="auto"/>
      </w:pPr>
      <w:r w:rsidRPr="57A4945E">
        <w:rPr>
          <w:rFonts w:ascii="Consolas" w:hAnsi="Consolas" w:eastAsia="Consolas" w:cs="Consolas"/>
          <w:color w:val="FF8484"/>
          <w:sz w:val="21"/>
          <w:szCs w:val="21"/>
        </w:rPr>
        <w:t>def</w:t>
      </w:r>
      <w:r w:rsidRPr="57A4945E">
        <w:rPr>
          <w:rFonts w:ascii="Consolas" w:hAnsi="Consolas" w:eastAsia="Consolas" w:cs="Consolas"/>
          <w:color w:val="A4B1CD"/>
          <w:sz w:val="21"/>
          <w:szCs w:val="21"/>
        </w:rPr>
        <w:t xml:space="preserve"> </w:t>
      </w:r>
      <w:r w:rsidRPr="57A4945E">
        <w:rPr>
          <w:rFonts w:ascii="Consolas" w:hAnsi="Consolas" w:eastAsia="Consolas" w:cs="Consolas"/>
          <w:color w:val="FFCC5C"/>
          <w:sz w:val="21"/>
          <w:szCs w:val="21"/>
        </w:rPr>
        <w:t>plot_gray_image</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ax</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title</w:t>
      </w:r>
      <w:r w:rsidRPr="57A4945E">
        <w:rPr>
          <w:rFonts w:ascii="Consolas" w:hAnsi="Consolas" w:eastAsia="Consolas" w:cs="Consolas"/>
          <w:color w:val="5CECC6"/>
          <w:sz w:val="21"/>
          <w:szCs w:val="21"/>
        </w:rPr>
        <w:t>):</w:t>
      </w:r>
    </w:p>
    <w:p w:rsidR="6F784F7B" w:rsidP="57A4945E" w:rsidRDefault="57A4945E" w14:paraId="4E8B59A4" w14:textId="30E8C784">
      <w:pPr>
        <w:shd w:val="clear" w:color="auto" w:fill="141D2B"/>
        <w:spacing w:after="0" w:line="285" w:lineRule="auto"/>
      </w:pPr>
      <w:r w:rsidRPr="57A4945E">
        <w:rPr>
          <w:rFonts w:ascii="Consolas" w:hAnsi="Consolas" w:eastAsia="Consolas" w:cs="Consolas"/>
          <w:color w:val="A4B1CD"/>
          <w:sz w:val="21"/>
          <w:szCs w:val="21"/>
        </w:rPr>
        <w:t xml:space="preserve">    ax</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imshow</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cmap</w:t>
      </w:r>
      <w:r w:rsidRPr="57A4945E">
        <w:rPr>
          <w:rFonts w:ascii="Consolas" w:hAnsi="Consolas" w:eastAsia="Consolas" w:cs="Consolas"/>
          <w:color w:val="FF8484"/>
          <w:sz w:val="21"/>
          <w:szCs w:val="21"/>
        </w:rPr>
        <w:t>=</w:t>
      </w:r>
      <w:r w:rsidRPr="57A4945E">
        <w:rPr>
          <w:rFonts w:ascii="Consolas" w:hAnsi="Consolas" w:eastAsia="Consolas" w:cs="Consolas"/>
          <w:color w:val="FFCC5C"/>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cm</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gray</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vmin</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0</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vmax</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255</w:t>
      </w:r>
      <w:r w:rsidRPr="57A4945E">
        <w:rPr>
          <w:rFonts w:ascii="Consolas" w:hAnsi="Consolas" w:eastAsia="Consolas" w:cs="Consolas"/>
          <w:color w:val="5CECC6"/>
          <w:sz w:val="21"/>
          <w:szCs w:val="21"/>
        </w:rPr>
        <w:t>)</w:t>
      </w:r>
    </w:p>
    <w:p w:rsidR="6F784F7B" w:rsidP="57A4945E" w:rsidRDefault="57A4945E" w14:paraId="0A8951C7" w14:textId="171FF0AA">
      <w:pPr>
        <w:shd w:val="clear" w:color="auto" w:fill="141D2B"/>
        <w:spacing w:after="0" w:line="285" w:lineRule="auto"/>
      </w:pPr>
      <w:r w:rsidRPr="57A4945E">
        <w:rPr>
          <w:rFonts w:ascii="Consolas" w:hAnsi="Consolas" w:eastAsia="Consolas" w:cs="Consolas"/>
          <w:color w:val="A4B1CD"/>
          <w:sz w:val="21"/>
          <w:szCs w:val="21"/>
        </w:rPr>
        <w:t xml:space="preserve">    ax</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set_title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title</w:t>
      </w:r>
      <w:r w:rsidRPr="57A4945E">
        <w:rPr>
          <w:rFonts w:ascii="Consolas" w:hAnsi="Consolas" w:eastAsia="Consolas" w:cs="Consolas"/>
          <w:color w:val="5CECC6"/>
          <w:sz w:val="21"/>
          <w:szCs w:val="21"/>
        </w:rPr>
        <w:t>)</w:t>
      </w:r>
    </w:p>
    <w:p w:rsidR="6F784F7B" w:rsidP="57A4945E" w:rsidRDefault="57A4945E" w14:paraId="29175751" w14:textId="0EA18EBD">
      <w:pPr>
        <w:shd w:val="clear" w:color="auto" w:fill="141D2B"/>
        <w:spacing w:after="0" w:line="285" w:lineRule="auto"/>
      </w:pPr>
      <w:r w:rsidRPr="57A4945E">
        <w:rPr>
          <w:rFonts w:ascii="Consolas" w:hAnsi="Consolas" w:eastAsia="Consolas" w:cs="Consolas"/>
          <w:color w:val="A4B1CD"/>
          <w:sz w:val="21"/>
          <w:szCs w:val="21"/>
        </w:rPr>
        <w:t xml:space="preserve">    ax</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axis</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off</w:t>
      </w:r>
      <w:r w:rsidRPr="57A4945E">
        <w:rPr>
          <w:rFonts w:ascii="Consolas" w:hAnsi="Consolas" w:eastAsia="Consolas" w:cs="Consolas"/>
          <w:color w:val="5CECC6"/>
          <w:sz w:val="21"/>
          <w:szCs w:val="21"/>
        </w:rPr>
        <w:t>')</w:t>
      </w:r>
    </w:p>
    <w:p w:rsidR="6F784F7B" w:rsidP="57A4945E" w:rsidRDefault="57A4945E" w14:paraId="2153B3BC" w14:textId="486B9615">
      <w:pPr>
        <w:shd w:val="clear" w:color="auto" w:fill="141D2B"/>
        <w:spacing w:after="0" w:line="285" w:lineRule="auto"/>
      </w:pPr>
      <w:r w:rsidRPr="57A4945E">
        <w:rPr>
          <w:rFonts w:ascii="Consolas" w:hAnsi="Consolas" w:eastAsia="Consolas" w:cs="Consolas"/>
          <w:color w:val="A4B1CD"/>
          <w:sz w:val="21"/>
          <w:szCs w:val="21"/>
        </w:rPr>
        <w:t xml:space="preserve">    ax</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set_adjustable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box-forced</w:t>
      </w:r>
      <w:r w:rsidRPr="57A4945E">
        <w:rPr>
          <w:rFonts w:ascii="Consolas" w:hAnsi="Consolas" w:eastAsia="Consolas" w:cs="Consolas"/>
          <w:color w:val="5CECC6"/>
          <w:sz w:val="21"/>
          <w:szCs w:val="21"/>
        </w:rPr>
        <w:t>')</w:t>
      </w:r>
    </w:p>
    <w:p w:rsidR="6F784F7B" w:rsidP="57A4945E" w:rsidRDefault="6F784F7B" w14:paraId="0E45DEB4" w14:textId="3E15E2F0">
      <w:pPr>
        <w:shd w:val="clear" w:color="auto" w:fill="141D2B"/>
        <w:spacing w:after="0" w:line="285" w:lineRule="auto"/>
      </w:pPr>
    </w:p>
    <w:p w:rsidR="6F784F7B" w:rsidP="57A4945E" w:rsidRDefault="57A4945E" w14:paraId="6FD9D7D0" w14:textId="6386EB30">
      <w:pPr>
        <w:shd w:val="clear" w:color="auto" w:fill="141D2B"/>
        <w:spacing w:after="0" w:line="285" w:lineRule="auto"/>
      </w:pPr>
      <w:r w:rsidRPr="57A4945E">
        <w:rPr>
          <w:rFonts w:ascii="Consolas" w:hAnsi="Consolas" w:eastAsia="Consolas" w:cs="Consolas"/>
          <w:i/>
          <w:iCs/>
          <w:color w:val="D7E4FF"/>
          <w:sz w:val="21"/>
          <w:szCs w:val="21"/>
        </w:rPr>
        <w:t># Membaca dan menambahkan noise pada citra</w:t>
      </w:r>
    </w:p>
    <w:p w:rsidR="6F784F7B" w:rsidP="57A4945E" w:rsidRDefault="57A4945E" w14:paraId="264E0D83" w14:textId="384C58BF">
      <w:pPr>
        <w:shd w:val="clear" w:color="auto" w:fill="141D2B"/>
        <w:spacing w:after="0" w:line="285" w:lineRule="auto"/>
      </w:pPr>
      <w:r w:rsidRPr="57A4945E">
        <w:rPr>
          <w:rFonts w:ascii="Consolas" w:hAnsi="Consolas" w:eastAsia="Consolas" w:cs="Consolas"/>
          <w:color w:val="A4B1CD"/>
          <w:sz w:val="21"/>
          <w:szCs w:val="21"/>
        </w:rPr>
        <w:t xml:space="preserve">noisy_image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rgb2gray</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imread</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../images/lena.jpg</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255</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astype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np</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uint8</w:t>
      </w:r>
      <w:r w:rsidRPr="57A4945E">
        <w:rPr>
          <w:rFonts w:ascii="Consolas" w:hAnsi="Consolas" w:eastAsia="Consolas" w:cs="Consolas"/>
          <w:color w:val="5CECC6"/>
          <w:sz w:val="21"/>
          <w:szCs w:val="21"/>
        </w:rPr>
        <w:t>)</w:t>
      </w:r>
    </w:p>
    <w:p w:rsidR="6F784F7B" w:rsidP="57A4945E" w:rsidRDefault="57A4945E" w14:paraId="37CCCD29" w14:textId="2A645053">
      <w:pPr>
        <w:shd w:val="clear" w:color="auto" w:fill="141D2B"/>
        <w:spacing w:after="0" w:line="285" w:lineRule="auto"/>
      </w:pPr>
      <w:r w:rsidRPr="57A4945E">
        <w:rPr>
          <w:rFonts w:ascii="Consolas" w:hAnsi="Consolas" w:eastAsia="Consolas" w:cs="Consolas"/>
          <w:color w:val="A4B1CD"/>
          <w:sz w:val="21"/>
          <w:szCs w:val="21"/>
        </w:rPr>
        <w:t xml:space="preserve">noise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np</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random</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random</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noisy_image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shape</w:t>
      </w:r>
      <w:r w:rsidRPr="57A4945E">
        <w:rPr>
          <w:rFonts w:ascii="Consolas" w:hAnsi="Consolas" w:eastAsia="Consolas" w:cs="Consolas"/>
          <w:color w:val="5CECC6"/>
          <w:sz w:val="21"/>
          <w:szCs w:val="21"/>
        </w:rPr>
        <w:t>)</w:t>
      </w:r>
    </w:p>
    <w:p w:rsidR="6F784F7B" w:rsidP="57A4945E" w:rsidRDefault="57A4945E" w14:paraId="37592605" w14:textId="7ED8D3AE">
      <w:pPr>
        <w:shd w:val="clear" w:color="auto" w:fill="141D2B"/>
        <w:spacing w:after="0" w:line="285" w:lineRule="auto"/>
      </w:pPr>
      <w:r w:rsidRPr="57A4945E">
        <w:rPr>
          <w:rFonts w:ascii="Consolas" w:hAnsi="Consolas" w:eastAsia="Consolas" w:cs="Consolas"/>
          <w:color w:val="A4B1CD"/>
          <w:sz w:val="21"/>
          <w:szCs w:val="21"/>
        </w:rPr>
        <w:t>noisy_image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noise </w:t>
      </w:r>
      <w:r w:rsidRPr="57A4945E">
        <w:rPr>
          <w:rFonts w:ascii="Consolas" w:hAnsi="Consolas" w:eastAsia="Consolas" w:cs="Consolas"/>
          <w:color w:val="FF8484"/>
          <w:sz w:val="21"/>
          <w:szCs w:val="21"/>
        </w:rPr>
        <w:t>&gt;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0.9</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255</w:t>
      </w:r>
      <w:r w:rsidRPr="57A4945E">
        <w:rPr>
          <w:rFonts w:ascii="Consolas" w:hAnsi="Consolas" w:eastAsia="Consolas" w:cs="Consolas"/>
          <w:color w:val="A4B1CD"/>
          <w:sz w:val="21"/>
          <w:szCs w:val="21"/>
        </w:rPr>
        <w:t xml:space="preserve">  </w:t>
      </w:r>
      <w:r w:rsidRPr="57A4945E">
        <w:rPr>
          <w:rFonts w:ascii="Consolas" w:hAnsi="Consolas" w:eastAsia="Consolas" w:cs="Consolas"/>
          <w:i/>
          <w:iCs/>
          <w:color w:val="D7E4FF"/>
          <w:sz w:val="21"/>
          <w:szCs w:val="21"/>
        </w:rPr>
        <w:t># Salt noise</w:t>
      </w:r>
    </w:p>
    <w:p w:rsidR="6F784F7B" w:rsidP="57A4945E" w:rsidRDefault="57A4945E" w14:paraId="0211CD76" w14:textId="1BED6CFE">
      <w:pPr>
        <w:shd w:val="clear" w:color="auto" w:fill="141D2B"/>
        <w:spacing w:after="0" w:line="285" w:lineRule="auto"/>
      </w:pPr>
      <w:r w:rsidRPr="57A4945E">
        <w:rPr>
          <w:rFonts w:ascii="Consolas" w:hAnsi="Consolas" w:eastAsia="Consolas" w:cs="Consolas"/>
          <w:color w:val="A4B1CD"/>
          <w:sz w:val="21"/>
          <w:szCs w:val="21"/>
        </w:rPr>
        <w:t>noisy_image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noise </w:t>
      </w:r>
      <w:r w:rsidRPr="57A4945E">
        <w:rPr>
          <w:rFonts w:ascii="Consolas" w:hAnsi="Consolas" w:eastAsia="Consolas" w:cs="Consolas"/>
          <w:color w:val="FF8484"/>
          <w:sz w:val="21"/>
          <w:szCs w:val="21"/>
        </w:rPr>
        <w:t>&lt;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0.1</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0</w:t>
      </w:r>
      <w:r w:rsidRPr="57A4945E">
        <w:rPr>
          <w:rFonts w:ascii="Consolas" w:hAnsi="Consolas" w:eastAsia="Consolas" w:cs="Consolas"/>
          <w:color w:val="A4B1CD"/>
          <w:sz w:val="21"/>
          <w:szCs w:val="21"/>
        </w:rPr>
        <w:t xml:space="preserve">    </w:t>
      </w:r>
      <w:r w:rsidRPr="57A4945E">
        <w:rPr>
          <w:rFonts w:ascii="Consolas" w:hAnsi="Consolas" w:eastAsia="Consolas" w:cs="Consolas"/>
          <w:i/>
          <w:iCs/>
          <w:color w:val="D7E4FF"/>
          <w:sz w:val="21"/>
          <w:szCs w:val="21"/>
        </w:rPr>
        <w:t># Pepper noise</w:t>
      </w:r>
    </w:p>
    <w:p w:rsidR="6F784F7B" w:rsidP="57A4945E" w:rsidRDefault="6F784F7B" w14:paraId="21A9F085" w14:textId="39DBC307">
      <w:pPr>
        <w:shd w:val="clear" w:color="auto" w:fill="141D2B"/>
        <w:spacing w:after="0" w:line="285" w:lineRule="auto"/>
      </w:pPr>
    </w:p>
    <w:p w:rsidR="6F784F7B" w:rsidP="57A4945E" w:rsidRDefault="57A4945E" w14:paraId="31030561" w14:textId="7E65C93F">
      <w:pPr>
        <w:shd w:val="clear" w:color="auto" w:fill="141D2B"/>
        <w:spacing w:after="0" w:line="285" w:lineRule="auto"/>
      </w:pPr>
      <w:r w:rsidRPr="57A4945E">
        <w:rPr>
          <w:rFonts w:ascii="Consolas" w:hAnsi="Consolas" w:eastAsia="Consolas" w:cs="Consolas"/>
          <w:i/>
          <w:iCs/>
          <w:color w:val="D7E4FF"/>
          <w:sz w:val="21"/>
          <w:szCs w:val="21"/>
        </w:rPr>
        <w:t># Menampilkan hasil median filter dengan berbagai ukuran disk</w:t>
      </w:r>
    </w:p>
    <w:p w:rsidR="6F784F7B" w:rsidP="57A4945E" w:rsidRDefault="57A4945E" w14:paraId="274F8E01" w14:textId="1E17A919">
      <w:pPr>
        <w:shd w:val="clear" w:color="auto" w:fill="141D2B"/>
        <w:spacing w:after="0" w:line="285" w:lineRule="auto"/>
      </w:pPr>
      <w:r w:rsidRPr="57A4945E">
        <w:rPr>
          <w:rFonts w:ascii="Consolas" w:hAnsi="Consolas" w:eastAsia="Consolas" w:cs="Consolas"/>
          <w:color w:val="A4B1CD"/>
          <w:sz w:val="21"/>
          <w:szCs w:val="21"/>
        </w:rPr>
        <w:t>fig</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axes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subplots</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2</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2</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figsize</w:t>
      </w:r>
      <w:r w:rsidRPr="57A4945E">
        <w:rPr>
          <w:rFonts w:ascii="Consolas" w:hAnsi="Consolas" w:eastAsia="Consolas" w:cs="Consolas"/>
          <w:color w:val="FF8484"/>
          <w:sz w:val="21"/>
          <w:szCs w:val="21"/>
        </w:rPr>
        <w: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10</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10</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sharex</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True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sharey</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True</w:t>
      </w:r>
      <w:r w:rsidRPr="57A4945E">
        <w:rPr>
          <w:rFonts w:ascii="Consolas" w:hAnsi="Consolas" w:eastAsia="Consolas" w:cs="Consolas"/>
          <w:color w:val="5CECC6"/>
          <w:sz w:val="21"/>
          <w:szCs w:val="21"/>
        </w:rPr>
        <w:t>)</w:t>
      </w:r>
    </w:p>
    <w:p w:rsidR="6F784F7B" w:rsidP="57A4945E" w:rsidRDefault="57A4945E" w14:paraId="003AD325" w14:textId="673EDCA5">
      <w:pPr>
        <w:shd w:val="clear" w:color="auto" w:fill="141D2B"/>
        <w:spacing w:after="0" w:line="285" w:lineRule="auto"/>
      </w:pPr>
      <w:r w:rsidRPr="57A4945E">
        <w:rPr>
          <w:rFonts w:ascii="Consolas" w:hAnsi="Consolas" w:eastAsia="Consolas" w:cs="Consolas"/>
          <w:color w:val="A4B1CD"/>
          <w:sz w:val="21"/>
          <w:szCs w:val="21"/>
        </w:rPr>
        <w:t>axes1</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axes2</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axes3</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axes4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axes</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ravel</w:t>
      </w:r>
      <w:r w:rsidRPr="57A4945E">
        <w:rPr>
          <w:rFonts w:ascii="Consolas" w:hAnsi="Consolas" w:eastAsia="Consolas" w:cs="Consolas"/>
          <w:color w:val="5CECC6"/>
          <w:sz w:val="21"/>
          <w:szCs w:val="21"/>
        </w:rPr>
        <w:t>()</w:t>
      </w:r>
    </w:p>
    <w:p w:rsidR="6F784F7B" w:rsidP="57A4945E" w:rsidRDefault="57A4945E" w14:paraId="3E4790FE" w14:textId="29EFBE50">
      <w:pPr>
        <w:shd w:val="clear" w:color="auto" w:fill="141D2B"/>
        <w:spacing w:after="0" w:line="285" w:lineRule="auto"/>
      </w:pPr>
      <w:r w:rsidRPr="57A4945E">
        <w:rPr>
          <w:rFonts w:ascii="Consolas" w:hAnsi="Consolas" w:eastAsia="Consolas" w:cs="Consolas"/>
          <w:color w:val="FFCC5C"/>
          <w:sz w:val="21"/>
          <w:szCs w:val="21"/>
        </w:rPr>
        <w:t>plot_gray_image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axes1</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noisy_image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Noisy image</w:t>
      </w:r>
      <w:r w:rsidRPr="57A4945E">
        <w:rPr>
          <w:rFonts w:ascii="Consolas" w:hAnsi="Consolas" w:eastAsia="Consolas" w:cs="Consolas"/>
          <w:color w:val="5CECC6"/>
          <w:sz w:val="21"/>
          <w:szCs w:val="21"/>
        </w:rPr>
        <w:t>')</w:t>
      </w:r>
    </w:p>
    <w:p w:rsidR="6F784F7B" w:rsidP="57A4945E" w:rsidRDefault="57A4945E" w14:paraId="47ECCB2C" w14:textId="29BF557F">
      <w:pPr>
        <w:shd w:val="clear" w:color="auto" w:fill="141D2B"/>
        <w:spacing w:after="0" w:line="285" w:lineRule="auto"/>
      </w:pPr>
      <w:r w:rsidRPr="57A4945E">
        <w:rPr>
          <w:rFonts w:ascii="Consolas" w:hAnsi="Consolas" w:eastAsia="Consolas" w:cs="Consolas"/>
          <w:color w:val="FFCC5C"/>
          <w:sz w:val="21"/>
          <w:szCs w:val="21"/>
        </w:rPr>
        <w:t>plot_gray_image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axes2</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median</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noisy_image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disk</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1</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Median $r=1$</w:t>
      </w:r>
      <w:r w:rsidRPr="57A4945E">
        <w:rPr>
          <w:rFonts w:ascii="Consolas" w:hAnsi="Consolas" w:eastAsia="Consolas" w:cs="Consolas"/>
          <w:color w:val="5CECC6"/>
          <w:sz w:val="21"/>
          <w:szCs w:val="21"/>
        </w:rPr>
        <w:t>')</w:t>
      </w:r>
    </w:p>
    <w:p w:rsidR="6F784F7B" w:rsidP="57A4945E" w:rsidRDefault="57A4945E" w14:paraId="6C2E12C8" w14:textId="5B9D96BA">
      <w:pPr>
        <w:shd w:val="clear" w:color="auto" w:fill="141D2B"/>
        <w:spacing w:after="0" w:line="285" w:lineRule="auto"/>
      </w:pPr>
      <w:r w:rsidRPr="57A4945E">
        <w:rPr>
          <w:rFonts w:ascii="Consolas" w:hAnsi="Consolas" w:eastAsia="Consolas" w:cs="Consolas"/>
          <w:color w:val="FFCC5C"/>
          <w:sz w:val="21"/>
          <w:szCs w:val="21"/>
        </w:rPr>
        <w:t>plot_gray_image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axes3</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median</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noisy_image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disk</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5</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Median $r=5$</w:t>
      </w:r>
      <w:r w:rsidRPr="57A4945E">
        <w:rPr>
          <w:rFonts w:ascii="Consolas" w:hAnsi="Consolas" w:eastAsia="Consolas" w:cs="Consolas"/>
          <w:color w:val="5CECC6"/>
          <w:sz w:val="21"/>
          <w:szCs w:val="21"/>
        </w:rPr>
        <w:t>')</w:t>
      </w:r>
    </w:p>
    <w:p w:rsidR="6F784F7B" w:rsidP="57A4945E" w:rsidRDefault="57A4945E" w14:paraId="25CBB9E4" w14:textId="0FC03245">
      <w:pPr>
        <w:shd w:val="clear" w:color="auto" w:fill="141D2B"/>
        <w:spacing w:after="0" w:line="285" w:lineRule="auto"/>
      </w:pPr>
      <w:r w:rsidRPr="57A4945E">
        <w:rPr>
          <w:rFonts w:ascii="Consolas" w:hAnsi="Consolas" w:eastAsia="Consolas" w:cs="Consolas"/>
          <w:color w:val="FFCC5C"/>
          <w:sz w:val="21"/>
          <w:szCs w:val="21"/>
        </w:rPr>
        <w:t>plot_gray_image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axes4</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median</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noisy_image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disk</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20</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Median $r=20$</w:t>
      </w:r>
      <w:r w:rsidRPr="57A4945E">
        <w:rPr>
          <w:rFonts w:ascii="Consolas" w:hAnsi="Consolas" w:eastAsia="Consolas" w:cs="Consolas"/>
          <w:color w:val="5CECC6"/>
          <w:sz w:val="21"/>
          <w:szCs w:val="21"/>
        </w:rPr>
        <w:t>')</w:t>
      </w:r>
    </w:p>
    <w:p w:rsidR="6F784F7B" w:rsidP="57A4945E" w:rsidRDefault="57A4945E" w14:paraId="49C62855" w14:textId="4B05D945">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show</w:t>
      </w:r>
      <w:r w:rsidRPr="57A4945E">
        <w:rPr>
          <w:rFonts w:ascii="Consolas" w:hAnsi="Consolas" w:eastAsia="Consolas" w:cs="Consolas"/>
          <w:color w:val="5CECC6"/>
          <w:sz w:val="21"/>
          <w:szCs w:val="21"/>
        </w:rPr>
        <w:t>()</w:t>
      </w:r>
    </w:p>
    <w:p w:rsidR="6F784F7B" w:rsidP="57A4945E" w:rsidRDefault="6F784F7B" w14:paraId="1CEF9026" w14:textId="47747821">
      <w:pPr>
        <w:shd w:val="clear" w:color="auto" w:fill="141D2B"/>
        <w:spacing w:after="0" w:line="285" w:lineRule="auto"/>
      </w:pPr>
    </w:p>
    <w:p w:rsidR="6F784F7B" w:rsidP="57A4945E" w:rsidRDefault="57A4945E" w14:paraId="1A7C873A" w14:textId="6719C977">
      <w:pPr>
        <w:pStyle w:val="Heading3"/>
      </w:pPr>
      <w:bookmarkStart w:name="_Toc213102697" w:id="87"/>
      <w:r w:rsidRPr="57A4945E">
        <w:t>6.2.3. Computing the local entropy</w:t>
      </w:r>
      <w:bookmarkEnd w:id="87"/>
    </w:p>
    <w:p w:rsidR="6F784F7B" w:rsidP="57A4945E" w:rsidRDefault="57A4945E" w14:paraId="5C0B58C1" w14:textId="211A63C2">
      <w:pPr>
        <w:spacing w:before="240" w:after="240"/>
        <w:rPr>
          <w:rFonts w:ascii="Times New Roman" w:hAnsi="Times New Roman" w:eastAsia="Times New Roman" w:cs="Times New Roman"/>
        </w:rPr>
      </w:pPr>
      <w:r w:rsidRPr="57A4945E">
        <w:rPr>
          <w:rFonts w:ascii="Times New Roman" w:hAnsi="Times New Roman" w:eastAsia="Times New Roman" w:cs="Times New Roman"/>
        </w:rPr>
        <w:t xml:space="preserve">Entropy mengukur tingkat ketidakpastian atau kerandoman pada citra. Nilai entropy yang tinggi menunjukkan area dengan kompleksitas dan informasi tinggi. Fungsi </w:t>
      </w:r>
      <w:r w:rsidRPr="57A4945E">
        <w:rPr>
          <w:rFonts w:ascii="Consolas" w:hAnsi="Consolas" w:eastAsia="Consolas" w:cs="Consolas"/>
        </w:rPr>
        <w:t>skimage.filters.rank.entropy()</w:t>
      </w:r>
      <w:r w:rsidRPr="57A4945E">
        <w:rPr>
          <w:rFonts w:ascii="Times New Roman" w:hAnsi="Times New Roman" w:eastAsia="Times New Roman" w:cs="Times New Roman"/>
        </w:rPr>
        <w:t xml:space="preserve"> digunakan untuk menghitung entropy lokal berdasarkan histogram lokal pada elemen struktur (misalnya </w:t>
      </w:r>
      <w:r w:rsidRPr="57A4945E">
        <w:rPr>
          <w:rFonts w:ascii="Consolas" w:hAnsi="Consolas" w:eastAsia="Consolas" w:cs="Consolas"/>
        </w:rPr>
        <w:t>disk</w:t>
      </w:r>
      <w:r w:rsidRPr="57A4945E">
        <w:rPr>
          <w:rFonts w:ascii="Times New Roman" w:hAnsi="Times New Roman" w:eastAsia="Times New Roman" w:cs="Times New Roman"/>
        </w:rPr>
        <w:t>). Area dengan detail tinggi, seperti sarang burung, akan memiliki nilai entropy lebih tinggi dan tampak lebih terang.</w:t>
      </w:r>
    </w:p>
    <w:p w:rsidR="6F784F7B" w:rsidP="57A4945E" w:rsidRDefault="57A4945E" w14:paraId="14BAB096" w14:textId="68B585FC">
      <w:pPr>
        <w:rPr>
          <w:rFonts w:ascii="Times New Roman" w:hAnsi="Times New Roman" w:eastAsia="Times New Roman" w:cs="Times New Roman"/>
        </w:rPr>
      </w:pPr>
      <w:r w:rsidRPr="57A4945E">
        <w:rPr>
          <w:rFonts w:ascii="Times New Roman" w:hAnsi="Times New Roman" w:eastAsia="Times New Roman" w:cs="Times New Roman"/>
        </w:rPr>
        <w:t>Contoh Implementasi</w:t>
      </w:r>
    </w:p>
    <w:p w:rsidR="6F784F7B" w:rsidP="57A4945E" w:rsidRDefault="57A4945E" w14:paraId="03842DF9" w14:textId="5B5AC4E3">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skimage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morphology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disk</w:t>
      </w:r>
    </w:p>
    <w:p w:rsidR="6F784F7B" w:rsidP="57A4945E" w:rsidRDefault="57A4945E" w14:paraId="354AB0A5" w14:textId="4C0F3242">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skimage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filters</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rank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entropy</w:t>
      </w:r>
    </w:p>
    <w:p w:rsidR="6F784F7B" w:rsidP="57A4945E" w:rsidRDefault="57A4945E" w14:paraId="18855D0A" w14:textId="19A5A86A">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skimage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color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rgb2gray</w:t>
      </w:r>
    </w:p>
    <w:p w:rsidR="6F784F7B" w:rsidP="57A4945E" w:rsidRDefault="57A4945E" w14:paraId="0CFCA691" w14:textId="3CD22652">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skimage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io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imread</w:t>
      </w:r>
    </w:p>
    <w:p w:rsidR="6F784F7B" w:rsidP="57A4945E" w:rsidRDefault="57A4945E" w14:paraId="648185BF" w14:textId="14FA0ECA">
      <w:pPr>
        <w:shd w:val="clear" w:color="auto" w:fill="141D2B"/>
        <w:spacing w:after="0" w:line="285" w:lineRule="auto"/>
      </w:pP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matplotlib</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pylab </w:t>
      </w:r>
      <w:r w:rsidRPr="57A4945E">
        <w:rPr>
          <w:rFonts w:ascii="Consolas" w:hAnsi="Consolas" w:eastAsia="Consolas" w:cs="Consolas"/>
          <w:color w:val="CF8DFB"/>
          <w:sz w:val="21"/>
          <w:szCs w:val="21"/>
        </w:rPr>
        <w:t>as</w:t>
      </w:r>
      <w:r w:rsidRPr="57A4945E">
        <w:rPr>
          <w:rFonts w:ascii="Consolas" w:hAnsi="Consolas" w:eastAsia="Consolas" w:cs="Consolas"/>
          <w:color w:val="A4B1CD"/>
          <w:sz w:val="21"/>
          <w:szCs w:val="21"/>
        </w:rPr>
        <w:t xml:space="preserve"> pylab</w:t>
      </w:r>
    </w:p>
    <w:p w:rsidR="6F784F7B" w:rsidP="57A4945E" w:rsidRDefault="6F784F7B" w14:paraId="410558E4" w14:textId="59A8A718">
      <w:pPr>
        <w:shd w:val="clear" w:color="auto" w:fill="141D2B"/>
        <w:spacing w:after="0" w:line="285" w:lineRule="auto"/>
      </w:pPr>
    </w:p>
    <w:p w:rsidR="6F784F7B" w:rsidP="57A4945E" w:rsidRDefault="57A4945E" w14:paraId="263DE006" w14:textId="5A999029">
      <w:pPr>
        <w:shd w:val="clear" w:color="auto" w:fill="141D2B"/>
        <w:spacing w:after="0" w:line="285" w:lineRule="auto"/>
      </w:pPr>
      <w:r w:rsidRPr="57A4945E">
        <w:rPr>
          <w:rFonts w:ascii="Consolas" w:hAnsi="Consolas" w:eastAsia="Consolas" w:cs="Consolas"/>
          <w:i/>
          <w:iCs/>
          <w:color w:val="D7E4FF"/>
          <w:sz w:val="21"/>
          <w:szCs w:val="21"/>
        </w:rPr>
        <w:t># Membaca gambar dan konversi ke grayscale</w:t>
      </w:r>
    </w:p>
    <w:p w:rsidR="6F784F7B" w:rsidP="57A4945E" w:rsidRDefault="57A4945E" w14:paraId="40060A1F" w14:textId="51C0B434">
      <w:pPr>
        <w:shd w:val="clear" w:color="auto" w:fill="141D2B"/>
        <w:spacing w:after="0" w:line="285" w:lineRule="auto"/>
      </w:pPr>
      <w:r w:rsidRPr="57A4945E">
        <w:rPr>
          <w:rFonts w:ascii="Consolas" w:hAnsi="Consolas" w:eastAsia="Consolas" w:cs="Consolas"/>
          <w:color w:val="A4B1CD"/>
          <w:sz w:val="21"/>
          <w:szCs w:val="21"/>
        </w:rPr>
        <w:t xml:space="preserve">image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FFCC5C"/>
          <w:sz w:val="21"/>
          <w:szCs w:val="21"/>
        </w:rPr>
        <w:t>rgb2gray</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imread</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../images/birds.png</w:t>
      </w:r>
      <w:r w:rsidRPr="57A4945E">
        <w:rPr>
          <w:rFonts w:ascii="Consolas" w:hAnsi="Consolas" w:eastAsia="Consolas" w:cs="Consolas"/>
          <w:color w:val="5CECC6"/>
          <w:sz w:val="21"/>
          <w:szCs w:val="21"/>
        </w:rPr>
        <w:t>'))</w:t>
      </w:r>
    </w:p>
    <w:p w:rsidR="6F784F7B" w:rsidP="57A4945E" w:rsidRDefault="6F784F7B" w14:paraId="5FC9E61A" w14:textId="76C9FBF1">
      <w:pPr>
        <w:shd w:val="clear" w:color="auto" w:fill="141D2B"/>
        <w:spacing w:after="0" w:line="285" w:lineRule="auto"/>
      </w:pPr>
    </w:p>
    <w:p w:rsidR="6F784F7B" w:rsidP="57A4945E" w:rsidRDefault="57A4945E" w14:paraId="3C9EAF67" w14:textId="4C5F899D">
      <w:pPr>
        <w:shd w:val="clear" w:color="auto" w:fill="141D2B"/>
        <w:spacing w:after="0" w:line="285" w:lineRule="auto"/>
      </w:pPr>
      <w:r w:rsidRPr="57A4945E">
        <w:rPr>
          <w:rFonts w:ascii="Consolas" w:hAnsi="Consolas" w:eastAsia="Consolas" w:cs="Consolas"/>
          <w:i/>
          <w:iCs/>
          <w:color w:val="D7E4FF"/>
          <w:sz w:val="21"/>
          <w:szCs w:val="21"/>
        </w:rPr>
        <w:t># Menampilkan gambar asli dan hasil entropy</w:t>
      </w:r>
    </w:p>
    <w:p w:rsidR="6F784F7B" w:rsidP="57A4945E" w:rsidRDefault="57A4945E" w14:paraId="48DDE526" w14:textId="1B715398">
      <w:pPr>
        <w:shd w:val="clear" w:color="auto" w:fill="141D2B"/>
        <w:spacing w:after="0" w:line="285" w:lineRule="auto"/>
      </w:pPr>
      <w:r w:rsidRPr="57A4945E">
        <w:rPr>
          <w:rFonts w:ascii="Consolas" w:hAnsi="Consolas" w:eastAsia="Consolas" w:cs="Consolas"/>
          <w:color w:val="A4B1CD"/>
          <w:sz w:val="21"/>
          <w:szCs w:val="21"/>
        </w:rPr>
        <w:t>fig</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axes1</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axes2</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subplots</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1</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2</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figsize</w:t>
      </w:r>
      <w:r w:rsidRPr="57A4945E">
        <w:rPr>
          <w:rFonts w:ascii="Consolas" w:hAnsi="Consolas" w:eastAsia="Consolas" w:cs="Consolas"/>
          <w:color w:val="FF8484"/>
          <w:sz w:val="21"/>
          <w:szCs w:val="21"/>
        </w:rPr>
        <w: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18</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10</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sharex</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True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sharey</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True</w:t>
      </w:r>
      <w:r w:rsidRPr="57A4945E">
        <w:rPr>
          <w:rFonts w:ascii="Consolas" w:hAnsi="Consolas" w:eastAsia="Consolas" w:cs="Consolas"/>
          <w:color w:val="5CECC6"/>
          <w:sz w:val="21"/>
          <w:szCs w:val="21"/>
        </w:rPr>
        <w:t>)</w:t>
      </w:r>
    </w:p>
    <w:p w:rsidR="6F784F7B" w:rsidP="57A4945E" w:rsidRDefault="6F784F7B" w14:paraId="7C98705D" w14:textId="1BD93DF9">
      <w:pPr>
        <w:shd w:val="clear" w:color="auto" w:fill="141D2B"/>
        <w:spacing w:after="0" w:line="285" w:lineRule="auto"/>
      </w:pPr>
    </w:p>
    <w:p w:rsidR="6F784F7B" w:rsidP="57A4945E" w:rsidRDefault="57A4945E" w14:paraId="6F74AFCC" w14:textId="0F655B96">
      <w:pPr>
        <w:shd w:val="clear" w:color="auto" w:fill="141D2B"/>
        <w:spacing w:after="0" w:line="285" w:lineRule="auto"/>
      </w:pPr>
      <w:r w:rsidRPr="57A4945E">
        <w:rPr>
          <w:rFonts w:ascii="Consolas" w:hAnsi="Consolas" w:eastAsia="Consolas" w:cs="Consolas"/>
          <w:color w:val="A4B1CD"/>
          <w:sz w:val="21"/>
          <w:szCs w:val="21"/>
        </w:rPr>
        <w:t>fig</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colorbar</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axes1</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imshow</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cmap</w:t>
      </w:r>
      <w:r w:rsidRPr="57A4945E">
        <w:rPr>
          <w:rFonts w:ascii="Consolas" w:hAnsi="Consolas" w:eastAsia="Consolas" w:cs="Consolas"/>
          <w:color w:val="FF8484"/>
          <w:sz w:val="21"/>
          <w:szCs w:val="21"/>
        </w:rPr>
        <w:t>=</w:t>
      </w:r>
      <w:r w:rsidRPr="57A4945E">
        <w:rPr>
          <w:rFonts w:ascii="Consolas" w:hAnsi="Consolas" w:eastAsia="Consolas" w:cs="Consolas"/>
          <w:color w:val="FFCC5C"/>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cm</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gray</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ax</w:t>
      </w:r>
      <w:r w:rsidRPr="57A4945E">
        <w:rPr>
          <w:rFonts w:ascii="Consolas" w:hAnsi="Consolas" w:eastAsia="Consolas" w:cs="Consolas"/>
          <w:color w:val="FF8484"/>
          <w:sz w:val="21"/>
          <w:szCs w:val="21"/>
        </w:rPr>
        <w:t>=</w:t>
      </w:r>
      <w:r w:rsidRPr="57A4945E">
        <w:rPr>
          <w:rFonts w:ascii="Consolas" w:hAnsi="Consolas" w:eastAsia="Consolas" w:cs="Consolas"/>
          <w:color w:val="FFCC5C"/>
          <w:sz w:val="21"/>
          <w:szCs w:val="21"/>
        </w:rPr>
        <w:t>axes1</w:t>
      </w:r>
      <w:r w:rsidRPr="57A4945E">
        <w:rPr>
          <w:rFonts w:ascii="Consolas" w:hAnsi="Consolas" w:eastAsia="Consolas" w:cs="Consolas"/>
          <w:color w:val="5CECC6"/>
          <w:sz w:val="21"/>
          <w:szCs w:val="21"/>
        </w:rPr>
        <w:t>)</w:t>
      </w:r>
    </w:p>
    <w:p w:rsidR="6F784F7B" w:rsidP="57A4945E" w:rsidRDefault="57A4945E" w14:paraId="2B8E2703" w14:textId="1DF301B8">
      <w:pPr>
        <w:shd w:val="clear" w:color="auto" w:fill="141D2B"/>
        <w:spacing w:after="0" w:line="285" w:lineRule="auto"/>
      </w:pPr>
      <w:r w:rsidRPr="57A4945E">
        <w:rPr>
          <w:rFonts w:ascii="Consolas" w:hAnsi="Consolas" w:eastAsia="Consolas" w:cs="Consolas"/>
          <w:color w:val="A4B1CD"/>
          <w:sz w:val="21"/>
          <w:szCs w:val="21"/>
        </w:rPr>
        <w:t>axes1</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axis</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off</w:t>
      </w:r>
      <w:r w:rsidRPr="57A4945E">
        <w:rPr>
          <w:rFonts w:ascii="Consolas" w:hAnsi="Consolas" w:eastAsia="Consolas" w:cs="Consolas"/>
          <w:color w:val="5CECC6"/>
          <w:sz w:val="21"/>
          <w:szCs w:val="21"/>
        </w:rPr>
        <w:t>')</w:t>
      </w:r>
    </w:p>
    <w:p w:rsidR="6F784F7B" w:rsidP="57A4945E" w:rsidRDefault="57A4945E" w14:paraId="54105628" w14:textId="007E1BAF">
      <w:pPr>
        <w:shd w:val="clear" w:color="auto" w:fill="141D2B"/>
        <w:spacing w:after="0" w:line="285" w:lineRule="auto"/>
      </w:pPr>
      <w:r w:rsidRPr="57A4945E">
        <w:rPr>
          <w:rFonts w:ascii="Consolas" w:hAnsi="Consolas" w:eastAsia="Consolas" w:cs="Consolas"/>
          <w:color w:val="A4B1CD"/>
          <w:sz w:val="21"/>
          <w:szCs w:val="21"/>
        </w:rPr>
        <w:t>axes1</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set_title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size</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20</w:t>
      </w:r>
      <w:r w:rsidRPr="57A4945E">
        <w:rPr>
          <w:rFonts w:ascii="Consolas" w:hAnsi="Consolas" w:eastAsia="Consolas" w:cs="Consolas"/>
          <w:color w:val="5CECC6"/>
          <w:sz w:val="21"/>
          <w:szCs w:val="21"/>
        </w:rPr>
        <w:t>)</w:t>
      </w:r>
    </w:p>
    <w:p w:rsidR="6F784F7B" w:rsidP="57A4945E" w:rsidRDefault="57A4945E" w14:paraId="40F81DFD" w14:textId="73E06300">
      <w:pPr>
        <w:shd w:val="clear" w:color="auto" w:fill="141D2B"/>
        <w:spacing w:after="0" w:line="285" w:lineRule="auto"/>
      </w:pPr>
      <w:r w:rsidRPr="57A4945E">
        <w:rPr>
          <w:rFonts w:ascii="Consolas" w:hAnsi="Consolas" w:eastAsia="Consolas" w:cs="Consolas"/>
          <w:color w:val="A4B1CD"/>
          <w:sz w:val="21"/>
          <w:szCs w:val="21"/>
        </w:rPr>
        <w:t>axes1</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set_adjustable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box-forced</w:t>
      </w:r>
      <w:r w:rsidRPr="57A4945E">
        <w:rPr>
          <w:rFonts w:ascii="Consolas" w:hAnsi="Consolas" w:eastAsia="Consolas" w:cs="Consolas"/>
          <w:color w:val="5CECC6"/>
          <w:sz w:val="21"/>
          <w:szCs w:val="21"/>
        </w:rPr>
        <w:t>')</w:t>
      </w:r>
    </w:p>
    <w:p w:rsidR="6F784F7B" w:rsidP="57A4945E" w:rsidRDefault="6F784F7B" w14:paraId="622F34C9" w14:textId="30E2EB42">
      <w:pPr>
        <w:shd w:val="clear" w:color="auto" w:fill="141D2B"/>
        <w:spacing w:after="0" w:line="285" w:lineRule="auto"/>
      </w:pPr>
    </w:p>
    <w:p w:rsidR="6F784F7B" w:rsidP="57A4945E" w:rsidRDefault="57A4945E" w14:paraId="0158EDE5" w14:textId="776E2493">
      <w:pPr>
        <w:shd w:val="clear" w:color="auto" w:fill="141D2B"/>
        <w:spacing w:after="0" w:line="285" w:lineRule="auto"/>
      </w:pPr>
      <w:r w:rsidRPr="57A4945E">
        <w:rPr>
          <w:rFonts w:ascii="Consolas" w:hAnsi="Consolas" w:eastAsia="Consolas" w:cs="Consolas"/>
          <w:color w:val="A4B1CD"/>
          <w:sz w:val="21"/>
          <w:szCs w:val="21"/>
        </w:rPr>
        <w:t>fig</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colorbar</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axes2</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imshow</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entropy</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disk</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5</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cmap</w:t>
      </w:r>
      <w:r w:rsidRPr="57A4945E">
        <w:rPr>
          <w:rFonts w:ascii="Consolas" w:hAnsi="Consolas" w:eastAsia="Consolas" w:cs="Consolas"/>
          <w:color w:val="FF8484"/>
          <w:sz w:val="21"/>
          <w:szCs w:val="21"/>
        </w:rPr>
        <w:t>=</w:t>
      </w:r>
      <w:r w:rsidRPr="57A4945E">
        <w:rPr>
          <w:rFonts w:ascii="Consolas" w:hAnsi="Consolas" w:eastAsia="Consolas" w:cs="Consolas"/>
          <w:color w:val="FFCC5C"/>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cm</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inferno</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ax</w:t>
      </w:r>
      <w:r w:rsidRPr="57A4945E">
        <w:rPr>
          <w:rFonts w:ascii="Consolas" w:hAnsi="Consolas" w:eastAsia="Consolas" w:cs="Consolas"/>
          <w:color w:val="FF8484"/>
          <w:sz w:val="21"/>
          <w:szCs w:val="21"/>
        </w:rPr>
        <w:t>=</w:t>
      </w:r>
      <w:r w:rsidRPr="57A4945E">
        <w:rPr>
          <w:rFonts w:ascii="Consolas" w:hAnsi="Consolas" w:eastAsia="Consolas" w:cs="Consolas"/>
          <w:color w:val="FFCC5C"/>
          <w:sz w:val="21"/>
          <w:szCs w:val="21"/>
        </w:rPr>
        <w:t>axes2</w:t>
      </w:r>
      <w:r w:rsidRPr="57A4945E">
        <w:rPr>
          <w:rFonts w:ascii="Consolas" w:hAnsi="Consolas" w:eastAsia="Consolas" w:cs="Consolas"/>
          <w:color w:val="5CECC6"/>
          <w:sz w:val="21"/>
          <w:szCs w:val="21"/>
        </w:rPr>
        <w:t>)</w:t>
      </w:r>
    </w:p>
    <w:p w:rsidR="6F784F7B" w:rsidP="57A4945E" w:rsidRDefault="57A4945E" w14:paraId="355EA7DA" w14:textId="23084878">
      <w:pPr>
        <w:shd w:val="clear" w:color="auto" w:fill="141D2B"/>
        <w:spacing w:after="0" w:line="285" w:lineRule="auto"/>
      </w:pPr>
      <w:r w:rsidRPr="57A4945E">
        <w:rPr>
          <w:rFonts w:ascii="Consolas" w:hAnsi="Consolas" w:eastAsia="Consolas" w:cs="Consolas"/>
          <w:color w:val="A4B1CD"/>
          <w:sz w:val="21"/>
          <w:szCs w:val="21"/>
        </w:rPr>
        <w:t>axes2</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axis</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off</w:t>
      </w:r>
      <w:r w:rsidRPr="57A4945E">
        <w:rPr>
          <w:rFonts w:ascii="Consolas" w:hAnsi="Consolas" w:eastAsia="Consolas" w:cs="Consolas"/>
          <w:color w:val="5CECC6"/>
          <w:sz w:val="21"/>
          <w:szCs w:val="21"/>
        </w:rPr>
        <w:t>')</w:t>
      </w:r>
    </w:p>
    <w:p w:rsidR="6F784F7B" w:rsidP="57A4945E" w:rsidRDefault="57A4945E" w14:paraId="41941329" w14:textId="56E4F070">
      <w:pPr>
        <w:shd w:val="clear" w:color="auto" w:fill="141D2B"/>
        <w:spacing w:after="0" w:line="285" w:lineRule="auto"/>
      </w:pPr>
      <w:r w:rsidRPr="57A4945E">
        <w:rPr>
          <w:rFonts w:ascii="Consolas" w:hAnsi="Consolas" w:eastAsia="Consolas" w:cs="Consolas"/>
          <w:color w:val="A4B1CD"/>
          <w:sz w:val="21"/>
          <w:szCs w:val="21"/>
        </w:rPr>
        <w:t>axes2</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set_title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Entropy</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size</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20</w:t>
      </w:r>
      <w:r w:rsidRPr="57A4945E">
        <w:rPr>
          <w:rFonts w:ascii="Consolas" w:hAnsi="Consolas" w:eastAsia="Consolas" w:cs="Consolas"/>
          <w:color w:val="5CECC6"/>
          <w:sz w:val="21"/>
          <w:szCs w:val="21"/>
        </w:rPr>
        <w:t>)</w:t>
      </w:r>
    </w:p>
    <w:p w:rsidR="6F784F7B" w:rsidP="57A4945E" w:rsidRDefault="57A4945E" w14:paraId="64430B1D" w14:textId="759D9A51">
      <w:pPr>
        <w:shd w:val="clear" w:color="auto" w:fill="141D2B"/>
        <w:spacing w:after="0" w:line="285" w:lineRule="auto"/>
      </w:pPr>
      <w:r w:rsidRPr="57A4945E">
        <w:rPr>
          <w:rFonts w:ascii="Consolas" w:hAnsi="Consolas" w:eastAsia="Consolas" w:cs="Consolas"/>
          <w:color w:val="A4B1CD"/>
          <w:sz w:val="21"/>
          <w:szCs w:val="21"/>
        </w:rPr>
        <w:t>axes2</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set_adjustable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box-forced</w:t>
      </w:r>
      <w:r w:rsidRPr="57A4945E">
        <w:rPr>
          <w:rFonts w:ascii="Consolas" w:hAnsi="Consolas" w:eastAsia="Consolas" w:cs="Consolas"/>
          <w:color w:val="5CECC6"/>
          <w:sz w:val="21"/>
          <w:szCs w:val="21"/>
        </w:rPr>
        <w:t>')</w:t>
      </w:r>
    </w:p>
    <w:p w:rsidR="6F784F7B" w:rsidP="57A4945E" w:rsidRDefault="6F784F7B" w14:paraId="6F43BC15" w14:textId="0C78842E">
      <w:pPr>
        <w:shd w:val="clear" w:color="auto" w:fill="141D2B"/>
        <w:spacing w:after="0" w:line="285" w:lineRule="auto"/>
      </w:pPr>
    </w:p>
    <w:p w:rsidR="6F784F7B" w:rsidP="57A4945E" w:rsidRDefault="57A4945E" w14:paraId="5F69B228" w14:textId="6464F71E">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show</w:t>
      </w:r>
      <w:r w:rsidRPr="57A4945E">
        <w:rPr>
          <w:rFonts w:ascii="Consolas" w:hAnsi="Consolas" w:eastAsia="Consolas" w:cs="Consolas"/>
          <w:color w:val="5CECC6"/>
          <w:sz w:val="21"/>
          <w:szCs w:val="21"/>
        </w:rPr>
        <w:t>()</w:t>
      </w:r>
    </w:p>
    <w:p w:rsidR="6F784F7B" w:rsidP="57A4945E" w:rsidRDefault="6F784F7B" w14:paraId="33196040" w14:textId="36C4E0C2">
      <w:pPr>
        <w:rPr>
          <w:rFonts w:ascii="Times New Roman" w:hAnsi="Times New Roman" w:eastAsia="Times New Roman" w:cs="Times New Roman"/>
        </w:rPr>
      </w:pPr>
    </w:p>
    <w:p w:rsidR="6F784F7B" w:rsidP="57A4945E" w:rsidRDefault="1A4086B0" w14:paraId="185B96C0" w14:textId="483E3A87">
      <w:pPr>
        <w:pStyle w:val="Heading2"/>
      </w:pPr>
      <w:bookmarkStart w:name="_Toc213102698" w:id="88"/>
      <w:r w:rsidRPr="1A4086B0">
        <w:rPr>
          <w:rFonts w:ascii="Times New Roman" w:hAnsi="Times New Roman" w:eastAsia="Times New Roman" w:cs="Times New Roman"/>
          <w:b/>
          <w:bCs/>
          <w:color w:val="auto"/>
          <w:sz w:val="24"/>
          <w:szCs w:val="24"/>
        </w:rPr>
        <w:t>6</w:t>
      </w:r>
      <w:r w:rsidRPr="62C5EC9B" w:rsidR="62C5EC9B">
        <w:rPr>
          <w:rFonts w:ascii="Times New Roman" w:hAnsi="Times New Roman" w:eastAsia="Times New Roman" w:cs="Times New Roman"/>
          <w:b/>
          <w:bCs/>
          <w:color w:val="auto"/>
          <w:sz w:val="24"/>
          <w:szCs w:val="24"/>
        </w:rPr>
        <w:t>. 3.</w:t>
      </w:r>
      <w:r w:rsidRPr="1A4086B0">
        <w:rPr>
          <w:rFonts w:ascii="Times New Roman" w:hAnsi="Times New Roman" w:eastAsia="Times New Roman" w:cs="Times New Roman"/>
          <w:b/>
          <w:bCs/>
          <w:color w:val="auto"/>
          <w:sz w:val="24"/>
          <w:szCs w:val="24"/>
        </w:rPr>
        <w:t xml:space="preserve"> </w:t>
      </w:r>
      <w:r w:rsidRPr="7E6A1B1F" w:rsidR="7E6A1B1F">
        <w:rPr>
          <w:rFonts w:ascii="Times New Roman" w:hAnsi="Times New Roman" w:eastAsia="Times New Roman" w:cs="Times New Roman"/>
          <w:b/>
          <w:bCs/>
          <w:color w:val="auto"/>
          <w:sz w:val="24"/>
          <w:szCs w:val="24"/>
        </w:rPr>
        <w:t>The SciPy ndimage.morphology module</w:t>
      </w:r>
      <w:bookmarkEnd w:id="88"/>
    </w:p>
    <w:p w:rsidR="6F784F7B" w:rsidP="57A4945E" w:rsidRDefault="57A4945E" w14:paraId="46EBF8EE" w14:textId="2A1B772E">
      <w:pPr>
        <w:rPr>
          <w:rFonts w:ascii="Times New Roman" w:hAnsi="Times New Roman" w:eastAsia="Times New Roman" w:cs="Times New Roman"/>
        </w:rPr>
      </w:pPr>
      <w:r w:rsidRPr="57A4945E">
        <w:rPr>
          <w:rFonts w:ascii="Times New Roman" w:hAnsi="Times New Roman" w:eastAsia="Times New Roman" w:cs="Times New Roman"/>
        </w:rPr>
        <w:t xml:space="preserve">Modul scipy.ndimage.morphology menyediakan berbagai fungsi operasi morfologi yang dapat diterapkan pada citra biner maupun grayscale. Fungsi-fungsi ini memiliki tujuan yang sama seperti yang telah dibahas sebelumnya di </w:t>
      </w:r>
      <w:r w:rsidRPr="57A4945E">
        <w:rPr>
          <w:rFonts w:ascii="Times New Roman" w:hAnsi="Times New Roman" w:eastAsia="Times New Roman" w:cs="Times New Roman"/>
          <w:i/>
          <w:iCs/>
        </w:rPr>
        <w:t>scikit-image</w:t>
      </w:r>
      <w:r w:rsidRPr="57A4945E">
        <w:rPr>
          <w:rFonts w:ascii="Times New Roman" w:hAnsi="Times New Roman" w:eastAsia="Times New Roman" w:cs="Times New Roman"/>
        </w:rPr>
        <w:t>, seperti dilasi, erosi, open, close, dan lain-lain, yang berguna untuk mengolah bentuk serta struktur dalam citra.</w:t>
      </w:r>
      <w:r w:rsidR="6F784F7B">
        <w:br/>
      </w:r>
      <w:r w:rsidRPr="57A4945E">
        <w:rPr>
          <w:rFonts w:ascii="Times New Roman" w:hAnsi="Times New Roman" w:eastAsia="Times New Roman" w:cs="Times New Roman"/>
        </w:rPr>
        <w:t>Beberapa contoh penerapan fungsi-fungsi tersebut akan dijelaskan pada bagian berikutnya.</w:t>
      </w:r>
    </w:p>
    <w:p w:rsidR="6F784F7B" w:rsidP="57A4945E" w:rsidRDefault="57A4945E" w14:paraId="03AB2565" w14:textId="7F682582">
      <w:pPr>
        <w:pStyle w:val="Heading3"/>
      </w:pPr>
      <w:bookmarkStart w:name="_Toc213102699" w:id="89"/>
      <w:r w:rsidRPr="57A4945E">
        <w:t>6.3.1. Filling holes in binary objects</w:t>
      </w:r>
      <w:bookmarkEnd w:id="89"/>
    </w:p>
    <w:p w:rsidR="6F784F7B" w:rsidP="57A4945E" w:rsidRDefault="57A4945E" w14:paraId="10B8516A" w14:textId="69BA99FE">
      <w:pPr>
        <w:rPr>
          <w:rFonts w:ascii="Times New Roman" w:hAnsi="Times New Roman" w:eastAsia="Times New Roman" w:cs="Times New Roman"/>
        </w:rPr>
      </w:pPr>
      <w:r w:rsidRPr="57A4945E">
        <w:rPr>
          <w:rFonts w:ascii="Times New Roman" w:hAnsi="Times New Roman" w:eastAsia="Times New Roman" w:cs="Times New Roman"/>
        </w:rPr>
        <w:t xml:space="preserve">Fungsi </w:t>
      </w:r>
      <w:r w:rsidRPr="57A4945E">
        <w:rPr>
          <w:rFonts w:ascii="Consolas" w:hAnsi="Consolas" w:eastAsia="Consolas" w:cs="Consolas"/>
        </w:rPr>
        <w:t>binary_fill_holes()</w:t>
      </w:r>
      <w:r w:rsidRPr="57A4945E">
        <w:rPr>
          <w:rFonts w:ascii="Times New Roman" w:hAnsi="Times New Roman" w:eastAsia="Times New Roman" w:cs="Times New Roman"/>
        </w:rPr>
        <w:t xml:space="preserve"> digunakan untuk mengisi lubang (holes) di dalam objek biner pada citra. Semakin besar ukuran structuring element (elemen penataan) yang digunakan, semakin sedikit jumlah lubang yang berhasil diisi.</w:t>
      </w:r>
    </w:p>
    <w:p w:rsidR="6F784F7B" w:rsidP="57A4945E" w:rsidRDefault="57A4945E" w14:paraId="1D860740" w14:textId="7B964E51">
      <w:pPr>
        <w:rPr>
          <w:rFonts w:ascii="Times New Roman" w:hAnsi="Times New Roman" w:eastAsia="Times New Roman" w:cs="Times New Roman"/>
        </w:rPr>
      </w:pPr>
      <w:r w:rsidRPr="57A4945E">
        <w:rPr>
          <w:rFonts w:ascii="Times New Roman" w:hAnsi="Times New Roman" w:eastAsia="Times New Roman" w:cs="Times New Roman"/>
        </w:rPr>
        <w:t>Contoh Implementasi</w:t>
      </w:r>
    </w:p>
    <w:p w:rsidR="6F784F7B" w:rsidP="57A4945E" w:rsidRDefault="57A4945E" w14:paraId="430E76A6" w14:textId="7EDF50FD">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scipy</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ndimage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morphology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binary_fill_holes</w:t>
      </w:r>
    </w:p>
    <w:p w:rsidR="6F784F7B" w:rsidP="57A4945E" w:rsidRDefault="57A4945E" w14:paraId="63238139" w14:textId="37B567EE">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skimage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io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imread</w:t>
      </w:r>
    </w:p>
    <w:p w:rsidR="6F784F7B" w:rsidP="57A4945E" w:rsidRDefault="57A4945E" w14:paraId="43EF5E8A" w14:textId="62D2FADD">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skimage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color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rgb2gray</w:t>
      </w:r>
    </w:p>
    <w:p w:rsidR="6F784F7B" w:rsidP="57A4945E" w:rsidRDefault="57A4945E" w14:paraId="1AD4B157" w14:textId="3A068027">
      <w:pPr>
        <w:shd w:val="clear" w:color="auto" w:fill="141D2B"/>
        <w:spacing w:after="0" w:line="285" w:lineRule="auto"/>
      </w:pP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numpy </w:t>
      </w:r>
      <w:r w:rsidRPr="57A4945E">
        <w:rPr>
          <w:rFonts w:ascii="Consolas" w:hAnsi="Consolas" w:eastAsia="Consolas" w:cs="Consolas"/>
          <w:color w:val="CF8DFB"/>
          <w:sz w:val="21"/>
          <w:szCs w:val="21"/>
        </w:rPr>
        <w:t>as</w:t>
      </w:r>
      <w:r w:rsidRPr="57A4945E">
        <w:rPr>
          <w:rFonts w:ascii="Consolas" w:hAnsi="Consolas" w:eastAsia="Consolas" w:cs="Consolas"/>
          <w:color w:val="A4B1CD"/>
          <w:sz w:val="21"/>
          <w:szCs w:val="21"/>
        </w:rPr>
        <w:t xml:space="preserve"> np</w:t>
      </w:r>
    </w:p>
    <w:p w:rsidR="6F784F7B" w:rsidP="57A4945E" w:rsidRDefault="57A4945E" w14:paraId="7BD23A25" w14:textId="04DC2FF4">
      <w:pPr>
        <w:shd w:val="clear" w:color="auto" w:fill="141D2B"/>
        <w:spacing w:after="0" w:line="285" w:lineRule="auto"/>
      </w:pP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pylab</w:t>
      </w:r>
    </w:p>
    <w:p w:rsidR="6F784F7B" w:rsidP="57A4945E" w:rsidRDefault="6F784F7B" w14:paraId="00343F8F" w14:textId="37FDBD66">
      <w:pPr>
        <w:shd w:val="clear" w:color="auto" w:fill="141D2B"/>
        <w:spacing w:after="0" w:line="285" w:lineRule="auto"/>
      </w:pPr>
    </w:p>
    <w:p w:rsidR="6F784F7B" w:rsidP="57A4945E" w:rsidRDefault="57A4945E" w14:paraId="659396AD" w14:textId="061BB20F">
      <w:pPr>
        <w:shd w:val="clear" w:color="auto" w:fill="141D2B"/>
        <w:spacing w:after="0" w:line="285" w:lineRule="auto"/>
      </w:pPr>
      <w:r w:rsidRPr="57A4945E">
        <w:rPr>
          <w:rFonts w:ascii="Consolas" w:hAnsi="Consolas" w:eastAsia="Consolas" w:cs="Consolas"/>
          <w:color w:val="A4B1CD"/>
          <w:sz w:val="21"/>
          <w:szCs w:val="21"/>
        </w:rPr>
        <w:t xml:space="preserve">im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FFCC5C"/>
          <w:sz w:val="21"/>
          <w:szCs w:val="21"/>
        </w:rPr>
        <w:t>rgb2gray</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imread</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../images/text1.png</w:t>
      </w:r>
      <w:r w:rsidRPr="57A4945E">
        <w:rPr>
          <w:rFonts w:ascii="Consolas" w:hAnsi="Consolas" w:eastAsia="Consolas" w:cs="Consolas"/>
          <w:color w:val="5CECC6"/>
          <w:sz w:val="21"/>
          <w:szCs w:val="21"/>
        </w:rPr>
        <w:t>'))</w:t>
      </w:r>
    </w:p>
    <w:p w:rsidR="6F784F7B" w:rsidP="57A4945E" w:rsidRDefault="57A4945E" w14:paraId="49E3B8DF" w14:textId="6F31E8D3">
      <w:pPr>
        <w:shd w:val="clear" w:color="auto" w:fill="141D2B"/>
        <w:spacing w:after="0" w:line="285" w:lineRule="auto"/>
      </w:pPr>
      <w:r w:rsidRPr="57A4945E">
        <w:rPr>
          <w:rFonts w:ascii="Consolas" w:hAnsi="Consolas" w:eastAsia="Consolas" w:cs="Consolas"/>
          <w:color w:val="A4B1CD"/>
          <w:sz w:val="21"/>
          <w:szCs w:val="21"/>
        </w:rPr>
        <w:t>im</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im </w:t>
      </w:r>
      <w:r w:rsidRPr="57A4945E">
        <w:rPr>
          <w:rFonts w:ascii="Consolas" w:hAnsi="Consolas" w:eastAsia="Consolas" w:cs="Consolas"/>
          <w:color w:val="FF8484"/>
          <w:sz w:val="21"/>
          <w:szCs w:val="21"/>
        </w:rPr>
        <w:t>&lt;=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0.5</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0</w:t>
      </w:r>
    </w:p>
    <w:p w:rsidR="6F784F7B" w:rsidP="57A4945E" w:rsidRDefault="57A4945E" w14:paraId="6ADBC2EC" w14:textId="04D73F6C">
      <w:pPr>
        <w:shd w:val="clear" w:color="auto" w:fill="141D2B"/>
        <w:spacing w:after="0" w:line="285" w:lineRule="auto"/>
      </w:pPr>
      <w:r w:rsidRPr="57A4945E">
        <w:rPr>
          <w:rFonts w:ascii="Consolas" w:hAnsi="Consolas" w:eastAsia="Consolas" w:cs="Consolas"/>
          <w:color w:val="A4B1CD"/>
          <w:sz w:val="21"/>
          <w:szCs w:val="21"/>
        </w:rPr>
        <w:t>im</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im </w:t>
      </w:r>
      <w:r w:rsidRPr="57A4945E">
        <w:rPr>
          <w:rFonts w:ascii="Consolas" w:hAnsi="Consolas" w:eastAsia="Consolas" w:cs="Consolas"/>
          <w:color w:val="FF8484"/>
          <w:sz w:val="21"/>
          <w:szCs w:val="21"/>
        </w:rPr>
        <w:t>&gt;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0.5</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1</w:t>
      </w:r>
    </w:p>
    <w:p w:rsidR="6F784F7B" w:rsidP="57A4945E" w:rsidRDefault="6F784F7B" w14:paraId="7AA879AC" w14:textId="49442D6E">
      <w:pPr>
        <w:shd w:val="clear" w:color="auto" w:fill="141D2B"/>
        <w:spacing w:after="0" w:line="285" w:lineRule="auto"/>
      </w:pPr>
    </w:p>
    <w:p w:rsidR="6F784F7B" w:rsidP="57A4945E" w:rsidRDefault="57A4945E" w14:paraId="5E220336" w14:textId="170CE0FB">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figure</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figsize</w:t>
      </w:r>
      <w:r w:rsidRPr="57A4945E">
        <w:rPr>
          <w:rFonts w:ascii="Consolas" w:hAnsi="Consolas" w:eastAsia="Consolas" w:cs="Consolas"/>
          <w:color w:val="FF8484"/>
          <w:sz w:val="21"/>
          <w:szCs w:val="21"/>
        </w:rPr>
        <w: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20</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15</w:t>
      </w:r>
      <w:r w:rsidRPr="57A4945E">
        <w:rPr>
          <w:rFonts w:ascii="Consolas" w:hAnsi="Consolas" w:eastAsia="Consolas" w:cs="Consolas"/>
          <w:color w:val="5CECC6"/>
          <w:sz w:val="21"/>
          <w:szCs w:val="21"/>
        </w:rPr>
        <w:t>))</w:t>
      </w:r>
    </w:p>
    <w:p w:rsidR="6F784F7B" w:rsidP="57A4945E" w:rsidRDefault="57A4945E" w14:paraId="33F076CC" w14:textId="74A86360">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subplot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221</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imshow</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title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original</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size</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20</w:t>
      </w:r>
      <w:r w:rsidRPr="57A4945E">
        <w:rPr>
          <w:rFonts w:ascii="Consolas" w:hAnsi="Consolas" w:eastAsia="Consolas" w:cs="Consolas"/>
          <w:color w:val="5CECC6"/>
          <w:sz w:val="21"/>
          <w:szCs w:val="21"/>
        </w:rPr>
        <w:t>)</w:t>
      </w:r>
    </w:p>
    <w:p w:rsidR="6F784F7B" w:rsidP="57A4945E" w:rsidRDefault="57A4945E" w14:paraId="76E07E7C" w14:textId="4EB8684C">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axis</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off</w:t>
      </w:r>
      <w:r w:rsidRPr="57A4945E">
        <w:rPr>
          <w:rFonts w:ascii="Consolas" w:hAnsi="Consolas" w:eastAsia="Consolas" w:cs="Consolas"/>
          <w:color w:val="5CECC6"/>
          <w:sz w:val="21"/>
          <w:szCs w:val="21"/>
        </w:rPr>
        <w:t>')</w:t>
      </w:r>
    </w:p>
    <w:p w:rsidR="6F784F7B" w:rsidP="57A4945E" w:rsidRDefault="6F784F7B" w14:paraId="4D716A7F" w14:textId="6BDA87D0">
      <w:pPr>
        <w:shd w:val="clear" w:color="auto" w:fill="141D2B"/>
        <w:spacing w:after="0" w:line="285" w:lineRule="auto"/>
      </w:pPr>
    </w:p>
    <w:p w:rsidR="6F784F7B" w:rsidP="57A4945E" w:rsidRDefault="57A4945E" w14:paraId="349AEE3E" w14:textId="6590E941">
      <w:pPr>
        <w:shd w:val="clear" w:color="auto" w:fill="141D2B"/>
        <w:spacing w:after="0" w:line="285" w:lineRule="auto"/>
      </w:pPr>
      <w:r w:rsidRPr="57A4945E">
        <w:rPr>
          <w:rFonts w:ascii="Consolas" w:hAnsi="Consolas" w:eastAsia="Consolas" w:cs="Consolas"/>
          <w:color w:val="A4B1CD"/>
          <w:sz w:val="21"/>
          <w:szCs w:val="21"/>
        </w:rPr>
        <w:t xml:space="preserve">i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2</w:t>
      </w:r>
    </w:p>
    <w:p w:rsidR="6F784F7B" w:rsidP="57A4945E" w:rsidRDefault="57A4945E" w14:paraId="2B62FD73" w14:textId="0981955B">
      <w:pPr>
        <w:shd w:val="clear" w:color="auto" w:fill="141D2B"/>
        <w:spacing w:after="0" w:line="285" w:lineRule="auto"/>
      </w:pPr>
      <w:r w:rsidRPr="57A4945E">
        <w:rPr>
          <w:rFonts w:ascii="Consolas" w:hAnsi="Consolas" w:eastAsia="Consolas" w:cs="Consolas"/>
          <w:color w:val="CF8DFB"/>
          <w:sz w:val="21"/>
          <w:szCs w:val="21"/>
        </w:rPr>
        <w:t>for</w:t>
      </w:r>
      <w:r w:rsidRPr="57A4945E">
        <w:rPr>
          <w:rFonts w:ascii="Consolas" w:hAnsi="Consolas" w:eastAsia="Consolas" w:cs="Consolas"/>
          <w:color w:val="A4B1CD"/>
          <w:sz w:val="21"/>
          <w:szCs w:val="21"/>
        </w:rPr>
        <w:t xml:space="preserve"> n </w:t>
      </w:r>
      <w:r w:rsidRPr="57A4945E">
        <w:rPr>
          <w:rFonts w:ascii="Consolas" w:hAnsi="Consolas" w:eastAsia="Consolas" w:cs="Consolas"/>
          <w:color w:val="CF8DFB"/>
          <w:sz w:val="21"/>
          <w:szCs w:val="21"/>
        </w:rPr>
        <w:t>in</w:t>
      </w:r>
      <w:r w:rsidRPr="57A4945E">
        <w:rPr>
          <w:rFonts w:ascii="Consolas" w:hAnsi="Consolas" w:eastAsia="Consolas" w:cs="Consolas"/>
          <w:color w:val="A4B1CD"/>
          <w:sz w:val="21"/>
          <w:szCs w:val="21"/>
        </w:rPr>
        <w:t xml:space="preserve"> </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3</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5</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7</w:t>
      </w:r>
      <w:r w:rsidRPr="57A4945E">
        <w:rPr>
          <w:rFonts w:ascii="Consolas" w:hAnsi="Consolas" w:eastAsia="Consolas" w:cs="Consolas"/>
          <w:color w:val="5CECC6"/>
          <w:sz w:val="21"/>
          <w:szCs w:val="21"/>
        </w:rPr>
        <w:t>]:</w:t>
      </w:r>
    </w:p>
    <w:p w:rsidR="6F784F7B" w:rsidP="57A4945E" w:rsidRDefault="57A4945E" w14:paraId="37316682" w14:textId="5DCB78E1">
      <w:pPr>
        <w:shd w:val="clear" w:color="auto" w:fill="141D2B"/>
        <w:spacing w:after="0" w:line="285" w:lineRule="auto"/>
      </w:pP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subplot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2</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2</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i</w:t>
      </w:r>
      <w:r w:rsidRPr="57A4945E">
        <w:rPr>
          <w:rFonts w:ascii="Consolas" w:hAnsi="Consolas" w:eastAsia="Consolas" w:cs="Consolas"/>
          <w:color w:val="5CECC6"/>
          <w:sz w:val="21"/>
          <w:szCs w:val="21"/>
        </w:rPr>
        <w:t>)</w:t>
      </w:r>
    </w:p>
    <w:p w:rsidR="6F784F7B" w:rsidP="57A4945E" w:rsidRDefault="57A4945E" w14:paraId="729FB992" w14:textId="7D8D2F25">
      <w:pPr>
        <w:shd w:val="clear" w:color="auto" w:fill="141D2B"/>
        <w:spacing w:after="0" w:line="285" w:lineRule="auto"/>
      </w:pPr>
      <w:r w:rsidRPr="57A4945E">
        <w:rPr>
          <w:rFonts w:ascii="Consolas" w:hAnsi="Consolas" w:eastAsia="Consolas" w:cs="Consolas"/>
          <w:color w:val="A4B1CD"/>
          <w:sz w:val="21"/>
          <w:szCs w:val="21"/>
        </w:rPr>
        <w:t xml:space="preserve">    im1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FFCC5C"/>
          <w:sz w:val="21"/>
          <w:szCs w:val="21"/>
        </w:rPr>
        <w:t>binary_fill_holes</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structure</w:t>
      </w:r>
      <w:r w:rsidRPr="57A4945E">
        <w:rPr>
          <w:rFonts w:ascii="Consolas" w:hAnsi="Consolas" w:eastAsia="Consolas" w:cs="Consolas"/>
          <w:color w:val="FF8484"/>
          <w:sz w:val="21"/>
          <w:szCs w:val="21"/>
        </w:rPr>
        <w:t>=</w:t>
      </w:r>
      <w:r w:rsidRPr="57A4945E">
        <w:rPr>
          <w:rFonts w:ascii="Consolas" w:hAnsi="Consolas" w:eastAsia="Consolas" w:cs="Consolas"/>
          <w:color w:val="FFCC5C"/>
          <w:sz w:val="21"/>
          <w:szCs w:val="21"/>
        </w:rPr>
        <w:t>np</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ones</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n</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n</w:t>
      </w:r>
      <w:r w:rsidRPr="57A4945E">
        <w:rPr>
          <w:rFonts w:ascii="Consolas" w:hAnsi="Consolas" w:eastAsia="Consolas" w:cs="Consolas"/>
          <w:color w:val="5CECC6"/>
          <w:sz w:val="21"/>
          <w:szCs w:val="21"/>
        </w:rPr>
        <w:t>)))</w:t>
      </w:r>
    </w:p>
    <w:p w:rsidR="6F784F7B" w:rsidP="57A4945E" w:rsidRDefault="57A4945E" w14:paraId="041ECABA" w14:textId="5304B394">
      <w:pPr>
        <w:shd w:val="clear" w:color="auto" w:fill="141D2B"/>
        <w:spacing w:after="0" w:line="285" w:lineRule="auto"/>
      </w:pP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imshow</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im1</w:t>
      </w:r>
      <w:r w:rsidRPr="57A4945E">
        <w:rPr>
          <w:rFonts w:ascii="Consolas" w:hAnsi="Consolas" w:eastAsia="Consolas" w:cs="Consolas"/>
          <w:color w:val="5CECC6"/>
          <w:sz w:val="21"/>
          <w:szCs w:val="21"/>
        </w:rPr>
        <w:t>)</w:t>
      </w:r>
    </w:p>
    <w:p w:rsidR="6F784F7B" w:rsidP="57A4945E" w:rsidRDefault="57A4945E" w14:paraId="46C0B65A" w14:textId="3AAA9EA4">
      <w:pPr>
        <w:shd w:val="clear" w:color="auto" w:fill="141D2B"/>
        <w:spacing w:after="0" w:line="285" w:lineRule="auto"/>
      </w:pP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title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 xml:space="preserve">binary_fill_holes with structure square side </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FF8484"/>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A4B1CD"/>
          <w:sz w:val="21"/>
          <w:szCs w:val="21"/>
        </w:rPr>
        <w:t>str</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n</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size</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20</w:t>
      </w:r>
      <w:r w:rsidRPr="57A4945E">
        <w:rPr>
          <w:rFonts w:ascii="Consolas" w:hAnsi="Consolas" w:eastAsia="Consolas" w:cs="Consolas"/>
          <w:color w:val="5CECC6"/>
          <w:sz w:val="21"/>
          <w:szCs w:val="21"/>
        </w:rPr>
        <w:t>)</w:t>
      </w:r>
    </w:p>
    <w:p w:rsidR="6F784F7B" w:rsidP="57A4945E" w:rsidRDefault="57A4945E" w14:paraId="34E6F80C" w14:textId="574C7D93">
      <w:pPr>
        <w:shd w:val="clear" w:color="auto" w:fill="141D2B"/>
        <w:spacing w:after="0" w:line="285" w:lineRule="auto"/>
      </w:pP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axis</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off</w:t>
      </w:r>
      <w:r w:rsidRPr="57A4945E">
        <w:rPr>
          <w:rFonts w:ascii="Consolas" w:hAnsi="Consolas" w:eastAsia="Consolas" w:cs="Consolas"/>
          <w:color w:val="5CECC6"/>
          <w:sz w:val="21"/>
          <w:szCs w:val="21"/>
        </w:rPr>
        <w:t>')</w:t>
      </w:r>
    </w:p>
    <w:p w:rsidR="6F784F7B" w:rsidP="57A4945E" w:rsidRDefault="57A4945E" w14:paraId="63C39EC8" w14:textId="5AD83772">
      <w:pPr>
        <w:shd w:val="clear" w:color="auto" w:fill="141D2B"/>
        <w:spacing w:after="0" w:line="285" w:lineRule="auto"/>
      </w:pPr>
      <w:r w:rsidRPr="57A4945E">
        <w:rPr>
          <w:rFonts w:ascii="Consolas" w:hAnsi="Consolas" w:eastAsia="Consolas" w:cs="Consolas"/>
          <w:color w:val="A4B1CD"/>
          <w:sz w:val="21"/>
          <w:szCs w:val="21"/>
        </w:rPr>
        <w:t xml:space="preserve">    i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1</w:t>
      </w:r>
    </w:p>
    <w:p w:rsidR="6F784F7B" w:rsidP="57A4945E" w:rsidRDefault="6F784F7B" w14:paraId="669EE8CC" w14:textId="17F79658">
      <w:pPr>
        <w:shd w:val="clear" w:color="auto" w:fill="141D2B"/>
        <w:spacing w:after="0" w:line="285" w:lineRule="auto"/>
      </w:pPr>
    </w:p>
    <w:p w:rsidR="6F784F7B" w:rsidP="57A4945E" w:rsidRDefault="57A4945E" w14:paraId="33F6D6F1" w14:textId="45C65D87">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show</w:t>
      </w:r>
      <w:r w:rsidRPr="57A4945E">
        <w:rPr>
          <w:rFonts w:ascii="Consolas" w:hAnsi="Consolas" w:eastAsia="Consolas" w:cs="Consolas"/>
          <w:color w:val="5CECC6"/>
          <w:sz w:val="21"/>
          <w:szCs w:val="21"/>
        </w:rPr>
        <w:t>()</w:t>
      </w:r>
    </w:p>
    <w:p w:rsidR="6F784F7B" w:rsidP="57A4945E" w:rsidRDefault="57A4945E" w14:paraId="3DC22A7D" w14:textId="1C056D55">
      <w:pPr>
        <w:pStyle w:val="Heading3"/>
      </w:pPr>
      <w:bookmarkStart w:name="_Toc213102700" w:id="90"/>
      <w:r w:rsidRPr="57A4945E">
        <w:t>6.3.2. Using opening and closing to remove noise</w:t>
      </w:r>
      <w:bookmarkEnd w:id="90"/>
    </w:p>
    <w:p w:rsidR="6F784F7B" w:rsidP="57A4945E" w:rsidRDefault="57A4945E" w14:paraId="12E4E911" w14:textId="7ED4DFA5">
      <w:pPr>
        <w:rPr>
          <w:rFonts w:ascii="Times New Roman" w:hAnsi="Times New Roman" w:eastAsia="Times New Roman" w:cs="Times New Roman"/>
        </w:rPr>
      </w:pPr>
      <w:r w:rsidRPr="57A4945E">
        <w:rPr>
          <w:rFonts w:ascii="Times New Roman" w:hAnsi="Times New Roman" w:eastAsia="Times New Roman" w:cs="Times New Roman"/>
        </w:rPr>
        <w:t>Hasil dari kode sebelumnya menunjukkan bagaimana operasi morfologi opening dan closing dapat menghilangkan noise tipe salt and pepper pada citra grayscale (misalnya gambar mandrill).</w:t>
      </w:r>
      <w:r w:rsidR="6F784F7B">
        <w:br/>
      </w:r>
      <w:r w:rsidRPr="57A4945E">
        <w:rPr>
          <w:rFonts w:ascii="Times New Roman" w:hAnsi="Times New Roman" w:eastAsia="Times New Roman" w:cs="Times New Roman"/>
        </w:rPr>
        <w:t>Opening menghapus noise putih (salt), sedangkan closing menghapus noise hitam (pepper) sehingga gambar menjadi lebih halus.</w:t>
      </w:r>
    </w:p>
    <w:p w:rsidR="6F784F7B" w:rsidP="57A4945E" w:rsidRDefault="57A4945E" w14:paraId="66E0D431" w14:textId="18CA2EA8">
      <w:pPr>
        <w:rPr>
          <w:rFonts w:ascii="Times New Roman" w:hAnsi="Times New Roman" w:eastAsia="Times New Roman" w:cs="Times New Roman"/>
        </w:rPr>
      </w:pPr>
      <w:r w:rsidRPr="57A4945E">
        <w:rPr>
          <w:rFonts w:ascii="Times New Roman" w:hAnsi="Times New Roman" w:eastAsia="Times New Roman" w:cs="Times New Roman"/>
        </w:rPr>
        <w:t>Contoh Implementasi</w:t>
      </w:r>
    </w:p>
    <w:p w:rsidR="6F784F7B" w:rsidP="57A4945E" w:rsidRDefault="57A4945E" w14:paraId="469DF600" w14:textId="3A5BA336">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skimage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morphology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opening</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closing</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disk</w:t>
      </w:r>
    </w:p>
    <w:p w:rsidR="6F784F7B" w:rsidP="57A4945E" w:rsidRDefault="57A4945E" w14:paraId="726DEE80" w14:textId="53C2A1CD">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skimage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io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imread</w:t>
      </w:r>
    </w:p>
    <w:p w:rsidR="6F784F7B" w:rsidP="57A4945E" w:rsidRDefault="57A4945E" w14:paraId="4AFF721A" w14:textId="7DA952D7">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skimage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color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rgb2gray</w:t>
      </w:r>
    </w:p>
    <w:p w:rsidR="6F784F7B" w:rsidP="57A4945E" w:rsidRDefault="57A4945E" w14:paraId="3A1FBC3A" w14:textId="7D293CE2">
      <w:pPr>
        <w:shd w:val="clear" w:color="auto" w:fill="141D2B"/>
        <w:spacing w:after="0" w:line="285" w:lineRule="auto"/>
      </w:pP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numpy </w:t>
      </w:r>
      <w:r w:rsidRPr="57A4945E">
        <w:rPr>
          <w:rFonts w:ascii="Consolas" w:hAnsi="Consolas" w:eastAsia="Consolas" w:cs="Consolas"/>
          <w:color w:val="CF8DFB"/>
          <w:sz w:val="21"/>
          <w:szCs w:val="21"/>
        </w:rPr>
        <w:t>as</w:t>
      </w:r>
      <w:r w:rsidRPr="57A4945E">
        <w:rPr>
          <w:rFonts w:ascii="Consolas" w:hAnsi="Consolas" w:eastAsia="Consolas" w:cs="Consolas"/>
          <w:color w:val="A4B1CD"/>
          <w:sz w:val="21"/>
          <w:szCs w:val="21"/>
        </w:rPr>
        <w:t xml:space="preserve"> np</w:t>
      </w:r>
    </w:p>
    <w:p w:rsidR="6F784F7B" w:rsidP="57A4945E" w:rsidRDefault="57A4945E" w14:paraId="29FB10D0" w14:textId="42DF4411">
      <w:pPr>
        <w:shd w:val="clear" w:color="auto" w:fill="141D2B"/>
        <w:spacing w:after="0" w:line="285" w:lineRule="auto"/>
      </w:pP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pylab</w:t>
      </w:r>
    </w:p>
    <w:p w:rsidR="6F784F7B" w:rsidP="57A4945E" w:rsidRDefault="6F784F7B" w14:paraId="72E11BD6" w14:textId="1F04895F">
      <w:pPr>
        <w:shd w:val="clear" w:color="auto" w:fill="141D2B"/>
        <w:spacing w:after="0" w:line="285" w:lineRule="auto"/>
      </w:pPr>
    </w:p>
    <w:p w:rsidR="6F784F7B" w:rsidP="57A4945E" w:rsidRDefault="57A4945E" w14:paraId="7F865985" w14:textId="76B01249">
      <w:pPr>
        <w:shd w:val="clear" w:color="auto" w:fill="141D2B"/>
        <w:spacing w:after="0" w:line="285" w:lineRule="auto"/>
      </w:pPr>
      <w:r w:rsidRPr="57A4945E">
        <w:rPr>
          <w:rFonts w:ascii="Consolas" w:hAnsi="Consolas" w:eastAsia="Consolas" w:cs="Consolas"/>
          <w:i/>
          <w:iCs/>
          <w:color w:val="D7E4FF"/>
          <w:sz w:val="21"/>
          <w:szCs w:val="21"/>
        </w:rPr>
        <w:t># Membaca dan menambahkan noise ke gambar</w:t>
      </w:r>
    </w:p>
    <w:p w:rsidR="6F784F7B" w:rsidP="57A4945E" w:rsidRDefault="57A4945E" w14:paraId="2D38054C" w14:textId="5140E06B">
      <w:pPr>
        <w:shd w:val="clear" w:color="auto" w:fill="141D2B"/>
        <w:spacing w:after="0" w:line="285" w:lineRule="auto"/>
      </w:pPr>
      <w:r w:rsidRPr="57A4945E">
        <w:rPr>
          <w:rFonts w:ascii="Consolas" w:hAnsi="Consolas" w:eastAsia="Consolas" w:cs="Consolas"/>
          <w:color w:val="A4B1CD"/>
          <w:sz w:val="21"/>
          <w:szCs w:val="21"/>
        </w:rPr>
        <w:t xml:space="preserve">im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FFCC5C"/>
          <w:sz w:val="21"/>
          <w:szCs w:val="21"/>
        </w:rPr>
        <w:t>rgb2gray</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imread</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../images/mandrill.jpg</w:t>
      </w:r>
      <w:r w:rsidRPr="57A4945E">
        <w:rPr>
          <w:rFonts w:ascii="Consolas" w:hAnsi="Consolas" w:eastAsia="Consolas" w:cs="Consolas"/>
          <w:color w:val="5CECC6"/>
          <w:sz w:val="21"/>
          <w:szCs w:val="21"/>
        </w:rPr>
        <w:t>'))</w:t>
      </w:r>
    </w:p>
    <w:p w:rsidR="6F784F7B" w:rsidP="57A4945E" w:rsidRDefault="57A4945E" w14:paraId="1865153D" w14:textId="18DE9147">
      <w:pPr>
        <w:shd w:val="clear" w:color="auto" w:fill="141D2B"/>
        <w:spacing w:after="0" w:line="285" w:lineRule="auto"/>
      </w:pPr>
      <w:r w:rsidRPr="57A4945E">
        <w:rPr>
          <w:rFonts w:ascii="Consolas" w:hAnsi="Consolas" w:eastAsia="Consolas" w:cs="Consolas"/>
          <w:color w:val="A4B1CD"/>
          <w:sz w:val="21"/>
          <w:szCs w:val="21"/>
        </w:rPr>
        <w:t xml:space="preserve">noisy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im</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copy</w:t>
      </w:r>
      <w:r w:rsidRPr="57A4945E">
        <w:rPr>
          <w:rFonts w:ascii="Consolas" w:hAnsi="Consolas" w:eastAsia="Consolas" w:cs="Consolas"/>
          <w:color w:val="5CECC6"/>
          <w:sz w:val="21"/>
          <w:szCs w:val="21"/>
        </w:rPr>
        <w:t>()</w:t>
      </w:r>
    </w:p>
    <w:p w:rsidR="6F784F7B" w:rsidP="57A4945E" w:rsidRDefault="57A4945E" w14:paraId="0222F44B" w14:textId="5B920915">
      <w:pPr>
        <w:shd w:val="clear" w:color="auto" w:fill="141D2B"/>
        <w:spacing w:after="0" w:line="285" w:lineRule="auto"/>
      </w:pPr>
      <w:r w:rsidRPr="57A4945E">
        <w:rPr>
          <w:rFonts w:ascii="Consolas" w:hAnsi="Consolas" w:eastAsia="Consolas" w:cs="Consolas"/>
          <w:color w:val="A4B1CD"/>
          <w:sz w:val="21"/>
          <w:szCs w:val="21"/>
        </w:rPr>
        <w:t xml:space="preserve">noise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np</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random</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random</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shape</w:t>
      </w:r>
      <w:r w:rsidRPr="57A4945E">
        <w:rPr>
          <w:rFonts w:ascii="Consolas" w:hAnsi="Consolas" w:eastAsia="Consolas" w:cs="Consolas"/>
          <w:color w:val="5CECC6"/>
          <w:sz w:val="21"/>
          <w:szCs w:val="21"/>
        </w:rPr>
        <w:t>)</w:t>
      </w:r>
    </w:p>
    <w:p w:rsidR="6F784F7B" w:rsidP="57A4945E" w:rsidRDefault="57A4945E" w14:paraId="2118263B" w14:textId="6A508822">
      <w:pPr>
        <w:shd w:val="clear" w:color="auto" w:fill="141D2B"/>
        <w:spacing w:after="0" w:line="285" w:lineRule="auto"/>
      </w:pPr>
      <w:r w:rsidRPr="57A4945E">
        <w:rPr>
          <w:rFonts w:ascii="Consolas" w:hAnsi="Consolas" w:eastAsia="Consolas" w:cs="Consolas"/>
          <w:color w:val="A4B1CD"/>
          <w:sz w:val="21"/>
          <w:szCs w:val="21"/>
        </w:rPr>
        <w:t>noisy</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noise </w:t>
      </w:r>
      <w:r w:rsidRPr="57A4945E">
        <w:rPr>
          <w:rFonts w:ascii="Consolas" w:hAnsi="Consolas" w:eastAsia="Consolas" w:cs="Consolas"/>
          <w:color w:val="FF8484"/>
          <w:sz w:val="21"/>
          <w:szCs w:val="21"/>
        </w:rPr>
        <w:t>&gt;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0.9</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1</w:t>
      </w:r>
      <w:r w:rsidRPr="57A4945E">
        <w:rPr>
          <w:rFonts w:ascii="Consolas" w:hAnsi="Consolas" w:eastAsia="Consolas" w:cs="Consolas"/>
          <w:color w:val="A4B1CD"/>
          <w:sz w:val="21"/>
          <w:szCs w:val="21"/>
        </w:rPr>
        <w:t xml:space="preserve">  </w:t>
      </w:r>
      <w:r w:rsidRPr="57A4945E">
        <w:rPr>
          <w:rFonts w:ascii="Consolas" w:hAnsi="Consolas" w:eastAsia="Consolas" w:cs="Consolas"/>
          <w:i/>
          <w:iCs/>
          <w:color w:val="D7E4FF"/>
          <w:sz w:val="21"/>
          <w:szCs w:val="21"/>
        </w:rPr>
        <w:t># salt noise</w:t>
      </w:r>
    </w:p>
    <w:p w:rsidR="6F784F7B" w:rsidP="57A4945E" w:rsidRDefault="57A4945E" w14:paraId="7D1A8363" w14:textId="04FD353F">
      <w:pPr>
        <w:shd w:val="clear" w:color="auto" w:fill="141D2B"/>
        <w:spacing w:after="0" w:line="285" w:lineRule="auto"/>
      </w:pPr>
      <w:r w:rsidRPr="57A4945E">
        <w:rPr>
          <w:rFonts w:ascii="Consolas" w:hAnsi="Consolas" w:eastAsia="Consolas" w:cs="Consolas"/>
          <w:color w:val="A4B1CD"/>
          <w:sz w:val="21"/>
          <w:szCs w:val="21"/>
        </w:rPr>
        <w:t>noisy</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noise </w:t>
      </w:r>
      <w:r w:rsidRPr="57A4945E">
        <w:rPr>
          <w:rFonts w:ascii="Consolas" w:hAnsi="Consolas" w:eastAsia="Consolas" w:cs="Consolas"/>
          <w:color w:val="FF8484"/>
          <w:sz w:val="21"/>
          <w:szCs w:val="21"/>
        </w:rPr>
        <w:t>&lt;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0.1</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0</w:t>
      </w:r>
      <w:r w:rsidRPr="57A4945E">
        <w:rPr>
          <w:rFonts w:ascii="Consolas" w:hAnsi="Consolas" w:eastAsia="Consolas" w:cs="Consolas"/>
          <w:color w:val="A4B1CD"/>
          <w:sz w:val="21"/>
          <w:szCs w:val="21"/>
        </w:rPr>
        <w:t xml:space="preserve">  </w:t>
      </w:r>
      <w:r w:rsidRPr="57A4945E">
        <w:rPr>
          <w:rFonts w:ascii="Consolas" w:hAnsi="Consolas" w:eastAsia="Consolas" w:cs="Consolas"/>
          <w:i/>
          <w:iCs/>
          <w:color w:val="D7E4FF"/>
          <w:sz w:val="21"/>
          <w:szCs w:val="21"/>
        </w:rPr>
        <w:t># pepper noise</w:t>
      </w:r>
    </w:p>
    <w:p w:rsidR="6F784F7B" w:rsidP="57A4945E" w:rsidRDefault="6F784F7B" w14:paraId="08221536" w14:textId="11A1063B">
      <w:pPr>
        <w:shd w:val="clear" w:color="auto" w:fill="141D2B"/>
        <w:spacing w:after="0" w:line="285" w:lineRule="auto"/>
      </w:pPr>
    </w:p>
    <w:p w:rsidR="6F784F7B" w:rsidP="57A4945E" w:rsidRDefault="57A4945E" w14:paraId="7FED193F" w14:textId="38C97B13">
      <w:pPr>
        <w:shd w:val="clear" w:color="auto" w:fill="141D2B"/>
        <w:spacing w:after="0" w:line="285" w:lineRule="auto"/>
      </w:pPr>
      <w:r w:rsidRPr="57A4945E">
        <w:rPr>
          <w:rFonts w:ascii="Consolas" w:hAnsi="Consolas" w:eastAsia="Consolas" w:cs="Consolas"/>
          <w:i/>
          <w:iCs/>
          <w:color w:val="D7E4FF"/>
          <w:sz w:val="21"/>
          <w:szCs w:val="21"/>
        </w:rPr>
        <w:t># Menerapkan operasi opening dan closing</w:t>
      </w:r>
    </w:p>
    <w:p w:rsidR="6F784F7B" w:rsidP="57A4945E" w:rsidRDefault="57A4945E" w14:paraId="553B6C3D" w14:textId="3796CA01">
      <w:pPr>
        <w:shd w:val="clear" w:color="auto" w:fill="141D2B"/>
        <w:spacing w:after="0" w:line="285" w:lineRule="auto"/>
      </w:pPr>
      <w:r w:rsidRPr="57A4945E">
        <w:rPr>
          <w:rFonts w:ascii="Consolas" w:hAnsi="Consolas" w:eastAsia="Consolas" w:cs="Consolas"/>
          <w:color w:val="A4B1CD"/>
          <w:sz w:val="21"/>
          <w:szCs w:val="21"/>
        </w:rPr>
        <w:t xml:space="preserve">opened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FFCC5C"/>
          <w:sz w:val="21"/>
          <w:szCs w:val="21"/>
        </w:rPr>
        <w:t>opening</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noisy</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disk</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3</w:t>
      </w:r>
      <w:r w:rsidRPr="57A4945E">
        <w:rPr>
          <w:rFonts w:ascii="Consolas" w:hAnsi="Consolas" w:eastAsia="Consolas" w:cs="Consolas"/>
          <w:color w:val="5CECC6"/>
          <w:sz w:val="21"/>
          <w:szCs w:val="21"/>
        </w:rPr>
        <w:t>))</w:t>
      </w:r>
    </w:p>
    <w:p w:rsidR="6F784F7B" w:rsidP="57A4945E" w:rsidRDefault="57A4945E" w14:paraId="3B042859" w14:textId="258F3415">
      <w:pPr>
        <w:shd w:val="clear" w:color="auto" w:fill="141D2B"/>
        <w:spacing w:after="0" w:line="285" w:lineRule="auto"/>
      </w:pPr>
      <w:r w:rsidRPr="57A4945E">
        <w:rPr>
          <w:rFonts w:ascii="Consolas" w:hAnsi="Consolas" w:eastAsia="Consolas" w:cs="Consolas"/>
          <w:color w:val="A4B1CD"/>
          <w:sz w:val="21"/>
          <w:szCs w:val="21"/>
        </w:rPr>
        <w:t xml:space="preserve">closed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FFCC5C"/>
          <w:sz w:val="21"/>
          <w:szCs w:val="21"/>
        </w:rPr>
        <w:t>closing</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noisy</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disk</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3</w:t>
      </w:r>
      <w:r w:rsidRPr="57A4945E">
        <w:rPr>
          <w:rFonts w:ascii="Consolas" w:hAnsi="Consolas" w:eastAsia="Consolas" w:cs="Consolas"/>
          <w:color w:val="5CECC6"/>
          <w:sz w:val="21"/>
          <w:szCs w:val="21"/>
        </w:rPr>
        <w:t>))</w:t>
      </w:r>
    </w:p>
    <w:p w:rsidR="6F784F7B" w:rsidP="57A4945E" w:rsidRDefault="6F784F7B" w14:paraId="2F8B5C65" w14:textId="6B3F4CC2">
      <w:pPr>
        <w:shd w:val="clear" w:color="auto" w:fill="141D2B"/>
        <w:spacing w:after="0" w:line="285" w:lineRule="auto"/>
      </w:pPr>
    </w:p>
    <w:p w:rsidR="6F784F7B" w:rsidP="57A4945E" w:rsidRDefault="57A4945E" w14:paraId="31FA1F73" w14:textId="30BFD0DC">
      <w:pPr>
        <w:shd w:val="clear" w:color="auto" w:fill="141D2B"/>
        <w:spacing w:after="0" w:line="285" w:lineRule="auto"/>
      </w:pPr>
      <w:r w:rsidRPr="57A4945E">
        <w:rPr>
          <w:rFonts w:ascii="Consolas" w:hAnsi="Consolas" w:eastAsia="Consolas" w:cs="Consolas"/>
          <w:i/>
          <w:iCs/>
          <w:color w:val="D7E4FF"/>
          <w:sz w:val="21"/>
          <w:szCs w:val="21"/>
        </w:rPr>
        <w:t># Menampilkan hasil</w:t>
      </w:r>
    </w:p>
    <w:p w:rsidR="6F784F7B" w:rsidP="57A4945E" w:rsidRDefault="57A4945E" w14:paraId="1988B1EE" w14:textId="66A46AEC">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figure</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figsize</w:t>
      </w:r>
      <w:r w:rsidRPr="57A4945E">
        <w:rPr>
          <w:rFonts w:ascii="Consolas" w:hAnsi="Consolas" w:eastAsia="Consolas" w:cs="Consolas"/>
          <w:color w:val="FF8484"/>
          <w:sz w:val="21"/>
          <w:szCs w:val="21"/>
        </w:rPr>
        <w: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18</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10</w:t>
      </w:r>
      <w:r w:rsidRPr="57A4945E">
        <w:rPr>
          <w:rFonts w:ascii="Consolas" w:hAnsi="Consolas" w:eastAsia="Consolas" w:cs="Consolas"/>
          <w:color w:val="5CECC6"/>
          <w:sz w:val="21"/>
          <w:szCs w:val="21"/>
        </w:rPr>
        <w:t>))</w:t>
      </w:r>
    </w:p>
    <w:p w:rsidR="6F784F7B" w:rsidP="57A4945E" w:rsidRDefault="57A4945E" w14:paraId="538E6248" w14:textId="2FE13B00">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subplot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131</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imshow</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noisy</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cmap</w:t>
      </w:r>
      <w:r w:rsidRPr="57A4945E">
        <w:rPr>
          <w:rFonts w:ascii="Consolas" w:hAnsi="Consolas" w:eastAsia="Consolas" w:cs="Consolas"/>
          <w:color w:val="FF8484"/>
          <w:sz w:val="21"/>
          <w:szCs w:val="21"/>
        </w:rPr>
        <w:t>=</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gray</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title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Noisy 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axis</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off</w:t>
      </w:r>
      <w:r w:rsidRPr="57A4945E">
        <w:rPr>
          <w:rFonts w:ascii="Consolas" w:hAnsi="Consolas" w:eastAsia="Consolas" w:cs="Consolas"/>
          <w:color w:val="5CECC6"/>
          <w:sz w:val="21"/>
          <w:szCs w:val="21"/>
        </w:rPr>
        <w:t>')</w:t>
      </w:r>
    </w:p>
    <w:p w:rsidR="6F784F7B" w:rsidP="57A4945E" w:rsidRDefault="57A4945E" w14:paraId="3DC335E6" w14:textId="195E67DD">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subplot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132</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imshow</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opened</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cmap</w:t>
      </w:r>
      <w:r w:rsidRPr="57A4945E">
        <w:rPr>
          <w:rFonts w:ascii="Consolas" w:hAnsi="Consolas" w:eastAsia="Consolas" w:cs="Consolas"/>
          <w:color w:val="FF8484"/>
          <w:sz w:val="21"/>
          <w:szCs w:val="21"/>
        </w:rPr>
        <w:t>=</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gray</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title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After Opening (Remove Salt)</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axis</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off</w:t>
      </w:r>
      <w:r w:rsidRPr="57A4945E">
        <w:rPr>
          <w:rFonts w:ascii="Consolas" w:hAnsi="Consolas" w:eastAsia="Consolas" w:cs="Consolas"/>
          <w:color w:val="5CECC6"/>
          <w:sz w:val="21"/>
          <w:szCs w:val="21"/>
        </w:rPr>
        <w:t>')</w:t>
      </w:r>
    </w:p>
    <w:p w:rsidR="6F784F7B" w:rsidP="57A4945E" w:rsidRDefault="57A4945E" w14:paraId="63AE7F93" w14:textId="6DF8A667">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subplot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133</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imshow</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closed</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cmap</w:t>
      </w:r>
      <w:r w:rsidRPr="57A4945E">
        <w:rPr>
          <w:rFonts w:ascii="Consolas" w:hAnsi="Consolas" w:eastAsia="Consolas" w:cs="Consolas"/>
          <w:color w:val="FF8484"/>
          <w:sz w:val="21"/>
          <w:szCs w:val="21"/>
        </w:rPr>
        <w:t>=</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gray</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title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After Closing (Remove Pepper)</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axis</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off</w:t>
      </w:r>
      <w:r w:rsidRPr="57A4945E">
        <w:rPr>
          <w:rFonts w:ascii="Consolas" w:hAnsi="Consolas" w:eastAsia="Consolas" w:cs="Consolas"/>
          <w:color w:val="5CECC6"/>
          <w:sz w:val="21"/>
          <w:szCs w:val="21"/>
        </w:rPr>
        <w:t>')</w:t>
      </w:r>
    </w:p>
    <w:p w:rsidR="6F784F7B" w:rsidP="57A4945E" w:rsidRDefault="57A4945E" w14:paraId="11DDD122" w14:textId="4309D346">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show</w:t>
      </w:r>
      <w:r w:rsidRPr="57A4945E">
        <w:rPr>
          <w:rFonts w:ascii="Consolas" w:hAnsi="Consolas" w:eastAsia="Consolas" w:cs="Consolas"/>
          <w:color w:val="5CECC6"/>
          <w:sz w:val="21"/>
          <w:szCs w:val="21"/>
        </w:rPr>
        <w:t>()</w:t>
      </w:r>
    </w:p>
    <w:p w:rsidR="6F784F7B" w:rsidP="57A4945E" w:rsidRDefault="57A4945E" w14:paraId="598DCEDC" w14:textId="7AF4304A">
      <w:pPr>
        <w:pStyle w:val="Heading3"/>
      </w:pPr>
      <w:bookmarkStart w:name="_Toc213102701" w:id="91"/>
      <w:r w:rsidRPr="57A4945E">
        <w:t>6.3.3. Computing the morphological Baucher gradient</w:t>
      </w:r>
      <w:bookmarkEnd w:id="91"/>
    </w:p>
    <w:p w:rsidR="6F784F7B" w:rsidP="57A4945E" w:rsidRDefault="57A4945E" w14:paraId="2FD29051" w14:textId="51443BE2">
      <w:pPr>
        <w:rPr>
          <w:rFonts w:ascii="Times New Roman" w:hAnsi="Times New Roman" w:eastAsia="Times New Roman" w:cs="Times New Roman"/>
        </w:rPr>
      </w:pPr>
      <w:r w:rsidRPr="57A4945E">
        <w:rPr>
          <w:rFonts w:ascii="Times New Roman" w:hAnsi="Times New Roman" w:eastAsia="Times New Roman" w:cs="Times New Roman"/>
        </w:rPr>
        <w:t>Gradien morfologi Beucher dihitung sebagai selisih antara hasil dilasi dan erosi pada citra grayscale.</w:t>
      </w:r>
      <w:r w:rsidR="6F784F7B">
        <w:br/>
      </w:r>
      <w:r w:rsidRPr="57A4945E">
        <w:rPr>
          <w:rFonts w:ascii="Times New Roman" w:hAnsi="Times New Roman" w:eastAsia="Times New Roman" w:cs="Times New Roman"/>
        </w:rPr>
        <w:t>SciPy menyediakan fungsi morphological_gradient yang memberikan hasil identik dengan perhitungan manual Beucher gradient.</w:t>
      </w:r>
      <w:r w:rsidR="6F784F7B">
        <w:br/>
      </w:r>
      <w:r w:rsidRPr="57A4945E">
        <w:rPr>
          <w:rFonts w:ascii="Times New Roman" w:hAnsi="Times New Roman" w:eastAsia="Times New Roman" w:cs="Times New Roman"/>
        </w:rPr>
        <w:t>Hasilnya menunjukkan tepi atau batas kontras pada gambar (misalnya wajah Einstein).</w:t>
      </w:r>
    </w:p>
    <w:p w:rsidR="6F784F7B" w:rsidP="57A4945E" w:rsidRDefault="57A4945E" w14:paraId="3357FA76" w14:textId="7202E562">
      <w:pPr>
        <w:rPr>
          <w:rFonts w:ascii="Times New Roman" w:hAnsi="Times New Roman" w:eastAsia="Times New Roman" w:cs="Times New Roman"/>
        </w:rPr>
      </w:pPr>
      <w:r w:rsidRPr="57A4945E">
        <w:rPr>
          <w:rFonts w:ascii="Times New Roman" w:hAnsi="Times New Roman" w:eastAsia="Times New Roman" w:cs="Times New Roman"/>
        </w:rPr>
        <w:t>Contoh Implementasi</w:t>
      </w:r>
    </w:p>
    <w:p w:rsidR="6F784F7B" w:rsidP="57A4945E" w:rsidRDefault="57A4945E" w14:paraId="6F2F0C11" w14:textId="05FD4F0E">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scipy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ndimage</w:t>
      </w:r>
    </w:p>
    <w:p w:rsidR="6F784F7B" w:rsidP="57A4945E" w:rsidRDefault="57A4945E" w14:paraId="54E7B68B" w14:textId="70E8E93B">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skimage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io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imread</w:t>
      </w:r>
    </w:p>
    <w:p w:rsidR="6F784F7B" w:rsidP="57A4945E" w:rsidRDefault="57A4945E" w14:paraId="3BA21700" w14:textId="73AD62AE">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skimage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color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rgb2gray</w:t>
      </w:r>
    </w:p>
    <w:p w:rsidR="6F784F7B" w:rsidP="57A4945E" w:rsidRDefault="57A4945E" w14:paraId="22A09D79" w14:textId="2BDBCBAC">
      <w:pPr>
        <w:shd w:val="clear" w:color="auto" w:fill="141D2B"/>
        <w:spacing w:after="0" w:line="285" w:lineRule="auto"/>
      </w:pP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pylab</w:t>
      </w:r>
    </w:p>
    <w:p w:rsidR="6F784F7B" w:rsidP="57A4945E" w:rsidRDefault="6F784F7B" w14:paraId="5FA02D39" w14:textId="66BCBE25">
      <w:pPr>
        <w:shd w:val="clear" w:color="auto" w:fill="141D2B"/>
        <w:spacing w:after="0" w:line="285" w:lineRule="auto"/>
      </w:pPr>
    </w:p>
    <w:p w:rsidR="6F784F7B" w:rsidP="57A4945E" w:rsidRDefault="57A4945E" w14:paraId="386DF1F8" w14:textId="0AA6ABAB">
      <w:pPr>
        <w:shd w:val="clear" w:color="auto" w:fill="141D2B"/>
        <w:spacing w:after="0" w:line="285" w:lineRule="auto"/>
      </w:pPr>
      <w:r w:rsidRPr="57A4945E">
        <w:rPr>
          <w:rFonts w:ascii="Consolas" w:hAnsi="Consolas" w:eastAsia="Consolas" w:cs="Consolas"/>
          <w:i/>
          <w:iCs/>
          <w:color w:val="D7E4FF"/>
          <w:sz w:val="21"/>
          <w:szCs w:val="21"/>
        </w:rPr>
        <w:t># Membaca dan mengubah gambar menjadi grayscale</w:t>
      </w:r>
    </w:p>
    <w:p w:rsidR="6F784F7B" w:rsidP="57A4945E" w:rsidRDefault="57A4945E" w14:paraId="6F11F42A" w14:textId="2DDF830D">
      <w:pPr>
        <w:shd w:val="clear" w:color="auto" w:fill="141D2B"/>
        <w:spacing w:after="0" w:line="285" w:lineRule="auto"/>
      </w:pPr>
      <w:r w:rsidRPr="57A4945E">
        <w:rPr>
          <w:rFonts w:ascii="Consolas" w:hAnsi="Consolas" w:eastAsia="Consolas" w:cs="Consolas"/>
          <w:color w:val="A4B1CD"/>
          <w:sz w:val="21"/>
          <w:szCs w:val="21"/>
        </w:rPr>
        <w:t xml:space="preserve">im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FFCC5C"/>
          <w:sz w:val="21"/>
          <w:szCs w:val="21"/>
        </w:rPr>
        <w:t>rgb2gray</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imread</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../images/einstein.jpg</w:t>
      </w:r>
      <w:r w:rsidRPr="57A4945E">
        <w:rPr>
          <w:rFonts w:ascii="Consolas" w:hAnsi="Consolas" w:eastAsia="Consolas" w:cs="Consolas"/>
          <w:color w:val="5CECC6"/>
          <w:sz w:val="21"/>
          <w:szCs w:val="21"/>
        </w:rPr>
        <w:t>'))</w:t>
      </w:r>
    </w:p>
    <w:p w:rsidR="6F784F7B" w:rsidP="57A4945E" w:rsidRDefault="6F784F7B" w14:paraId="111B40FF" w14:textId="504FAEDE">
      <w:pPr>
        <w:shd w:val="clear" w:color="auto" w:fill="141D2B"/>
        <w:spacing w:after="0" w:line="285" w:lineRule="auto"/>
      </w:pPr>
    </w:p>
    <w:p w:rsidR="6F784F7B" w:rsidP="57A4945E" w:rsidRDefault="57A4945E" w14:paraId="082EDA23" w14:textId="16D1D385">
      <w:pPr>
        <w:shd w:val="clear" w:color="auto" w:fill="141D2B"/>
        <w:spacing w:after="0" w:line="285" w:lineRule="auto"/>
      </w:pPr>
      <w:r w:rsidRPr="57A4945E">
        <w:rPr>
          <w:rFonts w:ascii="Consolas" w:hAnsi="Consolas" w:eastAsia="Consolas" w:cs="Consolas"/>
          <w:i/>
          <w:iCs/>
          <w:color w:val="D7E4FF"/>
          <w:sz w:val="21"/>
          <w:szCs w:val="21"/>
        </w:rPr>
        <w:t># Dilasi dan erosi</w:t>
      </w:r>
    </w:p>
    <w:p w:rsidR="6F784F7B" w:rsidP="57A4945E" w:rsidRDefault="57A4945E" w14:paraId="73652BB5" w14:textId="7ECEC9E3">
      <w:pPr>
        <w:shd w:val="clear" w:color="auto" w:fill="141D2B"/>
        <w:spacing w:after="0" w:line="285" w:lineRule="auto"/>
      </w:pPr>
      <w:r w:rsidRPr="57A4945E">
        <w:rPr>
          <w:rFonts w:ascii="Consolas" w:hAnsi="Consolas" w:eastAsia="Consolas" w:cs="Consolas"/>
          <w:color w:val="A4B1CD"/>
          <w:sz w:val="21"/>
          <w:szCs w:val="21"/>
        </w:rPr>
        <w:t xml:space="preserve">im_d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ndimage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grey_dilation</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size</w:t>
      </w:r>
      <w:r w:rsidRPr="57A4945E">
        <w:rPr>
          <w:rFonts w:ascii="Consolas" w:hAnsi="Consolas" w:eastAsia="Consolas" w:cs="Consolas"/>
          <w:color w:val="FF8484"/>
          <w:sz w:val="21"/>
          <w:szCs w:val="21"/>
        </w:rPr>
        <w: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3</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3</w:t>
      </w:r>
      <w:r w:rsidRPr="57A4945E">
        <w:rPr>
          <w:rFonts w:ascii="Consolas" w:hAnsi="Consolas" w:eastAsia="Consolas" w:cs="Consolas"/>
          <w:color w:val="5CECC6"/>
          <w:sz w:val="21"/>
          <w:szCs w:val="21"/>
        </w:rPr>
        <w:t>))</w:t>
      </w:r>
    </w:p>
    <w:p w:rsidR="6F784F7B" w:rsidP="57A4945E" w:rsidRDefault="57A4945E" w14:paraId="401235DD" w14:textId="74BC7693">
      <w:pPr>
        <w:shd w:val="clear" w:color="auto" w:fill="141D2B"/>
        <w:spacing w:after="0" w:line="285" w:lineRule="auto"/>
      </w:pPr>
      <w:r w:rsidRPr="57A4945E">
        <w:rPr>
          <w:rFonts w:ascii="Consolas" w:hAnsi="Consolas" w:eastAsia="Consolas" w:cs="Consolas"/>
          <w:color w:val="A4B1CD"/>
          <w:sz w:val="21"/>
          <w:szCs w:val="21"/>
        </w:rPr>
        <w:t xml:space="preserve">im_e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ndimage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grey_erosion</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size</w:t>
      </w:r>
      <w:r w:rsidRPr="57A4945E">
        <w:rPr>
          <w:rFonts w:ascii="Consolas" w:hAnsi="Consolas" w:eastAsia="Consolas" w:cs="Consolas"/>
          <w:color w:val="FF8484"/>
          <w:sz w:val="21"/>
          <w:szCs w:val="21"/>
        </w:rPr>
        <w: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3</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3</w:t>
      </w:r>
      <w:r w:rsidRPr="57A4945E">
        <w:rPr>
          <w:rFonts w:ascii="Consolas" w:hAnsi="Consolas" w:eastAsia="Consolas" w:cs="Consolas"/>
          <w:color w:val="5CECC6"/>
          <w:sz w:val="21"/>
          <w:szCs w:val="21"/>
        </w:rPr>
        <w:t>))</w:t>
      </w:r>
    </w:p>
    <w:p w:rsidR="6F784F7B" w:rsidP="57A4945E" w:rsidRDefault="6F784F7B" w14:paraId="39B1A06B" w14:textId="0BAA2D8E">
      <w:pPr>
        <w:shd w:val="clear" w:color="auto" w:fill="141D2B"/>
        <w:spacing w:after="0" w:line="285" w:lineRule="auto"/>
      </w:pPr>
    </w:p>
    <w:p w:rsidR="6F784F7B" w:rsidP="57A4945E" w:rsidRDefault="57A4945E" w14:paraId="1480C9A8" w14:textId="791E7305">
      <w:pPr>
        <w:shd w:val="clear" w:color="auto" w:fill="141D2B"/>
        <w:spacing w:after="0" w:line="285" w:lineRule="auto"/>
      </w:pPr>
      <w:r w:rsidRPr="57A4945E">
        <w:rPr>
          <w:rFonts w:ascii="Consolas" w:hAnsi="Consolas" w:eastAsia="Consolas" w:cs="Consolas"/>
          <w:i/>
          <w:iCs/>
          <w:color w:val="D7E4FF"/>
          <w:sz w:val="21"/>
          <w:szCs w:val="21"/>
        </w:rPr>
        <w:t># Beucher Gradient (manual)</w:t>
      </w:r>
    </w:p>
    <w:p w:rsidR="6F784F7B" w:rsidP="57A4945E" w:rsidRDefault="57A4945E" w14:paraId="0D27559D" w14:textId="00621932">
      <w:pPr>
        <w:shd w:val="clear" w:color="auto" w:fill="141D2B"/>
        <w:spacing w:after="0" w:line="285" w:lineRule="auto"/>
      </w:pPr>
      <w:r w:rsidRPr="57A4945E">
        <w:rPr>
          <w:rFonts w:ascii="Consolas" w:hAnsi="Consolas" w:eastAsia="Consolas" w:cs="Consolas"/>
          <w:color w:val="A4B1CD"/>
          <w:sz w:val="21"/>
          <w:szCs w:val="21"/>
        </w:rPr>
        <w:t xml:space="preserve">im_bg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im_d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im_e</w:t>
      </w:r>
    </w:p>
    <w:p w:rsidR="6F784F7B" w:rsidP="57A4945E" w:rsidRDefault="6F784F7B" w14:paraId="1E3CB424" w14:textId="68EA8FED">
      <w:pPr>
        <w:shd w:val="clear" w:color="auto" w:fill="141D2B"/>
        <w:spacing w:after="0" w:line="285" w:lineRule="auto"/>
      </w:pPr>
    </w:p>
    <w:p w:rsidR="6F784F7B" w:rsidP="57A4945E" w:rsidRDefault="57A4945E" w14:paraId="78EA12F3" w14:textId="3036CCA4">
      <w:pPr>
        <w:shd w:val="clear" w:color="auto" w:fill="141D2B"/>
        <w:spacing w:after="0" w:line="285" w:lineRule="auto"/>
      </w:pPr>
      <w:r w:rsidRPr="57A4945E">
        <w:rPr>
          <w:rFonts w:ascii="Consolas" w:hAnsi="Consolas" w:eastAsia="Consolas" w:cs="Consolas"/>
          <w:i/>
          <w:iCs/>
          <w:color w:val="D7E4FF"/>
          <w:sz w:val="21"/>
          <w:szCs w:val="21"/>
        </w:rPr>
        <w:t># Morphological gradient (dari SciPy)</w:t>
      </w:r>
    </w:p>
    <w:p w:rsidR="6F784F7B" w:rsidP="57A4945E" w:rsidRDefault="57A4945E" w14:paraId="055D5053" w14:textId="6E0B3949">
      <w:pPr>
        <w:shd w:val="clear" w:color="auto" w:fill="141D2B"/>
        <w:spacing w:after="0" w:line="285" w:lineRule="auto"/>
      </w:pPr>
      <w:r w:rsidRPr="57A4945E">
        <w:rPr>
          <w:rFonts w:ascii="Consolas" w:hAnsi="Consolas" w:eastAsia="Consolas" w:cs="Consolas"/>
          <w:color w:val="A4B1CD"/>
          <w:sz w:val="21"/>
          <w:szCs w:val="21"/>
        </w:rPr>
        <w:t xml:space="preserve">im_g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ndimage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morphological_gradient</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size</w:t>
      </w:r>
      <w:r w:rsidRPr="57A4945E">
        <w:rPr>
          <w:rFonts w:ascii="Consolas" w:hAnsi="Consolas" w:eastAsia="Consolas" w:cs="Consolas"/>
          <w:color w:val="FF8484"/>
          <w:sz w:val="21"/>
          <w:szCs w:val="21"/>
        </w:rPr>
        <w: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3</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3</w:t>
      </w:r>
      <w:r w:rsidRPr="57A4945E">
        <w:rPr>
          <w:rFonts w:ascii="Consolas" w:hAnsi="Consolas" w:eastAsia="Consolas" w:cs="Consolas"/>
          <w:color w:val="5CECC6"/>
          <w:sz w:val="21"/>
          <w:szCs w:val="21"/>
        </w:rPr>
        <w:t>))</w:t>
      </w:r>
    </w:p>
    <w:p w:rsidR="6F784F7B" w:rsidP="57A4945E" w:rsidRDefault="6F784F7B" w14:paraId="3F5198D7" w14:textId="58393413">
      <w:pPr>
        <w:shd w:val="clear" w:color="auto" w:fill="141D2B"/>
        <w:spacing w:after="0" w:line="285" w:lineRule="auto"/>
      </w:pPr>
    </w:p>
    <w:p w:rsidR="6F784F7B" w:rsidP="57A4945E" w:rsidRDefault="57A4945E" w14:paraId="1A878FD2" w14:textId="2034893D">
      <w:pPr>
        <w:shd w:val="clear" w:color="auto" w:fill="141D2B"/>
        <w:spacing w:after="0" w:line="285" w:lineRule="auto"/>
      </w:pPr>
      <w:r w:rsidRPr="57A4945E">
        <w:rPr>
          <w:rFonts w:ascii="Consolas" w:hAnsi="Consolas" w:eastAsia="Consolas" w:cs="Consolas"/>
          <w:i/>
          <w:iCs/>
          <w:color w:val="D7E4FF"/>
          <w:sz w:val="21"/>
          <w:szCs w:val="21"/>
        </w:rPr>
        <w:t># Menampilkan hasil</w:t>
      </w:r>
    </w:p>
    <w:p w:rsidR="6F784F7B" w:rsidP="57A4945E" w:rsidRDefault="57A4945E" w14:paraId="21DC341C" w14:textId="7B371574">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gray</w:t>
      </w:r>
      <w:r w:rsidRPr="57A4945E">
        <w:rPr>
          <w:rFonts w:ascii="Consolas" w:hAnsi="Consolas" w:eastAsia="Consolas" w:cs="Consolas"/>
          <w:color w:val="5CECC6"/>
          <w:sz w:val="21"/>
          <w:szCs w:val="21"/>
        </w:rPr>
        <w:t>()</w:t>
      </w:r>
    </w:p>
    <w:p w:rsidR="6F784F7B" w:rsidP="57A4945E" w:rsidRDefault="57A4945E" w14:paraId="40DFB9E5" w14:textId="77C65C22">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figure</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figsize</w:t>
      </w:r>
      <w:r w:rsidRPr="57A4945E">
        <w:rPr>
          <w:rFonts w:ascii="Consolas" w:hAnsi="Consolas" w:eastAsia="Consolas" w:cs="Consolas"/>
          <w:color w:val="FF8484"/>
          <w:sz w:val="21"/>
          <w:szCs w:val="21"/>
        </w:rPr>
        <w: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20</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18</w:t>
      </w:r>
      <w:r w:rsidRPr="57A4945E">
        <w:rPr>
          <w:rFonts w:ascii="Consolas" w:hAnsi="Consolas" w:eastAsia="Consolas" w:cs="Consolas"/>
          <w:color w:val="5CECC6"/>
          <w:sz w:val="21"/>
          <w:szCs w:val="21"/>
        </w:rPr>
        <w:t>))</w:t>
      </w:r>
    </w:p>
    <w:p w:rsidR="6F784F7B" w:rsidP="57A4945E" w:rsidRDefault="57A4945E" w14:paraId="5EA1DC1A" w14:textId="6DE3F486">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subplot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231</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imshow</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title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Original</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size</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20</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axis</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off</w:t>
      </w:r>
      <w:r w:rsidRPr="57A4945E">
        <w:rPr>
          <w:rFonts w:ascii="Consolas" w:hAnsi="Consolas" w:eastAsia="Consolas" w:cs="Consolas"/>
          <w:color w:val="5CECC6"/>
          <w:sz w:val="21"/>
          <w:szCs w:val="21"/>
        </w:rPr>
        <w:t>')</w:t>
      </w:r>
    </w:p>
    <w:p w:rsidR="6F784F7B" w:rsidP="57A4945E" w:rsidRDefault="57A4945E" w14:paraId="7DA81D73" w14:textId="6CB633E6">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subplot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232</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imshow</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im_d</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title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Dilation</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size</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20</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axis</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off</w:t>
      </w:r>
      <w:r w:rsidRPr="57A4945E">
        <w:rPr>
          <w:rFonts w:ascii="Consolas" w:hAnsi="Consolas" w:eastAsia="Consolas" w:cs="Consolas"/>
          <w:color w:val="5CECC6"/>
          <w:sz w:val="21"/>
          <w:szCs w:val="21"/>
        </w:rPr>
        <w:t>')</w:t>
      </w:r>
    </w:p>
    <w:p w:rsidR="6F784F7B" w:rsidP="57A4945E" w:rsidRDefault="57A4945E" w14:paraId="2CDEEAED" w14:textId="1F419DAF">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subplot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233</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imshow</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im_e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title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Erosion</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size</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20</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axis</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off</w:t>
      </w:r>
      <w:r w:rsidRPr="57A4945E">
        <w:rPr>
          <w:rFonts w:ascii="Consolas" w:hAnsi="Consolas" w:eastAsia="Consolas" w:cs="Consolas"/>
          <w:color w:val="5CECC6"/>
          <w:sz w:val="21"/>
          <w:szCs w:val="21"/>
        </w:rPr>
        <w:t>')</w:t>
      </w:r>
    </w:p>
    <w:p w:rsidR="6F784F7B" w:rsidP="57A4945E" w:rsidRDefault="57A4945E" w14:paraId="055CAEE1" w14:textId="7E0AB38F">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subplot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234</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imshow</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im_bg</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title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Beucher Gradient (bg)</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size</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20</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axis</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off</w:t>
      </w:r>
      <w:r w:rsidRPr="57A4945E">
        <w:rPr>
          <w:rFonts w:ascii="Consolas" w:hAnsi="Consolas" w:eastAsia="Consolas" w:cs="Consolas"/>
          <w:color w:val="5CECC6"/>
          <w:sz w:val="21"/>
          <w:szCs w:val="21"/>
        </w:rPr>
        <w:t>')</w:t>
      </w:r>
    </w:p>
    <w:p w:rsidR="6F784F7B" w:rsidP="57A4945E" w:rsidRDefault="57A4945E" w14:paraId="3653E48E" w14:textId="62445F96">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subplot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235</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imshow</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im_g</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title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ndimage Gradient (g)</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size</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20</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axis</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off</w:t>
      </w:r>
      <w:r w:rsidRPr="57A4945E">
        <w:rPr>
          <w:rFonts w:ascii="Consolas" w:hAnsi="Consolas" w:eastAsia="Consolas" w:cs="Consolas"/>
          <w:color w:val="5CECC6"/>
          <w:sz w:val="21"/>
          <w:szCs w:val="21"/>
        </w:rPr>
        <w:t>')</w:t>
      </w:r>
    </w:p>
    <w:p w:rsidR="6F784F7B" w:rsidP="57A4945E" w:rsidRDefault="57A4945E" w14:paraId="5B4F58CC" w14:textId="4FE0B694">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subplot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236</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imshow</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im_bg </w:t>
      </w:r>
      <w:r w:rsidRPr="57A4945E">
        <w:rPr>
          <w:rFonts w:ascii="Consolas" w:hAnsi="Consolas" w:eastAsia="Consolas" w:cs="Consolas"/>
          <w:color w:val="FF8484"/>
          <w:sz w:val="21"/>
          <w:szCs w:val="21"/>
        </w:rPr>
        <w:t>-</w:t>
      </w:r>
      <w:r w:rsidRPr="57A4945E">
        <w:rPr>
          <w:rFonts w:ascii="Consolas" w:hAnsi="Consolas" w:eastAsia="Consolas" w:cs="Consolas"/>
          <w:color w:val="FFCC5C"/>
          <w:sz w:val="21"/>
          <w:szCs w:val="21"/>
        </w:rPr>
        <w:t xml:space="preserve"> im_g</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title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Diff Gradients (bg - g)</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size</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20</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axis</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off</w:t>
      </w:r>
      <w:r w:rsidRPr="57A4945E">
        <w:rPr>
          <w:rFonts w:ascii="Consolas" w:hAnsi="Consolas" w:eastAsia="Consolas" w:cs="Consolas"/>
          <w:color w:val="5CECC6"/>
          <w:sz w:val="21"/>
          <w:szCs w:val="21"/>
        </w:rPr>
        <w:t>')</w:t>
      </w:r>
    </w:p>
    <w:p w:rsidR="6F784F7B" w:rsidP="57A4945E" w:rsidRDefault="57A4945E" w14:paraId="2CEC17E4" w14:textId="6F9EEA62">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show</w:t>
      </w:r>
      <w:r w:rsidRPr="57A4945E">
        <w:rPr>
          <w:rFonts w:ascii="Consolas" w:hAnsi="Consolas" w:eastAsia="Consolas" w:cs="Consolas"/>
          <w:color w:val="5CECC6"/>
          <w:sz w:val="21"/>
          <w:szCs w:val="21"/>
        </w:rPr>
        <w:t>()</w:t>
      </w:r>
    </w:p>
    <w:p w:rsidR="6F784F7B" w:rsidP="57A4945E" w:rsidRDefault="57A4945E" w14:paraId="7D3289DE" w14:textId="309028CA">
      <w:pPr>
        <w:pStyle w:val="Heading3"/>
      </w:pPr>
      <w:bookmarkStart w:name="_Toc213102702" w:id="92"/>
      <w:r w:rsidRPr="57A4945E">
        <w:t>6.3.4. Computing the morphological Laplace</w:t>
      </w:r>
      <w:bookmarkEnd w:id="92"/>
    </w:p>
    <w:p w:rsidR="6F784F7B" w:rsidP="57A4945E" w:rsidRDefault="57A4945E" w14:paraId="5E7E2920" w14:textId="6938D5FF">
      <w:pPr>
        <w:rPr>
          <w:rFonts w:ascii="Times New Roman" w:hAnsi="Times New Roman" w:eastAsia="Times New Roman" w:cs="Times New Roman"/>
        </w:rPr>
      </w:pPr>
      <w:r w:rsidRPr="57A4945E">
        <w:rPr>
          <w:rFonts w:ascii="Times New Roman" w:hAnsi="Times New Roman" w:eastAsia="Times New Roman" w:cs="Times New Roman"/>
        </w:rPr>
        <w:t xml:space="preserve">Kode berikut menunjukkan cara menghitung morphological Laplace menggunakan fungsi </w:t>
      </w:r>
      <w:r w:rsidRPr="57A4945E">
        <w:rPr>
          <w:rFonts w:ascii="Consolas" w:hAnsi="Consolas" w:eastAsia="Consolas" w:cs="Consolas"/>
        </w:rPr>
        <w:t>ndimage.morphological_laplace()</w:t>
      </w:r>
      <w:r w:rsidRPr="57A4945E">
        <w:rPr>
          <w:rFonts w:ascii="Times New Roman" w:hAnsi="Times New Roman" w:eastAsia="Times New Roman" w:cs="Times New Roman"/>
        </w:rPr>
        <w:t xml:space="preserve"> pada citra biner Tagore, serta membandingkannya dengan morphological gradient.</w:t>
      </w:r>
      <w:r w:rsidR="6F784F7B">
        <w:br/>
      </w:r>
      <w:r w:rsidRPr="57A4945E">
        <w:rPr>
          <w:rFonts w:ascii="Times New Roman" w:hAnsi="Times New Roman" w:eastAsia="Times New Roman" w:cs="Times New Roman"/>
        </w:rPr>
        <w:t>Hasil menunjukkan bahwa structuring element kecil lebih baik untuk gradient, sedangkan structuring element besar lebih efektif untuk Laplace dalam mengekstraksi tepi.</w:t>
      </w:r>
    </w:p>
    <w:p w:rsidR="6F784F7B" w:rsidP="57A4945E" w:rsidRDefault="57A4945E" w14:paraId="47773B92" w14:textId="281A2EF2">
      <w:pPr>
        <w:rPr>
          <w:rFonts w:ascii="Times New Roman" w:hAnsi="Times New Roman" w:eastAsia="Times New Roman" w:cs="Times New Roman"/>
        </w:rPr>
      </w:pPr>
      <w:r w:rsidRPr="57A4945E">
        <w:rPr>
          <w:rFonts w:ascii="Times New Roman" w:hAnsi="Times New Roman" w:eastAsia="Times New Roman" w:cs="Times New Roman"/>
        </w:rPr>
        <w:t>Contoh Implementasi</w:t>
      </w:r>
    </w:p>
    <w:p w:rsidR="6F784F7B" w:rsidP="57A4945E" w:rsidRDefault="57A4945E" w14:paraId="38050155" w14:textId="037F8784">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scipy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ndimage</w:t>
      </w:r>
    </w:p>
    <w:p w:rsidR="6F784F7B" w:rsidP="57A4945E" w:rsidRDefault="57A4945E" w14:paraId="1F3E7027" w14:textId="31A5F40F">
      <w:pPr>
        <w:shd w:val="clear" w:color="auto" w:fill="141D2B"/>
        <w:spacing w:after="0" w:line="285" w:lineRule="auto"/>
      </w:pPr>
      <w:r w:rsidRPr="57A4945E">
        <w:rPr>
          <w:rFonts w:ascii="Consolas" w:hAnsi="Consolas" w:eastAsia="Consolas" w:cs="Consolas"/>
          <w:color w:val="CF8DFB"/>
          <w:sz w:val="21"/>
          <w:szCs w:val="21"/>
        </w:rPr>
        <w:t>from</w:t>
      </w:r>
      <w:r w:rsidRPr="57A4945E">
        <w:rPr>
          <w:rFonts w:ascii="Consolas" w:hAnsi="Consolas" w:eastAsia="Consolas" w:cs="Consolas"/>
          <w:color w:val="A4B1CD"/>
          <w:sz w:val="21"/>
          <w:szCs w:val="21"/>
        </w:rPr>
        <w:t xml:space="preserve"> skimage</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io </w:t>
      </w: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imread</w:t>
      </w:r>
    </w:p>
    <w:p w:rsidR="6F784F7B" w:rsidP="57A4945E" w:rsidRDefault="57A4945E" w14:paraId="5008FFB1" w14:textId="5D3B6FB1">
      <w:pPr>
        <w:shd w:val="clear" w:color="auto" w:fill="141D2B"/>
        <w:spacing w:after="0" w:line="285" w:lineRule="auto"/>
      </w:pPr>
      <w:r w:rsidRPr="57A4945E">
        <w:rPr>
          <w:rFonts w:ascii="Consolas" w:hAnsi="Consolas" w:eastAsia="Consolas" w:cs="Consolas"/>
          <w:color w:val="CF8DFB"/>
          <w:sz w:val="21"/>
          <w:szCs w:val="21"/>
        </w:rPr>
        <w:t>import</w:t>
      </w:r>
      <w:r w:rsidRPr="57A4945E">
        <w:rPr>
          <w:rFonts w:ascii="Consolas" w:hAnsi="Consolas" w:eastAsia="Consolas" w:cs="Consolas"/>
          <w:color w:val="A4B1CD"/>
          <w:sz w:val="21"/>
          <w:szCs w:val="21"/>
        </w:rPr>
        <w:t xml:space="preserve"> pylab</w:t>
      </w:r>
    </w:p>
    <w:p w:rsidR="6F784F7B" w:rsidP="57A4945E" w:rsidRDefault="6F784F7B" w14:paraId="1635E651" w14:textId="4B97E801">
      <w:pPr>
        <w:shd w:val="clear" w:color="auto" w:fill="141D2B"/>
        <w:spacing w:after="0" w:line="285" w:lineRule="auto"/>
      </w:pPr>
    </w:p>
    <w:p w:rsidR="6F784F7B" w:rsidP="57A4945E" w:rsidRDefault="57A4945E" w14:paraId="1814E711" w14:textId="5500F5F2">
      <w:pPr>
        <w:shd w:val="clear" w:color="auto" w:fill="141D2B"/>
        <w:spacing w:after="0" w:line="285" w:lineRule="auto"/>
      </w:pPr>
      <w:r w:rsidRPr="57A4945E">
        <w:rPr>
          <w:rFonts w:ascii="Consolas" w:hAnsi="Consolas" w:eastAsia="Consolas" w:cs="Consolas"/>
          <w:i/>
          <w:iCs/>
          <w:color w:val="D7E4FF"/>
          <w:sz w:val="21"/>
          <w:szCs w:val="21"/>
        </w:rPr>
        <w:t># Membaca gambar (mengambil channel alpha)</w:t>
      </w:r>
    </w:p>
    <w:p w:rsidR="6F784F7B" w:rsidP="57A4945E" w:rsidRDefault="57A4945E" w14:paraId="3FF6CC4A" w14:textId="18C6BCC6">
      <w:pPr>
        <w:shd w:val="clear" w:color="auto" w:fill="141D2B"/>
        <w:spacing w:after="0" w:line="285" w:lineRule="auto"/>
      </w:pPr>
      <w:r w:rsidRPr="57A4945E">
        <w:rPr>
          <w:rFonts w:ascii="Consolas" w:hAnsi="Consolas" w:eastAsia="Consolas" w:cs="Consolas"/>
          <w:color w:val="A4B1CD"/>
          <w:sz w:val="21"/>
          <w:szCs w:val="21"/>
        </w:rPr>
        <w:t xml:space="preserve">im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FFCC5C"/>
          <w:sz w:val="21"/>
          <w:szCs w:val="21"/>
        </w:rPr>
        <w:t>imread</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../images/tagore.png</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w:t>
      </w:r>
      <w:r w:rsidRPr="57A4945E">
        <w:rPr>
          <w:rFonts w:ascii="Consolas" w:hAnsi="Consolas" w:eastAsia="Consolas" w:cs="Consolas"/>
          <w:color w:val="5CB2FF"/>
          <w:sz w:val="21"/>
          <w:szCs w:val="21"/>
        </w:rPr>
        <w:t>3</w:t>
      </w:r>
      <w:r w:rsidRPr="57A4945E">
        <w:rPr>
          <w:rFonts w:ascii="Consolas" w:hAnsi="Consolas" w:eastAsia="Consolas" w:cs="Consolas"/>
          <w:color w:val="5CECC6"/>
          <w:sz w:val="21"/>
          <w:szCs w:val="21"/>
        </w:rPr>
        <w:t>]</w:t>
      </w:r>
    </w:p>
    <w:p w:rsidR="6F784F7B" w:rsidP="57A4945E" w:rsidRDefault="6F784F7B" w14:paraId="2E8F44F0" w14:textId="16337241">
      <w:pPr>
        <w:shd w:val="clear" w:color="auto" w:fill="141D2B"/>
        <w:spacing w:after="0" w:line="285" w:lineRule="auto"/>
      </w:pPr>
    </w:p>
    <w:p w:rsidR="6F784F7B" w:rsidP="57A4945E" w:rsidRDefault="57A4945E" w14:paraId="397FF17A" w14:textId="00DF186C">
      <w:pPr>
        <w:shd w:val="clear" w:color="auto" w:fill="141D2B"/>
        <w:spacing w:after="0" w:line="285" w:lineRule="auto"/>
      </w:pPr>
      <w:r w:rsidRPr="57A4945E">
        <w:rPr>
          <w:rFonts w:ascii="Consolas" w:hAnsi="Consolas" w:eastAsia="Consolas" w:cs="Consolas"/>
          <w:i/>
          <w:iCs/>
          <w:color w:val="D7E4FF"/>
          <w:sz w:val="21"/>
          <w:szCs w:val="21"/>
        </w:rPr>
        <w:t># Morphological gradient dan Laplace</w:t>
      </w:r>
    </w:p>
    <w:p w:rsidR="6F784F7B" w:rsidP="57A4945E" w:rsidRDefault="57A4945E" w14:paraId="13836243" w14:textId="28BC1A35">
      <w:pPr>
        <w:shd w:val="clear" w:color="auto" w:fill="141D2B"/>
        <w:spacing w:after="0" w:line="285" w:lineRule="auto"/>
      </w:pPr>
      <w:r w:rsidRPr="57A4945E">
        <w:rPr>
          <w:rFonts w:ascii="Consolas" w:hAnsi="Consolas" w:eastAsia="Consolas" w:cs="Consolas"/>
          <w:color w:val="A4B1CD"/>
          <w:sz w:val="21"/>
          <w:szCs w:val="21"/>
        </w:rPr>
        <w:t xml:space="preserve">im_g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ndimage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morphological_gradient</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size</w:t>
      </w:r>
      <w:r w:rsidRPr="57A4945E">
        <w:rPr>
          <w:rFonts w:ascii="Consolas" w:hAnsi="Consolas" w:eastAsia="Consolas" w:cs="Consolas"/>
          <w:color w:val="FF8484"/>
          <w:sz w:val="21"/>
          <w:szCs w:val="21"/>
        </w:rPr>
        <w: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3</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3</w:t>
      </w:r>
      <w:r w:rsidRPr="57A4945E">
        <w:rPr>
          <w:rFonts w:ascii="Consolas" w:hAnsi="Consolas" w:eastAsia="Consolas" w:cs="Consolas"/>
          <w:color w:val="5CECC6"/>
          <w:sz w:val="21"/>
          <w:szCs w:val="21"/>
        </w:rPr>
        <w:t>))</w:t>
      </w:r>
    </w:p>
    <w:p w:rsidR="6F784F7B" w:rsidP="57A4945E" w:rsidRDefault="57A4945E" w14:paraId="1D574435" w14:textId="119D71C0">
      <w:pPr>
        <w:shd w:val="clear" w:color="auto" w:fill="141D2B"/>
        <w:spacing w:after="0" w:line="285" w:lineRule="auto"/>
      </w:pPr>
      <w:r w:rsidRPr="57A4945E">
        <w:rPr>
          <w:rFonts w:ascii="Consolas" w:hAnsi="Consolas" w:eastAsia="Consolas" w:cs="Consolas"/>
          <w:color w:val="A4B1CD"/>
          <w:sz w:val="21"/>
          <w:szCs w:val="21"/>
        </w:rPr>
        <w:t xml:space="preserve">im_l </w:t>
      </w:r>
      <w:r w:rsidRPr="57A4945E">
        <w:rPr>
          <w:rFonts w:ascii="Consolas" w:hAnsi="Consolas" w:eastAsia="Consolas" w:cs="Consolas"/>
          <w:color w:val="FF8484"/>
          <w:sz w:val="21"/>
          <w:szCs w:val="21"/>
        </w:rPr>
        <w:t>=</w:t>
      </w:r>
      <w:r w:rsidRPr="57A4945E">
        <w:rPr>
          <w:rFonts w:ascii="Consolas" w:hAnsi="Consolas" w:eastAsia="Consolas" w:cs="Consolas"/>
          <w:color w:val="A4B1CD"/>
          <w:sz w:val="21"/>
          <w:szCs w:val="21"/>
        </w:rPr>
        <w:t xml:space="preserve"> ndimage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morphological_laplace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size</w:t>
      </w:r>
      <w:r w:rsidRPr="57A4945E">
        <w:rPr>
          <w:rFonts w:ascii="Consolas" w:hAnsi="Consolas" w:eastAsia="Consolas" w:cs="Consolas"/>
          <w:color w:val="FF8484"/>
          <w:sz w:val="21"/>
          <w:szCs w:val="21"/>
        </w:rPr>
        <w: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5</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5</w:t>
      </w:r>
      <w:r w:rsidRPr="57A4945E">
        <w:rPr>
          <w:rFonts w:ascii="Consolas" w:hAnsi="Consolas" w:eastAsia="Consolas" w:cs="Consolas"/>
          <w:color w:val="5CECC6"/>
          <w:sz w:val="21"/>
          <w:szCs w:val="21"/>
        </w:rPr>
        <w:t>))</w:t>
      </w:r>
    </w:p>
    <w:p w:rsidR="6F784F7B" w:rsidP="57A4945E" w:rsidRDefault="6F784F7B" w14:paraId="38AEBB01" w14:textId="50DEEDF4">
      <w:pPr>
        <w:shd w:val="clear" w:color="auto" w:fill="141D2B"/>
        <w:spacing w:after="0" w:line="285" w:lineRule="auto"/>
      </w:pPr>
    </w:p>
    <w:p w:rsidR="6F784F7B" w:rsidP="57A4945E" w:rsidRDefault="57A4945E" w14:paraId="634C2D4D" w14:textId="170BB996">
      <w:pPr>
        <w:shd w:val="clear" w:color="auto" w:fill="141D2B"/>
        <w:spacing w:after="0" w:line="285" w:lineRule="auto"/>
      </w:pPr>
      <w:r w:rsidRPr="57A4945E">
        <w:rPr>
          <w:rFonts w:ascii="Consolas" w:hAnsi="Consolas" w:eastAsia="Consolas" w:cs="Consolas"/>
          <w:i/>
          <w:iCs/>
          <w:color w:val="D7E4FF"/>
          <w:sz w:val="21"/>
          <w:szCs w:val="21"/>
        </w:rPr>
        <w:t># Menampilkan hasil</w:t>
      </w:r>
    </w:p>
    <w:p w:rsidR="6F784F7B" w:rsidP="57A4945E" w:rsidRDefault="57A4945E" w14:paraId="2027323E" w14:textId="61A6343A">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figure</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figsize</w:t>
      </w:r>
      <w:r w:rsidRPr="57A4945E">
        <w:rPr>
          <w:rFonts w:ascii="Consolas" w:hAnsi="Consolas" w:eastAsia="Consolas" w:cs="Consolas"/>
          <w:color w:val="FF8484"/>
          <w:sz w:val="21"/>
          <w:szCs w:val="21"/>
        </w:rPr>
        <w: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15</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10</w:t>
      </w:r>
      <w:r w:rsidRPr="57A4945E">
        <w:rPr>
          <w:rFonts w:ascii="Consolas" w:hAnsi="Consolas" w:eastAsia="Consolas" w:cs="Consolas"/>
          <w:color w:val="5CECC6"/>
          <w:sz w:val="21"/>
          <w:szCs w:val="21"/>
        </w:rPr>
        <w:t>))</w:t>
      </w:r>
    </w:p>
    <w:p w:rsidR="6F784F7B" w:rsidP="57A4945E" w:rsidRDefault="57A4945E" w14:paraId="486F7A2A" w14:textId="30EBCF42">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subplot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121</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title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ndimage morphological laplace</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size</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20</w:t>
      </w:r>
      <w:r w:rsidRPr="57A4945E">
        <w:rPr>
          <w:rFonts w:ascii="Consolas" w:hAnsi="Consolas" w:eastAsia="Consolas" w:cs="Consolas"/>
          <w:color w:val="5CECC6"/>
          <w:sz w:val="21"/>
          <w:szCs w:val="21"/>
        </w:rPr>
        <w:t>)</w:t>
      </w:r>
    </w:p>
    <w:p w:rsidR="6F784F7B" w:rsidP="57A4945E" w:rsidRDefault="57A4945E" w14:paraId="7E29C6A4" w14:textId="527E557D">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imshow</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im_l</w:t>
      </w:r>
      <w:r w:rsidRPr="57A4945E">
        <w:rPr>
          <w:rFonts w:ascii="Consolas" w:hAnsi="Consolas" w:eastAsia="Consolas" w:cs="Consolas"/>
          <w:color w:val="5CECC6"/>
          <w:sz w:val="21"/>
          <w:szCs w:val="21"/>
        </w:rPr>
        <w:t>)</w:t>
      </w:r>
    </w:p>
    <w:p w:rsidR="6F784F7B" w:rsidP="57A4945E" w:rsidRDefault="57A4945E" w14:paraId="6FE914A0" w14:textId="75CD26CA">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axis</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off</w:t>
      </w:r>
      <w:r w:rsidRPr="57A4945E">
        <w:rPr>
          <w:rFonts w:ascii="Consolas" w:hAnsi="Consolas" w:eastAsia="Consolas" w:cs="Consolas"/>
          <w:color w:val="5CECC6"/>
          <w:sz w:val="21"/>
          <w:szCs w:val="21"/>
        </w:rPr>
        <w:t>')</w:t>
      </w:r>
    </w:p>
    <w:p w:rsidR="6F784F7B" w:rsidP="57A4945E" w:rsidRDefault="6F784F7B" w14:paraId="4EF0857F" w14:textId="6E9548AB">
      <w:pPr>
        <w:shd w:val="clear" w:color="auto" w:fill="141D2B"/>
        <w:spacing w:after="0" w:line="285" w:lineRule="auto"/>
      </w:pPr>
    </w:p>
    <w:p w:rsidR="6F784F7B" w:rsidP="57A4945E" w:rsidRDefault="57A4945E" w14:paraId="0BF4C6F6" w14:textId="20E709FD">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subplot</w:t>
      </w:r>
      <w:r w:rsidRPr="57A4945E">
        <w:rPr>
          <w:rFonts w:ascii="Consolas" w:hAnsi="Consolas" w:eastAsia="Consolas" w:cs="Consolas"/>
          <w:color w:val="5CECC6"/>
          <w:sz w:val="21"/>
          <w:szCs w:val="21"/>
        </w:rPr>
        <w:t>(</w:t>
      </w:r>
      <w:r w:rsidRPr="57A4945E">
        <w:rPr>
          <w:rFonts w:ascii="Consolas" w:hAnsi="Consolas" w:eastAsia="Consolas" w:cs="Consolas"/>
          <w:color w:val="5CB2FF"/>
          <w:sz w:val="21"/>
          <w:szCs w:val="21"/>
        </w:rPr>
        <w:t>122</w:t>
      </w:r>
      <w:r w:rsidRPr="57A4945E">
        <w:rPr>
          <w:rFonts w:ascii="Consolas" w:hAnsi="Consolas" w:eastAsia="Consolas" w:cs="Consolas"/>
          <w:color w:val="5CECC6"/>
          <w:sz w:val="21"/>
          <w:szCs w:val="21"/>
        </w:rPr>
        <w:t>),</w:t>
      </w:r>
      <w:r w:rsidRPr="57A4945E">
        <w:rPr>
          <w:rFonts w:ascii="Consolas" w:hAnsi="Consolas" w:eastAsia="Consolas" w:cs="Consolas"/>
          <w:color w:val="A4B1CD"/>
          <w:sz w:val="21"/>
          <w:szCs w:val="21"/>
        </w:rPr>
        <w:t xml:space="preserve"> 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title</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ndimage morphological gradient</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 xml:space="preserve"> </w:t>
      </w:r>
      <w:r w:rsidRPr="57A4945E">
        <w:rPr>
          <w:rFonts w:ascii="Consolas" w:hAnsi="Consolas" w:eastAsia="Consolas" w:cs="Consolas"/>
          <w:color w:val="5CB2FF"/>
          <w:sz w:val="21"/>
          <w:szCs w:val="21"/>
        </w:rPr>
        <w:t>size</w:t>
      </w:r>
      <w:r w:rsidRPr="57A4945E">
        <w:rPr>
          <w:rFonts w:ascii="Consolas" w:hAnsi="Consolas" w:eastAsia="Consolas" w:cs="Consolas"/>
          <w:color w:val="FF8484"/>
          <w:sz w:val="21"/>
          <w:szCs w:val="21"/>
        </w:rPr>
        <w:t>=</w:t>
      </w:r>
      <w:r w:rsidRPr="57A4945E">
        <w:rPr>
          <w:rFonts w:ascii="Consolas" w:hAnsi="Consolas" w:eastAsia="Consolas" w:cs="Consolas"/>
          <w:color w:val="5CB2FF"/>
          <w:sz w:val="21"/>
          <w:szCs w:val="21"/>
        </w:rPr>
        <w:t>20</w:t>
      </w:r>
      <w:r w:rsidRPr="57A4945E">
        <w:rPr>
          <w:rFonts w:ascii="Consolas" w:hAnsi="Consolas" w:eastAsia="Consolas" w:cs="Consolas"/>
          <w:color w:val="5CECC6"/>
          <w:sz w:val="21"/>
          <w:szCs w:val="21"/>
        </w:rPr>
        <w:t>)</w:t>
      </w:r>
    </w:p>
    <w:p w:rsidR="6F784F7B" w:rsidP="57A4945E" w:rsidRDefault="57A4945E" w14:paraId="66BCB25D" w14:textId="4DF6E241">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imshow</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im_g</w:t>
      </w:r>
      <w:r w:rsidRPr="57A4945E">
        <w:rPr>
          <w:rFonts w:ascii="Consolas" w:hAnsi="Consolas" w:eastAsia="Consolas" w:cs="Consolas"/>
          <w:color w:val="5CECC6"/>
          <w:sz w:val="21"/>
          <w:szCs w:val="21"/>
        </w:rPr>
        <w:t>)</w:t>
      </w:r>
    </w:p>
    <w:p w:rsidR="6F784F7B" w:rsidP="57A4945E" w:rsidRDefault="57A4945E" w14:paraId="485E800F" w14:textId="4B02B614">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axis</w:t>
      </w:r>
      <w:r w:rsidRPr="57A4945E">
        <w:rPr>
          <w:rFonts w:ascii="Consolas" w:hAnsi="Consolas" w:eastAsia="Consolas" w:cs="Consolas"/>
          <w:color w:val="5CECC6"/>
          <w:sz w:val="21"/>
          <w:szCs w:val="21"/>
        </w:rPr>
        <w:t>('</w:t>
      </w:r>
      <w:r w:rsidRPr="57A4945E">
        <w:rPr>
          <w:rFonts w:ascii="Consolas" w:hAnsi="Consolas" w:eastAsia="Consolas" w:cs="Consolas"/>
          <w:color w:val="C5F467"/>
          <w:sz w:val="21"/>
          <w:szCs w:val="21"/>
        </w:rPr>
        <w:t>off</w:t>
      </w:r>
      <w:r w:rsidRPr="57A4945E">
        <w:rPr>
          <w:rFonts w:ascii="Consolas" w:hAnsi="Consolas" w:eastAsia="Consolas" w:cs="Consolas"/>
          <w:color w:val="5CECC6"/>
          <w:sz w:val="21"/>
          <w:szCs w:val="21"/>
        </w:rPr>
        <w:t>')</w:t>
      </w:r>
    </w:p>
    <w:p w:rsidR="6F784F7B" w:rsidP="57A4945E" w:rsidRDefault="6F784F7B" w14:paraId="4173CF67" w14:textId="525243B0">
      <w:pPr>
        <w:shd w:val="clear" w:color="auto" w:fill="141D2B"/>
        <w:spacing w:after="0" w:line="285" w:lineRule="auto"/>
      </w:pPr>
    </w:p>
    <w:p w:rsidR="6F784F7B" w:rsidP="57A4945E" w:rsidRDefault="57A4945E" w14:paraId="3BFC3DEC" w14:textId="257A1754">
      <w:pPr>
        <w:shd w:val="clear" w:color="auto" w:fill="141D2B"/>
        <w:spacing w:after="0" w:line="285" w:lineRule="auto"/>
      </w:pPr>
      <w:r w:rsidRPr="57A4945E">
        <w:rPr>
          <w:rFonts w:ascii="Consolas" w:hAnsi="Consolas" w:eastAsia="Consolas" w:cs="Consolas"/>
          <w:color w:val="A4B1CD"/>
          <w:sz w:val="21"/>
          <w:szCs w:val="21"/>
        </w:rPr>
        <w:t>pylab</w:t>
      </w:r>
      <w:r w:rsidRPr="57A4945E">
        <w:rPr>
          <w:rFonts w:ascii="Consolas" w:hAnsi="Consolas" w:eastAsia="Consolas" w:cs="Consolas"/>
          <w:color w:val="5CECC6"/>
          <w:sz w:val="21"/>
          <w:szCs w:val="21"/>
        </w:rPr>
        <w:t>.</w:t>
      </w:r>
      <w:r w:rsidRPr="57A4945E">
        <w:rPr>
          <w:rFonts w:ascii="Consolas" w:hAnsi="Consolas" w:eastAsia="Consolas" w:cs="Consolas"/>
          <w:color w:val="FFCC5C"/>
          <w:sz w:val="21"/>
          <w:szCs w:val="21"/>
        </w:rPr>
        <w:t>show</w:t>
      </w:r>
      <w:r w:rsidRPr="57A4945E">
        <w:rPr>
          <w:rFonts w:ascii="Consolas" w:hAnsi="Consolas" w:eastAsia="Consolas" w:cs="Consolas"/>
          <w:color w:val="5CECC6"/>
          <w:sz w:val="21"/>
          <w:szCs w:val="21"/>
        </w:rPr>
        <w:t>()</w:t>
      </w:r>
    </w:p>
    <w:p w:rsidR="6F784F7B" w:rsidP="57A4945E" w:rsidRDefault="6F784F7B" w14:paraId="21C8275A" w14:textId="028C1BDB">
      <w:pPr>
        <w:rPr>
          <w:rFonts w:ascii="Times New Roman" w:hAnsi="Times New Roman" w:eastAsia="Times New Roman" w:cs="Times New Roman"/>
        </w:rPr>
      </w:pPr>
    </w:p>
    <w:p w:rsidR="6F784F7B" w:rsidP="57A4945E" w:rsidRDefault="6F784F7B" w14:paraId="68EE60E5" w14:textId="493AC45C">
      <w:pPr>
        <w:rPr>
          <w:rFonts w:ascii="Times New Roman" w:hAnsi="Times New Roman" w:eastAsia="Times New Roman" w:cs="Times New Roman"/>
        </w:rPr>
      </w:pPr>
    </w:p>
    <w:p w:rsidR="6F784F7B" w:rsidP="635A44DD" w:rsidRDefault="6F784F7B" w14:paraId="01176752" w14:textId="44748CBF"/>
    <w:p w:rsidR="7D3A20AE" w:rsidP="1A3D34A1" w:rsidRDefault="7D3A20AE" w14:paraId="4A2326E0" w14:textId="64822E43">
      <w:r>
        <w:br w:type="page"/>
      </w:r>
    </w:p>
    <w:p w:rsidRPr="00D55E45" w:rsidR="7D3A20AE" w:rsidP="00D55E45" w:rsidRDefault="6F784F7B" w14:paraId="28B96074" w14:textId="6AE3489E">
      <w:pPr>
        <w:pStyle w:val="Heading1"/>
      </w:pPr>
      <w:bookmarkStart w:name="_Toc213102703" w:id="93"/>
      <w:r w:rsidRPr="00D55E45">
        <w:t>BAB 7</w:t>
      </w:r>
      <w:bookmarkEnd w:id="93"/>
    </w:p>
    <w:p w:rsidR="7D3A20AE" w:rsidP="7D3A20AE" w:rsidRDefault="6F784F7B" w14:paraId="651E998D" w14:textId="028E8E59">
      <w:pPr>
        <w:jc w:val="center"/>
        <w:rPr>
          <w:rFonts w:ascii="Times New Roman" w:hAnsi="Times New Roman" w:eastAsia="Times New Roman" w:cs="Times New Roman"/>
          <w:b/>
          <w:bCs/>
          <w:sz w:val="28"/>
          <w:szCs w:val="28"/>
        </w:rPr>
      </w:pPr>
      <w:r w:rsidRPr="6F784F7B">
        <w:rPr>
          <w:rFonts w:ascii="Times New Roman" w:hAnsi="Times New Roman" w:eastAsia="Times New Roman" w:cs="Times New Roman"/>
          <w:b/>
          <w:bCs/>
          <w:sz w:val="28"/>
          <w:szCs w:val="28"/>
        </w:rPr>
        <w:t>EXTRACTING IMAGE FEATURES AND DESCRIPTORS</w:t>
      </w:r>
    </w:p>
    <w:p w:rsidR="7D3A20AE" w:rsidP="7D3A20AE" w:rsidRDefault="7D3A20AE" w14:paraId="298E193D" w14:textId="0557AEB5">
      <w:pPr>
        <w:jc w:val="center"/>
        <w:rPr>
          <w:rFonts w:ascii="Times New Roman" w:hAnsi="Times New Roman" w:eastAsia="Times New Roman" w:cs="Times New Roman"/>
          <w:b/>
          <w:bCs/>
          <w:sz w:val="28"/>
          <w:szCs w:val="28"/>
        </w:rPr>
      </w:pPr>
    </w:p>
    <w:p w:rsidR="7D3A20AE" w:rsidP="6F784F7B" w:rsidRDefault="7D3A20AE" w14:paraId="0D11A901" w14:textId="17D4AA54">
      <w:pPr>
        <w:jc w:val="center"/>
        <w:rPr>
          <w:rFonts w:ascii="Times New Roman" w:hAnsi="Times New Roman" w:eastAsia="Times New Roman" w:cs="Times New Roman"/>
          <w:b/>
          <w:bCs/>
          <w:sz w:val="28"/>
          <w:szCs w:val="28"/>
        </w:rPr>
      </w:pPr>
    </w:p>
    <w:p w:rsidR="7D3A20AE" w:rsidP="6F784F7B" w:rsidRDefault="6F784F7B" w14:paraId="3AD37507" w14:textId="389EADC4">
      <w:pPr>
        <w:pStyle w:val="Heading2"/>
        <w:rPr>
          <w:rFonts w:ascii="Times New Roman" w:hAnsi="Times New Roman" w:eastAsia="Times New Roman" w:cs="Times New Roman"/>
          <w:b/>
          <w:bCs/>
          <w:color w:val="auto"/>
          <w:sz w:val="24"/>
          <w:szCs w:val="24"/>
        </w:rPr>
      </w:pPr>
      <w:bookmarkStart w:name="_Toc213102704" w:id="94"/>
      <w:r w:rsidRPr="6F784F7B">
        <w:rPr>
          <w:rFonts w:ascii="Times New Roman" w:hAnsi="Times New Roman" w:eastAsia="Times New Roman" w:cs="Times New Roman"/>
          <w:b/>
          <w:bCs/>
          <w:color w:val="auto"/>
          <w:sz w:val="24"/>
          <w:szCs w:val="24"/>
        </w:rPr>
        <w:t>7.1. Basic Concepts</w:t>
      </w:r>
      <w:bookmarkEnd w:id="94"/>
    </w:p>
    <w:p w:rsidR="7D3A20AE" w:rsidP="6F784F7B" w:rsidRDefault="6F784F7B" w14:paraId="698488C4" w14:textId="2D4FC1A9">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 xml:space="preserve">Pembahasan dalam bab ini adalah </w:t>
      </w:r>
      <w:r w:rsidRPr="6F784F7B">
        <w:rPr>
          <w:rFonts w:ascii="Times New Roman" w:hAnsi="Times New Roman" w:eastAsia="Times New Roman" w:cs="Times New Roman"/>
          <w:b/>
          <w:bCs/>
          <w:i/>
          <w:iCs/>
        </w:rPr>
        <w:t>"Feature Detectors VS Descriptors”</w:t>
      </w:r>
      <w:r w:rsidRPr="6F784F7B">
        <w:rPr>
          <w:rFonts w:ascii="Times New Roman" w:hAnsi="Times New Roman" w:eastAsia="Times New Roman" w:cs="Times New Roman"/>
        </w:rPr>
        <w:t xml:space="preserve">, bersama dengan berbagai penerapan dari berbagai jenis pendeteksi/ekstraktor fitur dalam pemrosesan citra. Dimulai dengan mendefinisikan </w:t>
      </w:r>
      <w:r w:rsidRPr="6F784F7B">
        <w:rPr>
          <w:rFonts w:ascii="Times New Roman" w:hAnsi="Times New Roman" w:eastAsia="Times New Roman" w:cs="Times New Roman"/>
          <w:i/>
          <w:iCs/>
        </w:rPr>
        <w:t>feature detectors</w:t>
      </w:r>
      <w:r w:rsidRPr="6F784F7B">
        <w:rPr>
          <w:rFonts w:ascii="Times New Roman" w:hAnsi="Times New Roman" w:eastAsia="Times New Roman" w:cs="Times New Roman"/>
        </w:rPr>
        <w:t xml:space="preserve"> dan </w:t>
      </w:r>
      <w:r w:rsidRPr="6F784F7B">
        <w:rPr>
          <w:rFonts w:ascii="Times New Roman" w:hAnsi="Times New Roman" w:eastAsia="Times New Roman" w:cs="Times New Roman"/>
          <w:i/>
          <w:iCs/>
        </w:rPr>
        <w:t>descriptors, dan di lanjut</w:t>
      </w:r>
      <w:r w:rsidRPr="6F784F7B">
        <w:rPr>
          <w:rFonts w:ascii="Times New Roman" w:hAnsi="Times New Roman" w:eastAsia="Times New Roman" w:cs="Times New Roman"/>
        </w:rPr>
        <w:t xml:space="preserve"> </w:t>
      </w:r>
      <w:r w:rsidRPr="6F784F7B">
        <w:rPr>
          <w:rFonts w:ascii="Times New Roman" w:hAnsi="Times New Roman" w:eastAsia="Times New Roman" w:cs="Times New Roman"/>
          <w:i/>
          <w:iCs/>
        </w:rPr>
        <w:t>feature detector</w:t>
      </w:r>
      <w:r w:rsidRPr="6F784F7B">
        <w:rPr>
          <w:rFonts w:ascii="Times New Roman" w:hAnsi="Times New Roman" w:eastAsia="Times New Roman" w:cs="Times New Roman"/>
        </w:rPr>
        <w:t xml:space="preserve"> populer seperti </w:t>
      </w:r>
      <w:r w:rsidRPr="6F784F7B">
        <w:rPr>
          <w:rFonts w:ascii="Times New Roman" w:hAnsi="Times New Roman" w:eastAsia="Times New Roman" w:cs="Times New Roman"/>
          <w:b/>
          <w:bCs/>
        </w:rPr>
        <w:t>Harris Corner</w:t>
      </w:r>
      <w:r w:rsidRPr="6F784F7B">
        <w:rPr>
          <w:rFonts w:ascii="Times New Roman" w:hAnsi="Times New Roman" w:eastAsia="Times New Roman" w:cs="Times New Roman"/>
        </w:rPr>
        <w:t xml:space="preserve">, </w:t>
      </w:r>
      <w:r w:rsidRPr="6F784F7B">
        <w:rPr>
          <w:rFonts w:ascii="Times New Roman" w:hAnsi="Times New Roman" w:eastAsia="Times New Roman" w:cs="Times New Roman"/>
          <w:b/>
          <w:bCs/>
        </w:rPr>
        <w:t>SIFT</w:t>
      </w:r>
      <w:r w:rsidRPr="6F784F7B">
        <w:rPr>
          <w:rFonts w:ascii="Times New Roman" w:hAnsi="Times New Roman" w:eastAsia="Times New Roman" w:cs="Times New Roman"/>
        </w:rPr>
        <w:t xml:space="preserve">, dan </w:t>
      </w:r>
      <w:r w:rsidRPr="6F784F7B">
        <w:rPr>
          <w:rFonts w:ascii="Times New Roman" w:hAnsi="Times New Roman" w:eastAsia="Times New Roman" w:cs="Times New Roman"/>
          <w:b/>
          <w:bCs/>
        </w:rPr>
        <w:t>HOG</w:t>
      </w:r>
      <w:r w:rsidRPr="6F784F7B">
        <w:rPr>
          <w:rFonts w:ascii="Times New Roman" w:hAnsi="Times New Roman" w:eastAsia="Times New Roman" w:cs="Times New Roman"/>
        </w:rPr>
        <w:t xml:space="preserve">, lalu melihat penerapannya dalam masalah penting pada pemrosesan citra seperti </w:t>
      </w:r>
      <w:r w:rsidRPr="6F784F7B">
        <w:rPr>
          <w:rFonts w:ascii="Times New Roman" w:hAnsi="Times New Roman" w:eastAsia="Times New Roman" w:cs="Times New Roman"/>
          <w:b/>
          <w:bCs/>
          <w:i/>
          <w:iCs/>
        </w:rPr>
        <w:t>image matching</w:t>
      </w:r>
      <w:r w:rsidRPr="6F784F7B">
        <w:rPr>
          <w:rFonts w:ascii="Times New Roman" w:hAnsi="Times New Roman" w:eastAsia="Times New Roman" w:cs="Times New Roman"/>
        </w:rPr>
        <w:t xml:space="preserve"> dan </w:t>
      </w:r>
      <w:r w:rsidRPr="6F784F7B">
        <w:rPr>
          <w:rFonts w:ascii="Times New Roman" w:hAnsi="Times New Roman" w:eastAsia="Times New Roman" w:cs="Times New Roman"/>
          <w:b/>
          <w:bCs/>
          <w:i/>
          <w:iCs/>
        </w:rPr>
        <w:t>object detection</w:t>
      </w:r>
      <w:r w:rsidRPr="6F784F7B">
        <w:rPr>
          <w:rFonts w:ascii="Times New Roman" w:hAnsi="Times New Roman" w:eastAsia="Times New Roman" w:cs="Times New Roman"/>
        </w:rPr>
        <w:t xml:space="preserve">, masing-masing menggunakan pustaka </w:t>
      </w:r>
      <w:r w:rsidRPr="6F784F7B">
        <w:rPr>
          <w:rFonts w:ascii="Times New Roman" w:hAnsi="Times New Roman" w:eastAsia="Times New Roman" w:cs="Times New Roman"/>
          <w:b/>
          <w:bCs/>
        </w:rPr>
        <w:t>scikit-image</w:t>
      </w:r>
      <w:r w:rsidRPr="6F784F7B">
        <w:rPr>
          <w:rFonts w:ascii="Times New Roman" w:hAnsi="Times New Roman" w:eastAsia="Times New Roman" w:cs="Times New Roman"/>
        </w:rPr>
        <w:t xml:space="preserve"> dan </w:t>
      </w:r>
      <w:r w:rsidRPr="6F784F7B">
        <w:rPr>
          <w:rFonts w:ascii="Times New Roman" w:hAnsi="Times New Roman" w:eastAsia="Times New Roman" w:cs="Times New Roman"/>
          <w:b/>
          <w:bCs/>
        </w:rPr>
        <w:t>python-opencv (cv2)</w:t>
      </w:r>
      <w:r w:rsidRPr="6F784F7B">
        <w:rPr>
          <w:rFonts w:ascii="Times New Roman" w:hAnsi="Times New Roman" w:eastAsia="Times New Roman" w:cs="Times New Roman"/>
        </w:rPr>
        <w:t>.</w:t>
      </w:r>
    </w:p>
    <w:p w:rsidR="1A3D34A1" w:rsidP="6F784F7B" w:rsidRDefault="6F784F7B" w14:paraId="3D7A3D50" w14:textId="57BEAB98">
      <w:pPr>
        <w:spacing w:before="240" w:after="240"/>
        <w:jc w:val="both"/>
        <w:rPr>
          <w:rFonts w:ascii="Times New Roman" w:hAnsi="Times New Roman" w:eastAsia="Times New Roman" w:cs="Times New Roman"/>
        </w:rPr>
      </w:pPr>
      <w:r w:rsidRPr="6F784F7B">
        <w:rPr>
          <w:rFonts w:ascii="Times New Roman" w:hAnsi="Times New Roman" w:eastAsia="Times New Roman" w:cs="Times New Roman"/>
        </w:rPr>
        <w:t>Topik-topik yang akan dibahas dalam bab ini adalah sebagai berikut:</w:t>
      </w:r>
    </w:p>
    <w:p w:rsidR="1A3D34A1" w:rsidP="00210EC7" w:rsidRDefault="6F784F7B" w14:paraId="248CE15B" w14:textId="04FBE6A3">
      <w:pPr>
        <w:pStyle w:val="ListParagraph"/>
        <w:numPr>
          <w:ilvl w:val="0"/>
          <w:numId w:val="65"/>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rPr>
        <w:t>Perbandingan detector dan descriptor untuk ekstraksi fitur citra</w:t>
      </w:r>
    </w:p>
    <w:p w:rsidR="1A3D34A1" w:rsidP="00210EC7" w:rsidRDefault="6F784F7B" w14:paraId="1196651A" w14:textId="2710D961">
      <w:pPr>
        <w:pStyle w:val="ListParagraph"/>
        <w:numPr>
          <w:ilvl w:val="0"/>
          <w:numId w:val="65"/>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rPr>
        <w:t>Harris Corner Detector dan penerapannya dalam image matching</w:t>
      </w:r>
    </w:p>
    <w:p w:rsidR="1A3D34A1" w:rsidP="00210EC7" w:rsidRDefault="6F784F7B" w14:paraId="162D93A0" w14:textId="3EB1E264">
      <w:pPr>
        <w:pStyle w:val="ListParagraph"/>
        <w:numPr>
          <w:ilvl w:val="0"/>
          <w:numId w:val="65"/>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rPr>
        <w:t>Blob detectors dengan LoG, DoG, dan DoH</w:t>
      </w:r>
    </w:p>
    <w:p w:rsidR="1A3D34A1" w:rsidP="00210EC7" w:rsidRDefault="6F784F7B" w14:paraId="2526EDDE" w14:textId="11012525">
      <w:pPr>
        <w:pStyle w:val="ListParagraph"/>
        <w:numPr>
          <w:ilvl w:val="0"/>
          <w:numId w:val="65"/>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rPr>
        <w:t>Ekstraksi fitur Histogram of Oriented Gradients (HOG)</w:t>
      </w:r>
    </w:p>
    <w:p w:rsidR="1A3D34A1" w:rsidP="00210EC7" w:rsidRDefault="6F784F7B" w14:paraId="0D454E5A" w14:textId="29464FC9">
      <w:pPr>
        <w:pStyle w:val="ListParagraph"/>
        <w:numPr>
          <w:ilvl w:val="0"/>
          <w:numId w:val="65"/>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rPr>
        <w:t>Fitur SIFT, ORB, dan BRIEF serta penerapannya dalam image matching</w:t>
      </w:r>
    </w:p>
    <w:p w:rsidR="1A3D34A1" w:rsidP="00210EC7" w:rsidRDefault="6F784F7B" w14:paraId="6CF4BADA" w14:textId="36FD7603">
      <w:pPr>
        <w:pStyle w:val="ListParagraph"/>
        <w:numPr>
          <w:ilvl w:val="0"/>
          <w:numId w:val="65"/>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rPr>
        <w:t>Fitur mirip Haar (Haar-like features) dan penerapannya dalam face detection</w:t>
      </w:r>
    </w:p>
    <w:p w:rsidR="1A3D34A1" w:rsidP="6F784F7B" w:rsidRDefault="6F784F7B" w14:paraId="0E943CC8" w14:textId="4E161E92">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 xml:space="preserve">Dalam pemrosesan citra, local features mengacu pada sekelompok titik atau informasi penting yang relevan untuk tugas pemrosesan gambar, dan fitur-fitur ini membentuk representasi gambar yang abstrak. Sekelompok algoritma yang memilih sejumlah titik menarik dari sebuah gambar berdasarkan kriteria tertentu (kekontrasan sudut, nilai maksimum/minimum, dll), yang mendeteksi atau mengekstraksi fitur dari gambar, disebut </w:t>
      </w:r>
      <w:r w:rsidRPr="6F784F7B">
        <w:rPr>
          <w:rFonts w:ascii="Times New Roman" w:hAnsi="Times New Roman" w:eastAsia="Times New Roman" w:cs="Times New Roman"/>
          <w:b/>
          <w:bCs/>
        </w:rPr>
        <w:t>feature detectors/extractors</w:t>
      </w:r>
      <w:r w:rsidRPr="6F784F7B">
        <w:rPr>
          <w:rFonts w:ascii="Times New Roman" w:hAnsi="Times New Roman" w:eastAsia="Times New Roman" w:cs="Times New Roman"/>
        </w:rPr>
        <w:t>.</w:t>
      </w:r>
    </w:p>
    <w:p w:rsidR="1A3D34A1" w:rsidP="1A3D34A1" w:rsidRDefault="1A3D34A1" w14:paraId="390C4AB0" w14:textId="7417B692">
      <w:r>
        <w:br w:type="page"/>
      </w:r>
    </w:p>
    <w:p w:rsidR="1A3D34A1" w:rsidP="6F784F7B" w:rsidRDefault="6F784F7B" w14:paraId="0F4DB5BA" w14:textId="07FBDDBF">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b/>
          <w:bCs/>
        </w:rPr>
        <w:t>Deskriptor</w:t>
      </w:r>
      <w:r w:rsidRPr="6F784F7B">
        <w:rPr>
          <w:rFonts w:ascii="Times New Roman" w:hAnsi="Times New Roman" w:eastAsia="Times New Roman" w:cs="Times New Roman"/>
        </w:rPr>
        <w:t xml:space="preserve"> terdiri dari sekumpulan nilai yang digunakan untuk merepresentasikan gambar berdasarkan fitur atau titik-titik penting (interest points), contohnya fitur </w:t>
      </w:r>
      <w:r w:rsidRPr="6F784F7B">
        <w:rPr>
          <w:rFonts w:ascii="Times New Roman" w:hAnsi="Times New Roman" w:eastAsia="Times New Roman" w:cs="Times New Roman"/>
          <w:b/>
          <w:bCs/>
        </w:rPr>
        <w:t>HOG (Histogram of Oriented Gradients)</w:t>
      </w:r>
      <w:r w:rsidRPr="6F784F7B">
        <w:rPr>
          <w:rFonts w:ascii="Times New Roman" w:hAnsi="Times New Roman" w:eastAsia="Times New Roman" w:cs="Times New Roman"/>
        </w:rPr>
        <w:t xml:space="preserve">. Ekstraksi fitur juga dapat dianggap sebagai proses yang mengubah gambar menjadi sekumpulan deskriptor fitur, dan dengan demikian merupakan bentuk khusus dari </w:t>
      </w:r>
      <w:r w:rsidRPr="6F784F7B">
        <w:rPr>
          <w:rFonts w:ascii="Times New Roman" w:hAnsi="Times New Roman" w:eastAsia="Times New Roman" w:cs="Times New Roman"/>
          <w:b/>
          <w:bCs/>
        </w:rPr>
        <w:t>reduksi dimensi</w:t>
      </w:r>
      <w:r w:rsidRPr="6F784F7B">
        <w:rPr>
          <w:rFonts w:ascii="Times New Roman" w:hAnsi="Times New Roman" w:eastAsia="Times New Roman" w:cs="Times New Roman"/>
        </w:rPr>
        <w:t>. Fitur lokal biasanya dibentuk oleh satu titik penting (interest point) dan deskriptornya secara bersamaan.</w:t>
      </w:r>
    </w:p>
    <w:p w:rsidR="1A3D34A1" w:rsidP="6F784F7B" w:rsidRDefault="6F784F7B" w14:paraId="2DA70F86" w14:textId="2605A8DD">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 xml:space="preserve">Fitur global dari seluruh gambar (image histogram) sering kali tidak diinginkan. Pendekatan yang lebih praktis adalah dengan menggambarkan sebuah gambar sebagai kumpulan dari fitur lokal yang berkaitan dengan wilayah-wilayah menarik dalam gambar seperti </w:t>
      </w:r>
      <w:r w:rsidRPr="6F784F7B">
        <w:rPr>
          <w:rFonts w:ascii="Times New Roman" w:hAnsi="Times New Roman" w:eastAsia="Times New Roman" w:cs="Times New Roman"/>
          <w:b/>
          <w:bCs/>
        </w:rPr>
        <w:t>sudut (corners)</w:t>
      </w:r>
      <w:r w:rsidRPr="6F784F7B">
        <w:rPr>
          <w:rFonts w:ascii="Times New Roman" w:hAnsi="Times New Roman" w:eastAsia="Times New Roman" w:cs="Times New Roman"/>
        </w:rPr>
        <w:t xml:space="preserve">, </w:t>
      </w:r>
      <w:r w:rsidRPr="6F784F7B">
        <w:rPr>
          <w:rFonts w:ascii="Times New Roman" w:hAnsi="Times New Roman" w:eastAsia="Times New Roman" w:cs="Times New Roman"/>
          <w:b/>
          <w:bCs/>
        </w:rPr>
        <w:t>tepi (edges)</w:t>
      </w:r>
      <w:r w:rsidRPr="6F784F7B">
        <w:rPr>
          <w:rFonts w:ascii="Times New Roman" w:hAnsi="Times New Roman" w:eastAsia="Times New Roman" w:cs="Times New Roman"/>
        </w:rPr>
        <w:t xml:space="preserve">, dan </w:t>
      </w:r>
      <w:r w:rsidRPr="6F784F7B">
        <w:rPr>
          <w:rFonts w:ascii="Times New Roman" w:hAnsi="Times New Roman" w:eastAsia="Times New Roman" w:cs="Times New Roman"/>
          <w:b/>
          <w:bCs/>
        </w:rPr>
        <w:t>gumpalan (blobs)</w:t>
      </w:r>
      <w:r w:rsidRPr="6F784F7B">
        <w:rPr>
          <w:rFonts w:ascii="Times New Roman" w:hAnsi="Times New Roman" w:eastAsia="Times New Roman" w:cs="Times New Roman"/>
        </w:rPr>
        <w:t>.</w:t>
      </w:r>
    </w:p>
    <w:p w:rsidR="1A3D34A1" w:rsidP="6F784F7B" w:rsidRDefault="6F784F7B" w14:paraId="0CB70D1B" w14:textId="7AB1FCC1">
      <w:pPr>
        <w:spacing w:before="240" w:after="240"/>
        <w:jc w:val="both"/>
        <w:rPr>
          <w:rFonts w:ascii="Times New Roman" w:hAnsi="Times New Roman" w:eastAsia="Times New Roman" w:cs="Times New Roman"/>
        </w:rPr>
      </w:pPr>
      <w:r w:rsidRPr="6F784F7B">
        <w:rPr>
          <w:rFonts w:ascii="Times New Roman" w:hAnsi="Times New Roman" w:eastAsia="Times New Roman" w:cs="Times New Roman"/>
        </w:rPr>
        <w:t>Beberapa sifat dari fitur lokal adalah sebagai berikut:</w:t>
      </w:r>
    </w:p>
    <w:p w:rsidR="1A3D34A1" w:rsidP="00210EC7" w:rsidRDefault="6F784F7B" w14:paraId="4E0020EE" w14:textId="550F47BD">
      <w:pPr>
        <w:pStyle w:val="ListParagraph"/>
        <w:numPr>
          <w:ilvl w:val="0"/>
          <w:numId w:val="64"/>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rPr>
        <w:t xml:space="preserve">Bersifat </w:t>
      </w:r>
      <w:r w:rsidRPr="6F784F7B">
        <w:rPr>
          <w:rFonts w:ascii="Times New Roman" w:hAnsi="Times New Roman" w:eastAsia="Times New Roman" w:cs="Times New Roman"/>
          <w:b/>
          <w:bCs/>
        </w:rPr>
        <w:t>repetitif</w:t>
      </w:r>
      <w:r w:rsidRPr="6F784F7B">
        <w:rPr>
          <w:rFonts w:ascii="Times New Roman" w:hAnsi="Times New Roman" w:eastAsia="Times New Roman" w:cs="Times New Roman"/>
        </w:rPr>
        <w:t xml:space="preserve"> (mendeteksi titik yang sama secara independen pada setiap gambar)</w:t>
      </w:r>
    </w:p>
    <w:p w:rsidR="1A3D34A1" w:rsidP="00210EC7" w:rsidRDefault="6F784F7B" w14:paraId="71967F83" w14:textId="335B19BA">
      <w:pPr>
        <w:pStyle w:val="ListParagraph"/>
        <w:numPr>
          <w:ilvl w:val="0"/>
          <w:numId w:val="64"/>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rPr>
        <w:t xml:space="preserve">Harus </w:t>
      </w:r>
      <w:r w:rsidRPr="6F784F7B">
        <w:rPr>
          <w:rFonts w:ascii="Times New Roman" w:hAnsi="Times New Roman" w:eastAsia="Times New Roman" w:cs="Times New Roman"/>
          <w:b/>
          <w:bCs/>
        </w:rPr>
        <w:t>invarian terhadap translasi, rotasi, dan skala</w:t>
      </w:r>
    </w:p>
    <w:p w:rsidR="1A3D34A1" w:rsidP="00210EC7" w:rsidRDefault="6F784F7B" w14:paraId="3F1CF29D" w14:textId="3B5C3443">
      <w:pPr>
        <w:pStyle w:val="ListParagraph"/>
        <w:numPr>
          <w:ilvl w:val="0"/>
          <w:numId w:val="64"/>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rPr>
        <w:t xml:space="preserve">Harus </w:t>
      </w:r>
      <w:r w:rsidRPr="6F784F7B">
        <w:rPr>
          <w:rFonts w:ascii="Times New Roman" w:hAnsi="Times New Roman" w:eastAsia="Times New Roman" w:cs="Times New Roman"/>
          <w:b/>
          <w:bCs/>
        </w:rPr>
        <w:t>tahan terhadap</w:t>
      </w:r>
      <w:r w:rsidRPr="6F784F7B">
        <w:rPr>
          <w:rFonts w:ascii="Times New Roman" w:hAnsi="Times New Roman" w:eastAsia="Times New Roman" w:cs="Times New Roman"/>
        </w:rPr>
        <w:t xml:space="preserve"> adanya </w:t>
      </w:r>
      <w:r w:rsidRPr="6F784F7B">
        <w:rPr>
          <w:rFonts w:ascii="Times New Roman" w:hAnsi="Times New Roman" w:eastAsia="Times New Roman" w:cs="Times New Roman"/>
          <w:b/>
          <w:bCs/>
        </w:rPr>
        <w:t>noise</w:t>
      </w:r>
      <w:r w:rsidRPr="6F784F7B">
        <w:rPr>
          <w:rFonts w:ascii="Times New Roman" w:hAnsi="Times New Roman" w:eastAsia="Times New Roman" w:cs="Times New Roman"/>
        </w:rPr>
        <w:t xml:space="preserve">, </w:t>
      </w:r>
      <w:r w:rsidRPr="6F784F7B">
        <w:rPr>
          <w:rFonts w:ascii="Times New Roman" w:hAnsi="Times New Roman" w:eastAsia="Times New Roman" w:cs="Times New Roman"/>
          <w:b/>
          <w:bCs/>
        </w:rPr>
        <w:t>blur</w:t>
      </w:r>
      <w:r w:rsidRPr="6F784F7B">
        <w:rPr>
          <w:rFonts w:ascii="Times New Roman" w:hAnsi="Times New Roman" w:eastAsia="Times New Roman" w:cs="Times New Roman"/>
        </w:rPr>
        <w:t xml:space="preserve">, </w:t>
      </w:r>
      <w:r w:rsidRPr="6F784F7B">
        <w:rPr>
          <w:rFonts w:ascii="Times New Roman" w:hAnsi="Times New Roman" w:eastAsia="Times New Roman" w:cs="Times New Roman"/>
          <w:b/>
          <w:bCs/>
        </w:rPr>
        <w:t>occlusion</w:t>
      </w:r>
      <w:r w:rsidRPr="6F784F7B">
        <w:rPr>
          <w:rFonts w:ascii="Times New Roman" w:hAnsi="Times New Roman" w:eastAsia="Times New Roman" w:cs="Times New Roman"/>
        </w:rPr>
        <w:t xml:space="preserve">, </w:t>
      </w:r>
      <w:r w:rsidRPr="6F784F7B">
        <w:rPr>
          <w:rFonts w:ascii="Times New Roman" w:hAnsi="Times New Roman" w:eastAsia="Times New Roman" w:cs="Times New Roman"/>
          <w:b/>
          <w:bCs/>
        </w:rPr>
        <w:t>clutter</w:t>
      </w:r>
      <w:r w:rsidRPr="6F784F7B">
        <w:rPr>
          <w:rFonts w:ascii="Times New Roman" w:hAnsi="Times New Roman" w:eastAsia="Times New Roman" w:cs="Times New Roman"/>
        </w:rPr>
        <w:t xml:space="preserve">, dan </w:t>
      </w:r>
      <w:r w:rsidRPr="6F784F7B">
        <w:rPr>
          <w:rFonts w:ascii="Times New Roman" w:hAnsi="Times New Roman" w:eastAsia="Times New Roman" w:cs="Times New Roman"/>
          <w:b/>
          <w:bCs/>
        </w:rPr>
        <w:t>locality</w:t>
      </w:r>
    </w:p>
    <w:p w:rsidR="1A3D34A1" w:rsidP="00210EC7" w:rsidRDefault="6F784F7B" w14:paraId="1B467D5E" w14:textId="2E8C705D">
      <w:pPr>
        <w:pStyle w:val="ListParagraph"/>
        <w:numPr>
          <w:ilvl w:val="0"/>
          <w:numId w:val="64"/>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rPr>
        <w:t xml:space="preserve">Harus mengandung </w:t>
      </w:r>
      <w:r w:rsidRPr="6F784F7B">
        <w:rPr>
          <w:rFonts w:ascii="Times New Roman" w:hAnsi="Times New Roman" w:eastAsia="Times New Roman" w:cs="Times New Roman"/>
          <w:b/>
          <w:bCs/>
        </w:rPr>
        <w:t>struktur menarik</w:t>
      </w:r>
      <w:r w:rsidRPr="6F784F7B">
        <w:rPr>
          <w:rFonts w:ascii="Times New Roman" w:hAnsi="Times New Roman" w:eastAsia="Times New Roman" w:cs="Times New Roman"/>
        </w:rPr>
        <w:t xml:space="preserve"> (distinctiveness), dan sifat serupa lainnya</w:t>
      </w:r>
    </w:p>
    <w:p w:rsidR="1A3D34A1" w:rsidP="6F784F7B" w:rsidRDefault="6F784F7B" w14:paraId="14AFE3B6" w14:textId="34780024">
      <w:pPr>
        <w:spacing w:before="240" w:after="240"/>
        <w:jc w:val="both"/>
        <w:rPr>
          <w:rFonts w:ascii="Times New Roman" w:hAnsi="Times New Roman" w:eastAsia="Times New Roman" w:cs="Times New Roman"/>
        </w:rPr>
      </w:pPr>
      <w:r w:rsidRPr="6F784F7B">
        <w:rPr>
          <w:rFonts w:ascii="Times New Roman" w:hAnsi="Times New Roman" w:eastAsia="Times New Roman" w:cs="Times New Roman"/>
        </w:rPr>
        <w:t>Tugas-tugas dalam pemrosesan citra adalah sebagai berikut:</w:t>
      </w:r>
    </w:p>
    <w:p w:rsidR="1A3D34A1" w:rsidP="00210EC7" w:rsidRDefault="6F784F7B" w14:paraId="5B9B1F1C" w14:textId="0589592E">
      <w:pPr>
        <w:pStyle w:val="ListParagraph"/>
        <w:numPr>
          <w:ilvl w:val="0"/>
          <w:numId w:val="64"/>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b/>
          <w:bCs/>
        </w:rPr>
        <w:t>Registrasi gambar</w:t>
      </w:r>
      <w:r w:rsidRPr="6F784F7B">
        <w:rPr>
          <w:rFonts w:ascii="Times New Roman" w:hAnsi="Times New Roman" w:eastAsia="Times New Roman" w:cs="Times New Roman"/>
        </w:rPr>
        <w:t xml:space="preserve"> (image registration)</w:t>
      </w:r>
    </w:p>
    <w:p w:rsidR="1A3D34A1" w:rsidP="00210EC7" w:rsidRDefault="6F784F7B" w14:paraId="7E790499" w14:textId="66FC97CD">
      <w:pPr>
        <w:pStyle w:val="ListParagraph"/>
        <w:numPr>
          <w:ilvl w:val="0"/>
          <w:numId w:val="64"/>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b/>
          <w:bCs/>
        </w:rPr>
        <w:t xml:space="preserve">Pencocokan gambar </w:t>
      </w:r>
      <w:r w:rsidRPr="6F784F7B">
        <w:rPr>
          <w:rFonts w:ascii="Times New Roman" w:hAnsi="Times New Roman" w:eastAsia="Times New Roman" w:cs="Times New Roman"/>
        </w:rPr>
        <w:t>(image matching)</w:t>
      </w:r>
    </w:p>
    <w:p w:rsidR="1A3D34A1" w:rsidP="00210EC7" w:rsidRDefault="6F784F7B" w14:paraId="17C96B53" w14:textId="1070A9AF">
      <w:pPr>
        <w:pStyle w:val="ListParagraph"/>
        <w:numPr>
          <w:ilvl w:val="0"/>
          <w:numId w:val="64"/>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b/>
          <w:bCs/>
        </w:rPr>
        <w:t xml:space="preserve">Penyambungan panorama </w:t>
      </w:r>
      <w:r w:rsidRPr="6F784F7B">
        <w:rPr>
          <w:rFonts w:ascii="Times New Roman" w:hAnsi="Times New Roman" w:eastAsia="Times New Roman" w:cs="Times New Roman"/>
        </w:rPr>
        <w:t>(image stitching)</w:t>
      </w:r>
    </w:p>
    <w:p w:rsidR="1A3D34A1" w:rsidP="00210EC7" w:rsidRDefault="6F784F7B" w14:paraId="4D801DBB" w14:textId="4A8B3A80">
      <w:pPr>
        <w:pStyle w:val="ListParagraph"/>
        <w:numPr>
          <w:ilvl w:val="0"/>
          <w:numId w:val="64"/>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b/>
          <w:bCs/>
        </w:rPr>
        <w:t xml:space="preserve">Deteksi </w:t>
      </w:r>
      <w:r w:rsidRPr="6F784F7B">
        <w:rPr>
          <w:rFonts w:ascii="Times New Roman" w:hAnsi="Times New Roman" w:eastAsia="Times New Roman" w:cs="Times New Roman"/>
        </w:rPr>
        <w:t xml:space="preserve">atau </w:t>
      </w:r>
      <w:r w:rsidRPr="6F784F7B">
        <w:rPr>
          <w:rFonts w:ascii="Times New Roman" w:hAnsi="Times New Roman" w:eastAsia="Times New Roman" w:cs="Times New Roman"/>
          <w:b/>
          <w:bCs/>
        </w:rPr>
        <w:t xml:space="preserve">Pengenalan objek </w:t>
      </w:r>
      <w:r w:rsidRPr="6F784F7B">
        <w:rPr>
          <w:rFonts w:ascii="Times New Roman" w:hAnsi="Times New Roman" w:eastAsia="Times New Roman" w:cs="Times New Roman"/>
        </w:rPr>
        <w:t>(object detection/recognition)</w:t>
      </w:r>
    </w:p>
    <w:p w:rsidR="1A3D34A1" w:rsidP="6F784F7B" w:rsidRDefault="1A3D34A1" w14:paraId="32E69A22" w14:textId="19701369"/>
    <w:p w:rsidR="1A3D34A1" w:rsidP="1A3D34A1" w:rsidRDefault="1A3D34A1" w14:paraId="03087EE8" w14:textId="1203E468">
      <w:r>
        <w:br w:type="page"/>
      </w:r>
    </w:p>
    <w:p w:rsidR="1A3D34A1" w:rsidP="6F784F7B" w:rsidRDefault="6F784F7B" w14:paraId="76753FC6" w14:textId="0069553A">
      <w:pPr>
        <w:rPr>
          <w:rFonts w:ascii="Times New Roman" w:hAnsi="Times New Roman" w:eastAsia="Times New Roman" w:cs="Times New Roman"/>
        </w:rPr>
      </w:pPr>
      <w:r w:rsidRPr="6F784F7B">
        <w:rPr>
          <w:rFonts w:ascii="Times New Roman" w:hAnsi="Times New Roman" w:eastAsia="Times New Roman" w:cs="Times New Roman"/>
        </w:rPr>
        <w:t>libary yang dibutuhkan:</w:t>
      </w:r>
    </w:p>
    <w:tbl>
      <w:tblPr>
        <w:tblW w:w="0" w:type="auto"/>
        <w:tblLayout w:type="fixed"/>
        <w:tblLook w:val="0600" w:firstRow="0" w:lastRow="0" w:firstColumn="0" w:lastColumn="0" w:noHBand="1" w:noVBand="1"/>
      </w:tblPr>
      <w:tblGrid>
        <w:gridCol w:w="9462"/>
      </w:tblGrid>
      <w:tr w:rsidR="1A3D34A1" w:rsidTr="6F784F7B" w14:paraId="1D02D18D" w14:textId="77777777">
        <w:trPr>
          <w:trHeight w:val="300"/>
        </w:trPr>
        <w:tc>
          <w:tcPr>
            <w:tcW w:w="946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A3D34A1" w:rsidP="6F784F7B" w:rsidRDefault="6F784F7B" w14:paraId="36802A30" w14:textId="120A8426">
            <w:pPr>
              <w:shd w:val="clear" w:color="auto" w:fill="23272E"/>
              <w:spacing w:after="0" w:line="285" w:lineRule="auto"/>
            </w:pPr>
            <w:r w:rsidRPr="6F784F7B">
              <w:rPr>
                <w:rFonts w:ascii="Consolas" w:hAnsi="Consolas" w:eastAsia="Consolas" w:cs="Consolas"/>
                <w:color w:val="C678DD"/>
                <w:sz w:val="21"/>
                <w:szCs w:val="21"/>
              </w:rPr>
              <w:t>from</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matplotlib</w:t>
            </w:r>
            <w:r w:rsidRPr="6F784F7B">
              <w:rPr>
                <w:rFonts w:ascii="Consolas" w:hAnsi="Consolas" w:eastAsia="Consolas" w:cs="Consolas"/>
                <w:color w:val="ABB2BF"/>
                <w:sz w:val="21"/>
                <w:szCs w:val="21"/>
              </w:rPr>
              <w:t xml:space="preserve"> </w:t>
            </w:r>
            <w:r w:rsidRPr="6F784F7B">
              <w:rPr>
                <w:rFonts w:ascii="Consolas" w:hAnsi="Consolas" w:eastAsia="Consolas" w:cs="Consolas"/>
                <w:color w:val="C678DD"/>
                <w:sz w:val="21"/>
                <w:szCs w:val="21"/>
              </w:rPr>
              <w:t>import</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pylab</w:t>
            </w:r>
            <w:r w:rsidRPr="6F784F7B">
              <w:rPr>
                <w:rFonts w:ascii="Consolas" w:hAnsi="Consolas" w:eastAsia="Consolas" w:cs="Consolas"/>
                <w:color w:val="ABB2BF"/>
                <w:sz w:val="21"/>
                <w:szCs w:val="21"/>
              </w:rPr>
              <w:t xml:space="preserve"> </w:t>
            </w:r>
            <w:r w:rsidRPr="6F784F7B">
              <w:rPr>
                <w:rFonts w:ascii="Consolas" w:hAnsi="Consolas" w:eastAsia="Consolas" w:cs="Consolas"/>
                <w:color w:val="C678DD"/>
                <w:sz w:val="21"/>
                <w:szCs w:val="21"/>
              </w:rPr>
              <w:t>as</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pylab</w:t>
            </w:r>
            <w:r w:rsidRPr="6F784F7B">
              <w:rPr>
                <w:rFonts w:ascii="Consolas" w:hAnsi="Consolas" w:eastAsia="Consolas" w:cs="Consolas"/>
                <w:color w:val="ABB2BF"/>
                <w:sz w:val="21"/>
                <w:szCs w:val="21"/>
              </w:rPr>
              <w:t xml:space="preserve"> </w:t>
            </w:r>
          </w:p>
          <w:p w:rsidR="1A3D34A1" w:rsidP="6F784F7B" w:rsidRDefault="6F784F7B" w14:paraId="60DF2D93" w14:textId="46AD6286">
            <w:pPr>
              <w:shd w:val="clear" w:color="auto" w:fill="23272E"/>
              <w:spacing w:after="0" w:line="285" w:lineRule="auto"/>
            </w:pPr>
            <w:r w:rsidRPr="6F784F7B">
              <w:rPr>
                <w:rFonts w:ascii="Consolas" w:hAnsi="Consolas" w:eastAsia="Consolas" w:cs="Consolas"/>
                <w:color w:val="C678DD"/>
                <w:sz w:val="21"/>
                <w:szCs w:val="21"/>
              </w:rPr>
              <w:t>from</w:t>
            </w:r>
            <w:r w:rsidRPr="6F784F7B">
              <w:rPr>
                <w:rFonts w:ascii="Consolas" w:hAnsi="Consolas" w:eastAsia="Consolas" w:cs="Consolas"/>
                <w:color w:val="ABB2BF"/>
                <w:sz w:val="21"/>
                <w:szCs w:val="21"/>
              </w:rPr>
              <w:t xml:space="preserve"> skimage.io </w:t>
            </w:r>
            <w:r w:rsidRPr="6F784F7B">
              <w:rPr>
                <w:rFonts w:ascii="Consolas" w:hAnsi="Consolas" w:eastAsia="Consolas" w:cs="Consolas"/>
                <w:color w:val="C678DD"/>
                <w:sz w:val="21"/>
                <w:szCs w:val="21"/>
              </w:rPr>
              <w:t>import</w:t>
            </w:r>
            <w:r w:rsidRPr="6F784F7B">
              <w:rPr>
                <w:rFonts w:ascii="Consolas" w:hAnsi="Consolas" w:eastAsia="Consolas" w:cs="Consolas"/>
                <w:color w:val="ABB2BF"/>
                <w:sz w:val="21"/>
                <w:szCs w:val="21"/>
              </w:rPr>
              <w:t xml:space="preserve"> imread  </w:t>
            </w:r>
          </w:p>
          <w:p w:rsidR="1A3D34A1" w:rsidP="6F784F7B" w:rsidRDefault="6F784F7B" w14:paraId="4563C760" w14:textId="02B8813C">
            <w:pPr>
              <w:shd w:val="clear" w:color="auto" w:fill="23272E"/>
              <w:spacing w:after="0" w:line="285" w:lineRule="auto"/>
            </w:pPr>
            <w:r w:rsidRPr="6F784F7B">
              <w:rPr>
                <w:rFonts w:ascii="Consolas" w:hAnsi="Consolas" w:eastAsia="Consolas" w:cs="Consolas"/>
                <w:color w:val="C678DD"/>
                <w:sz w:val="21"/>
                <w:szCs w:val="21"/>
              </w:rPr>
              <w:t>from</w:t>
            </w:r>
            <w:r w:rsidRPr="6F784F7B">
              <w:rPr>
                <w:rFonts w:ascii="Consolas" w:hAnsi="Consolas" w:eastAsia="Consolas" w:cs="Consolas"/>
                <w:color w:val="ABB2BF"/>
                <w:sz w:val="21"/>
                <w:szCs w:val="21"/>
              </w:rPr>
              <w:t xml:space="preserve"> skimage.color </w:t>
            </w:r>
            <w:r w:rsidRPr="6F784F7B">
              <w:rPr>
                <w:rFonts w:ascii="Consolas" w:hAnsi="Consolas" w:eastAsia="Consolas" w:cs="Consolas"/>
                <w:color w:val="C678DD"/>
                <w:sz w:val="21"/>
                <w:szCs w:val="21"/>
              </w:rPr>
              <w:t>import</w:t>
            </w:r>
            <w:r w:rsidRPr="6F784F7B">
              <w:rPr>
                <w:rFonts w:ascii="Consolas" w:hAnsi="Consolas" w:eastAsia="Consolas" w:cs="Consolas"/>
                <w:color w:val="ABB2BF"/>
                <w:sz w:val="21"/>
                <w:szCs w:val="21"/>
              </w:rPr>
              <w:t xml:space="preserve"> rgb2gray  </w:t>
            </w:r>
          </w:p>
          <w:p w:rsidR="1A3D34A1" w:rsidP="6F784F7B" w:rsidRDefault="6F784F7B" w14:paraId="104A8FCA" w14:textId="00980515">
            <w:pPr>
              <w:shd w:val="clear" w:color="auto" w:fill="23272E"/>
              <w:spacing w:after="0" w:line="285" w:lineRule="auto"/>
            </w:pPr>
            <w:r w:rsidRPr="6F784F7B">
              <w:rPr>
                <w:rFonts w:ascii="Consolas" w:hAnsi="Consolas" w:eastAsia="Consolas" w:cs="Consolas"/>
                <w:color w:val="C678DD"/>
                <w:sz w:val="21"/>
                <w:szCs w:val="21"/>
              </w:rPr>
              <w:t>from</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skimage</w:t>
            </w:r>
            <w:r w:rsidRPr="6F784F7B">
              <w:rPr>
                <w:rFonts w:ascii="Consolas" w:hAnsi="Consolas" w:eastAsia="Consolas" w:cs="Consolas"/>
                <w:color w:val="ABB2BF"/>
                <w:sz w:val="21"/>
                <w:szCs w:val="21"/>
              </w:rPr>
              <w:t>.</w:t>
            </w:r>
            <w:r w:rsidRPr="6F784F7B">
              <w:rPr>
                <w:rFonts w:ascii="Consolas" w:hAnsi="Consolas" w:eastAsia="Consolas" w:cs="Consolas"/>
                <w:color w:val="E5C07B"/>
                <w:sz w:val="21"/>
                <w:szCs w:val="21"/>
              </w:rPr>
              <w:t>feature</w:t>
            </w:r>
            <w:r w:rsidRPr="6F784F7B">
              <w:rPr>
                <w:rFonts w:ascii="Consolas" w:hAnsi="Consolas" w:eastAsia="Consolas" w:cs="Consolas"/>
                <w:color w:val="ABB2BF"/>
                <w:sz w:val="21"/>
                <w:szCs w:val="21"/>
              </w:rPr>
              <w:t xml:space="preserve"> </w:t>
            </w:r>
            <w:r w:rsidRPr="6F784F7B">
              <w:rPr>
                <w:rFonts w:ascii="Consolas" w:hAnsi="Consolas" w:eastAsia="Consolas" w:cs="Consolas"/>
                <w:color w:val="C678DD"/>
                <w:sz w:val="21"/>
                <w:szCs w:val="21"/>
              </w:rPr>
              <w:t>import</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corner_harris</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corner_subpix</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corner_peaks</w:t>
            </w:r>
            <w:r w:rsidRPr="6F784F7B">
              <w:rPr>
                <w:rFonts w:ascii="Consolas" w:hAnsi="Consolas" w:eastAsia="Consolas" w:cs="Consolas"/>
                <w:color w:val="ABB2BF"/>
                <w:sz w:val="21"/>
                <w:szCs w:val="21"/>
              </w:rPr>
              <w:t xml:space="preserve">  </w:t>
            </w:r>
          </w:p>
          <w:p w:rsidR="1A3D34A1" w:rsidP="6F784F7B" w:rsidRDefault="6F784F7B" w14:paraId="4EBED68D" w14:textId="67A17962">
            <w:pPr>
              <w:shd w:val="clear" w:color="auto" w:fill="23272E"/>
              <w:spacing w:after="0" w:line="285" w:lineRule="auto"/>
            </w:pPr>
            <w:r w:rsidRPr="6F784F7B">
              <w:rPr>
                <w:rFonts w:ascii="Consolas" w:hAnsi="Consolas" w:eastAsia="Consolas" w:cs="Consolas"/>
                <w:color w:val="C678DD"/>
                <w:sz w:val="21"/>
                <w:szCs w:val="21"/>
              </w:rPr>
              <w:t>from</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skimage</w:t>
            </w:r>
            <w:r w:rsidRPr="6F784F7B">
              <w:rPr>
                <w:rFonts w:ascii="Consolas" w:hAnsi="Consolas" w:eastAsia="Consolas" w:cs="Consolas"/>
                <w:color w:val="ABB2BF"/>
                <w:sz w:val="21"/>
                <w:szCs w:val="21"/>
              </w:rPr>
              <w:t>.</w:t>
            </w:r>
            <w:r w:rsidRPr="6F784F7B">
              <w:rPr>
                <w:rFonts w:ascii="Consolas" w:hAnsi="Consolas" w:eastAsia="Consolas" w:cs="Consolas"/>
                <w:color w:val="E5C07B"/>
                <w:sz w:val="21"/>
                <w:szCs w:val="21"/>
              </w:rPr>
              <w:t>transform</w:t>
            </w:r>
            <w:r w:rsidRPr="6F784F7B">
              <w:rPr>
                <w:rFonts w:ascii="Consolas" w:hAnsi="Consolas" w:eastAsia="Consolas" w:cs="Consolas"/>
                <w:color w:val="ABB2BF"/>
                <w:sz w:val="21"/>
                <w:szCs w:val="21"/>
              </w:rPr>
              <w:t xml:space="preserve"> </w:t>
            </w:r>
            <w:r w:rsidRPr="6F784F7B">
              <w:rPr>
                <w:rFonts w:ascii="Consolas" w:hAnsi="Consolas" w:eastAsia="Consolas" w:cs="Consolas"/>
                <w:color w:val="C678DD"/>
                <w:sz w:val="21"/>
                <w:szCs w:val="21"/>
              </w:rPr>
              <w:t>import</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warp</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SimilarityTransform</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AffineTransform</w:t>
            </w:r>
            <w:r w:rsidRPr="6F784F7B">
              <w:rPr>
                <w:rFonts w:ascii="Consolas" w:hAnsi="Consolas" w:eastAsia="Consolas" w:cs="Consolas"/>
                <w:color w:val="ABB2BF"/>
                <w:sz w:val="21"/>
                <w:szCs w:val="21"/>
              </w:rPr>
              <w:t xml:space="preserve">,  </w:t>
            </w:r>
          </w:p>
          <w:p w:rsidR="1A3D34A1" w:rsidP="6F784F7B" w:rsidRDefault="6F784F7B" w14:paraId="1C4512A8" w14:textId="15A81886">
            <w:pPr>
              <w:shd w:val="clear" w:color="auto" w:fill="23272E"/>
              <w:spacing w:after="0" w:line="285" w:lineRule="auto"/>
            </w:pPr>
            <w:r w:rsidRPr="6F784F7B">
              <w:rPr>
                <w:rFonts w:ascii="Consolas" w:hAnsi="Consolas" w:eastAsia="Consolas" w:cs="Consolas"/>
                <w:color w:val="ABB2BF"/>
                <w:sz w:val="21"/>
                <w:szCs w:val="21"/>
              </w:rPr>
              <w:t>resize</w:t>
            </w:r>
          </w:p>
          <w:p w:rsidR="1A3D34A1" w:rsidP="6F784F7B" w:rsidRDefault="6F784F7B" w14:paraId="0099DD01" w14:textId="4AE2EAD3">
            <w:pPr>
              <w:shd w:val="clear" w:color="auto" w:fill="23272E"/>
              <w:spacing w:after="0" w:line="285" w:lineRule="auto"/>
            </w:pPr>
            <w:r w:rsidRPr="6F784F7B">
              <w:rPr>
                <w:rFonts w:ascii="Consolas" w:hAnsi="Consolas" w:eastAsia="Consolas" w:cs="Consolas"/>
                <w:color w:val="C678DD"/>
                <w:sz w:val="21"/>
                <w:szCs w:val="21"/>
              </w:rPr>
              <w:t>import</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cv2</w:t>
            </w:r>
            <w:r w:rsidRPr="6F784F7B">
              <w:rPr>
                <w:rFonts w:ascii="Consolas" w:hAnsi="Consolas" w:eastAsia="Consolas" w:cs="Consolas"/>
                <w:color w:val="ABB2BF"/>
                <w:sz w:val="21"/>
                <w:szCs w:val="21"/>
              </w:rPr>
              <w:t xml:space="preserve">  </w:t>
            </w:r>
          </w:p>
          <w:p w:rsidR="1A3D34A1" w:rsidP="6F784F7B" w:rsidRDefault="6F784F7B" w14:paraId="107D8AB9" w14:textId="5A8876F2">
            <w:pPr>
              <w:shd w:val="clear" w:color="auto" w:fill="23272E"/>
              <w:spacing w:after="0" w:line="285" w:lineRule="auto"/>
            </w:pPr>
            <w:r w:rsidRPr="6F784F7B">
              <w:rPr>
                <w:rFonts w:ascii="Consolas" w:hAnsi="Consolas" w:eastAsia="Consolas" w:cs="Consolas"/>
                <w:color w:val="C678DD"/>
                <w:sz w:val="21"/>
                <w:szCs w:val="21"/>
              </w:rPr>
              <w:t>import</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numpy</w:t>
            </w:r>
            <w:r w:rsidRPr="6F784F7B">
              <w:rPr>
                <w:rFonts w:ascii="Consolas" w:hAnsi="Consolas" w:eastAsia="Consolas" w:cs="Consolas"/>
                <w:color w:val="ABB2BF"/>
                <w:sz w:val="21"/>
                <w:szCs w:val="21"/>
              </w:rPr>
              <w:t xml:space="preserve"> </w:t>
            </w:r>
            <w:r w:rsidRPr="6F784F7B">
              <w:rPr>
                <w:rFonts w:ascii="Consolas" w:hAnsi="Consolas" w:eastAsia="Consolas" w:cs="Consolas"/>
                <w:color w:val="C678DD"/>
                <w:sz w:val="21"/>
                <w:szCs w:val="21"/>
              </w:rPr>
              <w:t>as</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np</w:t>
            </w:r>
            <w:r w:rsidRPr="6F784F7B">
              <w:rPr>
                <w:rFonts w:ascii="Consolas" w:hAnsi="Consolas" w:eastAsia="Consolas" w:cs="Consolas"/>
                <w:color w:val="ABB2BF"/>
                <w:sz w:val="21"/>
                <w:szCs w:val="21"/>
              </w:rPr>
              <w:t xml:space="preserve">  </w:t>
            </w:r>
          </w:p>
          <w:p w:rsidR="1A3D34A1" w:rsidP="6F784F7B" w:rsidRDefault="6F784F7B" w14:paraId="45EA16C3" w14:textId="5A0326CF">
            <w:pPr>
              <w:shd w:val="clear" w:color="auto" w:fill="23272E"/>
              <w:spacing w:after="0" w:line="285" w:lineRule="auto"/>
            </w:pPr>
            <w:r w:rsidRPr="6F784F7B">
              <w:rPr>
                <w:rFonts w:ascii="Consolas" w:hAnsi="Consolas" w:eastAsia="Consolas" w:cs="Consolas"/>
                <w:color w:val="C678DD"/>
                <w:sz w:val="21"/>
                <w:szCs w:val="21"/>
              </w:rPr>
              <w:t>from</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skimage</w:t>
            </w:r>
            <w:r w:rsidRPr="6F784F7B">
              <w:rPr>
                <w:rFonts w:ascii="Consolas" w:hAnsi="Consolas" w:eastAsia="Consolas" w:cs="Consolas"/>
                <w:color w:val="ABB2BF"/>
                <w:sz w:val="21"/>
                <w:szCs w:val="21"/>
              </w:rPr>
              <w:t xml:space="preserve"> </w:t>
            </w:r>
            <w:r w:rsidRPr="6F784F7B">
              <w:rPr>
                <w:rFonts w:ascii="Consolas" w:hAnsi="Consolas" w:eastAsia="Consolas" w:cs="Consolas"/>
                <w:color w:val="C678DD"/>
                <w:sz w:val="21"/>
                <w:szCs w:val="21"/>
              </w:rPr>
              <w:t>import</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data</w:t>
            </w:r>
            <w:r w:rsidRPr="6F784F7B">
              <w:rPr>
                <w:rFonts w:ascii="Consolas" w:hAnsi="Consolas" w:eastAsia="Consolas" w:cs="Consolas"/>
                <w:color w:val="ABB2BF"/>
                <w:sz w:val="21"/>
                <w:szCs w:val="21"/>
              </w:rPr>
              <w:t xml:space="preserve">  </w:t>
            </w:r>
          </w:p>
          <w:p w:rsidR="1A3D34A1" w:rsidP="6F784F7B" w:rsidRDefault="6F784F7B" w14:paraId="02B07998" w14:textId="25650A91">
            <w:pPr>
              <w:shd w:val="clear" w:color="auto" w:fill="23272E"/>
              <w:spacing w:after="0" w:line="285" w:lineRule="auto"/>
            </w:pPr>
            <w:r w:rsidRPr="6F784F7B">
              <w:rPr>
                <w:rFonts w:ascii="Consolas" w:hAnsi="Consolas" w:eastAsia="Consolas" w:cs="Consolas"/>
                <w:color w:val="C678DD"/>
                <w:sz w:val="21"/>
                <w:szCs w:val="21"/>
              </w:rPr>
              <w:t>from</w:t>
            </w:r>
            <w:r w:rsidRPr="6F784F7B">
              <w:rPr>
                <w:rFonts w:ascii="Consolas" w:hAnsi="Consolas" w:eastAsia="Consolas" w:cs="Consolas"/>
                <w:color w:val="ABB2BF"/>
                <w:sz w:val="21"/>
                <w:szCs w:val="21"/>
              </w:rPr>
              <w:t xml:space="preserve"> skimage.util </w:t>
            </w:r>
            <w:r w:rsidRPr="6F784F7B">
              <w:rPr>
                <w:rFonts w:ascii="Consolas" w:hAnsi="Consolas" w:eastAsia="Consolas" w:cs="Consolas"/>
                <w:color w:val="C678DD"/>
                <w:sz w:val="21"/>
                <w:szCs w:val="21"/>
              </w:rPr>
              <w:t>import</w:t>
            </w:r>
            <w:r w:rsidRPr="6F784F7B">
              <w:rPr>
                <w:rFonts w:ascii="Consolas" w:hAnsi="Consolas" w:eastAsia="Consolas" w:cs="Consolas"/>
                <w:color w:val="ABB2BF"/>
                <w:sz w:val="21"/>
                <w:szCs w:val="21"/>
              </w:rPr>
              <w:t xml:space="preserve"> img_as_float  </w:t>
            </w:r>
          </w:p>
          <w:p w:rsidR="1A3D34A1" w:rsidP="6F784F7B" w:rsidRDefault="6F784F7B" w14:paraId="33731DF6" w14:textId="2DE005C4">
            <w:pPr>
              <w:shd w:val="clear" w:color="auto" w:fill="23272E"/>
              <w:spacing w:after="0" w:line="285" w:lineRule="auto"/>
            </w:pPr>
            <w:r w:rsidRPr="6F784F7B">
              <w:rPr>
                <w:rFonts w:ascii="Consolas" w:hAnsi="Consolas" w:eastAsia="Consolas" w:cs="Consolas"/>
                <w:color w:val="C678DD"/>
                <w:sz w:val="21"/>
                <w:szCs w:val="21"/>
              </w:rPr>
              <w:t>from</w:t>
            </w:r>
            <w:r w:rsidRPr="6F784F7B">
              <w:rPr>
                <w:rFonts w:ascii="Consolas" w:hAnsi="Consolas" w:eastAsia="Consolas" w:cs="Consolas"/>
                <w:color w:val="ABB2BF"/>
                <w:sz w:val="21"/>
                <w:szCs w:val="21"/>
              </w:rPr>
              <w:t xml:space="preserve"> skimage.exposure </w:t>
            </w:r>
            <w:r w:rsidRPr="6F784F7B">
              <w:rPr>
                <w:rFonts w:ascii="Consolas" w:hAnsi="Consolas" w:eastAsia="Consolas" w:cs="Consolas"/>
                <w:color w:val="C678DD"/>
                <w:sz w:val="21"/>
                <w:szCs w:val="21"/>
              </w:rPr>
              <w:t>import</w:t>
            </w:r>
            <w:r w:rsidRPr="6F784F7B">
              <w:rPr>
                <w:rFonts w:ascii="Consolas" w:hAnsi="Consolas" w:eastAsia="Consolas" w:cs="Consolas"/>
                <w:color w:val="ABB2BF"/>
                <w:sz w:val="21"/>
                <w:szCs w:val="21"/>
              </w:rPr>
              <w:t xml:space="preserve"> rescale_intensity </w:t>
            </w:r>
          </w:p>
          <w:p w:rsidR="1A3D34A1" w:rsidP="6F784F7B" w:rsidRDefault="6F784F7B" w14:paraId="78E8057A" w14:textId="28547E92">
            <w:pPr>
              <w:shd w:val="clear" w:color="auto" w:fill="23272E"/>
              <w:spacing w:after="0" w:line="285" w:lineRule="auto"/>
              <w:rPr>
                <w:rFonts w:ascii="Consolas" w:hAnsi="Consolas" w:eastAsia="Consolas" w:cs="Consolas"/>
                <w:color w:val="ABB2BF"/>
                <w:sz w:val="21"/>
                <w:szCs w:val="21"/>
              </w:rPr>
            </w:pPr>
            <w:r w:rsidRPr="6F784F7B">
              <w:rPr>
                <w:rFonts w:ascii="Consolas" w:hAnsi="Consolas" w:eastAsia="Consolas" w:cs="Consolas"/>
                <w:color w:val="C678DD"/>
                <w:sz w:val="21"/>
                <w:szCs w:val="21"/>
              </w:rPr>
              <w:t>from</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skimage</w:t>
            </w:r>
            <w:r w:rsidRPr="6F784F7B">
              <w:rPr>
                <w:rFonts w:ascii="Consolas" w:hAnsi="Consolas" w:eastAsia="Consolas" w:cs="Consolas"/>
                <w:color w:val="ABB2BF"/>
                <w:sz w:val="21"/>
                <w:szCs w:val="21"/>
              </w:rPr>
              <w:t>.</w:t>
            </w:r>
            <w:r w:rsidRPr="6F784F7B">
              <w:rPr>
                <w:rFonts w:ascii="Consolas" w:hAnsi="Consolas" w:eastAsia="Consolas" w:cs="Consolas"/>
                <w:color w:val="E5C07B"/>
                <w:sz w:val="21"/>
                <w:szCs w:val="21"/>
              </w:rPr>
              <w:t>measure</w:t>
            </w:r>
            <w:r w:rsidRPr="6F784F7B">
              <w:rPr>
                <w:rFonts w:ascii="Consolas" w:hAnsi="Consolas" w:eastAsia="Consolas" w:cs="Consolas"/>
                <w:color w:val="ABB2BF"/>
                <w:sz w:val="21"/>
                <w:szCs w:val="21"/>
              </w:rPr>
              <w:t xml:space="preserve"> </w:t>
            </w:r>
            <w:r w:rsidRPr="6F784F7B">
              <w:rPr>
                <w:rFonts w:ascii="Consolas" w:hAnsi="Consolas" w:eastAsia="Consolas" w:cs="Consolas"/>
                <w:color w:val="C678DD"/>
                <w:sz w:val="21"/>
                <w:szCs w:val="21"/>
              </w:rPr>
              <w:t>import</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ransac</w:t>
            </w:r>
          </w:p>
        </w:tc>
      </w:tr>
    </w:tbl>
    <w:p w:rsidR="1A3D34A1" w:rsidP="1A3D34A1" w:rsidRDefault="1A3D34A1" w14:paraId="41CFA92A" w14:textId="4B761FAD">
      <w:pPr>
        <w:spacing w:after="0" w:line="276" w:lineRule="auto"/>
        <w:rPr>
          <w:rFonts w:ascii="Times New Roman" w:hAnsi="Times New Roman" w:eastAsia="Times New Roman" w:cs="Times New Roman"/>
          <w:b/>
          <w:bCs/>
        </w:rPr>
      </w:pPr>
    </w:p>
    <w:p w:rsidR="6F784F7B" w:rsidRDefault="6F784F7B" w14:paraId="6FCF83E4" w14:textId="3CB90F8E">
      <w:r>
        <w:br w:type="page"/>
      </w:r>
    </w:p>
    <w:p w:rsidR="6F784F7B" w:rsidP="6F784F7B" w:rsidRDefault="6F784F7B" w14:paraId="209FE1C6" w14:textId="597B6FBA">
      <w:pPr>
        <w:pStyle w:val="Heading2"/>
        <w:spacing w:after="0" w:line="276" w:lineRule="auto"/>
        <w:rPr>
          <w:rFonts w:ascii="Times New Roman" w:hAnsi="Times New Roman" w:eastAsia="Times New Roman" w:cs="Times New Roman"/>
          <w:b/>
          <w:bCs/>
          <w:color w:val="auto"/>
          <w:sz w:val="24"/>
          <w:szCs w:val="24"/>
        </w:rPr>
      </w:pPr>
      <w:bookmarkStart w:name="_Toc213102705" w:id="95"/>
      <w:r w:rsidRPr="6F784F7B">
        <w:rPr>
          <w:rFonts w:ascii="Times New Roman" w:hAnsi="Times New Roman" w:eastAsia="Times New Roman" w:cs="Times New Roman"/>
          <w:b/>
          <w:bCs/>
          <w:color w:val="auto"/>
          <w:sz w:val="24"/>
          <w:szCs w:val="24"/>
        </w:rPr>
        <w:t>7.2. Detection Techniques and Feature Description</w:t>
      </w:r>
      <w:bookmarkEnd w:id="95"/>
    </w:p>
    <w:p w:rsidR="6F784F7B" w:rsidP="6F784F7B" w:rsidRDefault="6F784F7B" w14:paraId="16D8BD5B" w14:textId="320B58B0">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Bab ini membahas algoritma-algoritma kunci untuk mendeteksi dan mendeskripsikan fitur.</w:t>
      </w:r>
      <w:r w:rsidRPr="6F784F7B">
        <w:rPr>
          <w:rFonts w:ascii="Times New Roman" w:hAnsi="Times New Roman" w:eastAsia="Times New Roman" w:cs="Times New Roman"/>
          <w:b/>
          <w:bCs/>
        </w:rPr>
        <w:t xml:space="preserve"> Harris Corner</w:t>
      </w:r>
      <w:r w:rsidRPr="6F784F7B">
        <w:rPr>
          <w:rFonts w:ascii="Times New Roman" w:hAnsi="Times New Roman" w:eastAsia="Times New Roman" w:cs="Times New Roman"/>
        </w:rPr>
        <w:t xml:space="preserve"> mendeteksi sudut, </w:t>
      </w:r>
      <w:r w:rsidRPr="6F784F7B">
        <w:rPr>
          <w:rFonts w:ascii="Times New Roman" w:hAnsi="Times New Roman" w:eastAsia="Times New Roman" w:cs="Times New Roman"/>
          <w:b/>
          <w:bCs/>
        </w:rPr>
        <w:t>LoG</w:t>
      </w:r>
      <w:r w:rsidRPr="6F784F7B">
        <w:rPr>
          <w:rFonts w:ascii="Times New Roman" w:hAnsi="Times New Roman" w:eastAsia="Times New Roman" w:cs="Times New Roman"/>
        </w:rPr>
        <w:t xml:space="preserve"> mendeteksi blob, </w:t>
      </w:r>
      <w:r w:rsidRPr="6F784F7B">
        <w:rPr>
          <w:rFonts w:ascii="Times New Roman" w:hAnsi="Times New Roman" w:eastAsia="Times New Roman" w:cs="Times New Roman"/>
          <w:b/>
          <w:bCs/>
        </w:rPr>
        <w:t>HOG</w:t>
      </w:r>
      <w:r w:rsidRPr="6F784F7B">
        <w:rPr>
          <w:rFonts w:ascii="Times New Roman" w:hAnsi="Times New Roman" w:eastAsia="Times New Roman" w:cs="Times New Roman"/>
        </w:rPr>
        <w:t xml:space="preserve"> menghitung gradien orientasi untuk representasi fitur, </w:t>
      </w:r>
      <w:r w:rsidRPr="6F784F7B">
        <w:rPr>
          <w:rFonts w:ascii="Times New Roman" w:hAnsi="Times New Roman" w:eastAsia="Times New Roman" w:cs="Times New Roman"/>
          <w:b/>
          <w:bCs/>
        </w:rPr>
        <w:t>SIFT</w:t>
      </w:r>
      <w:r w:rsidRPr="6F784F7B">
        <w:rPr>
          <w:rFonts w:ascii="Times New Roman" w:hAnsi="Times New Roman" w:eastAsia="Times New Roman" w:cs="Times New Roman"/>
        </w:rPr>
        <w:t xml:space="preserve"> membuat fitur yang invariabel terhadap skala dan rotasi, </w:t>
      </w:r>
      <w:r w:rsidRPr="6F784F7B">
        <w:rPr>
          <w:rFonts w:ascii="Times New Roman" w:hAnsi="Times New Roman" w:eastAsia="Times New Roman" w:cs="Times New Roman"/>
          <w:b/>
          <w:bCs/>
        </w:rPr>
        <w:t>Haar-like features</w:t>
      </w:r>
      <w:r w:rsidRPr="6F784F7B">
        <w:rPr>
          <w:rFonts w:ascii="Times New Roman" w:hAnsi="Times New Roman" w:eastAsia="Times New Roman" w:cs="Times New Roman"/>
        </w:rPr>
        <w:t xml:space="preserve"> digunakan untuk deteksi objek sederhana seperti wajah.</w:t>
      </w:r>
    </w:p>
    <w:p w:rsidR="6F784F7B" w:rsidP="6F784F7B" w:rsidRDefault="6F784F7B" w14:paraId="14F8B3F5" w14:textId="0930870F">
      <w:pPr>
        <w:pStyle w:val="Heading3"/>
      </w:pPr>
      <w:bookmarkStart w:name="_Toc213102706" w:id="96"/>
      <w:r w:rsidRPr="6F784F7B">
        <w:t>7.2.1. Harris Corner Detector</w:t>
      </w:r>
      <w:bookmarkEnd w:id="96"/>
    </w:p>
    <w:p w:rsidR="6F784F7B" w:rsidP="6F784F7B" w:rsidRDefault="6F784F7B" w14:paraId="0C9716BD" w14:textId="4A6AA167">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 xml:space="preserve">Algoritma ini menganalisis perubahan intensitas dalam sebuah </w:t>
      </w:r>
      <w:r w:rsidRPr="6F784F7B">
        <w:rPr>
          <w:rFonts w:ascii="Times New Roman" w:hAnsi="Times New Roman" w:eastAsia="Times New Roman" w:cs="Times New Roman"/>
          <w:b/>
          <w:bCs/>
        </w:rPr>
        <w:t>jendela (window)</w:t>
      </w:r>
      <w:r w:rsidRPr="6F784F7B">
        <w:rPr>
          <w:rFonts w:ascii="Times New Roman" w:hAnsi="Times New Roman" w:eastAsia="Times New Roman" w:cs="Times New Roman"/>
        </w:rPr>
        <w:t xml:space="preserve"> ketika jendela tersebut bergeser di dalam gambar. Berbeda dengan </w:t>
      </w:r>
      <w:r w:rsidRPr="6F784F7B">
        <w:rPr>
          <w:rFonts w:ascii="Times New Roman" w:hAnsi="Times New Roman" w:eastAsia="Times New Roman" w:cs="Times New Roman"/>
          <w:b/>
          <w:bCs/>
        </w:rPr>
        <w:t>tepi (edge)</w:t>
      </w:r>
      <w:r w:rsidRPr="6F784F7B">
        <w:rPr>
          <w:rFonts w:ascii="Times New Roman" w:hAnsi="Times New Roman" w:eastAsia="Times New Roman" w:cs="Times New Roman"/>
        </w:rPr>
        <w:t xml:space="preserve">, di mana nilai intensitas berubah secara tajam hanya pada satu arah, pada </w:t>
      </w:r>
      <w:r w:rsidRPr="6F784F7B">
        <w:rPr>
          <w:rFonts w:ascii="Times New Roman" w:hAnsi="Times New Roman" w:eastAsia="Times New Roman" w:cs="Times New Roman"/>
          <w:b/>
          <w:bCs/>
        </w:rPr>
        <w:t>sudut (corner)</w:t>
      </w:r>
      <w:r w:rsidRPr="6F784F7B">
        <w:rPr>
          <w:rFonts w:ascii="Times New Roman" w:hAnsi="Times New Roman" w:eastAsia="Times New Roman" w:cs="Times New Roman"/>
        </w:rPr>
        <w:t xml:space="preserve"> terjadi perubahan intensitas yang signifikan ke segala arah. Oleh karena itu, perubahan besar pada nilai intensitas akan muncul ketika jendela digeser ke segala arah di sekitar sudut (dengan lokalisasi yang baik) prinsip inilah yang dimanfaatkan dalam algoritma </w:t>
      </w:r>
      <w:r w:rsidRPr="6F784F7B">
        <w:rPr>
          <w:rFonts w:ascii="Times New Roman" w:hAnsi="Times New Roman" w:eastAsia="Times New Roman" w:cs="Times New Roman"/>
          <w:b/>
          <w:bCs/>
        </w:rPr>
        <w:t>Harris Corner Detector.</w:t>
      </w:r>
    </w:p>
    <w:p w:rsidR="6F784F7B" w:rsidP="6F784F7B" w:rsidRDefault="6F784F7B" w14:paraId="0E100D9A" w14:textId="776B6ACD">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 xml:space="preserve">Algoritma ini </w:t>
      </w:r>
      <w:r w:rsidRPr="6F784F7B">
        <w:rPr>
          <w:rFonts w:ascii="Times New Roman" w:hAnsi="Times New Roman" w:eastAsia="Times New Roman" w:cs="Times New Roman"/>
          <w:b/>
          <w:bCs/>
        </w:rPr>
        <w:t>invarian terhadap rotasi</w:t>
      </w:r>
      <w:r w:rsidRPr="6F784F7B">
        <w:rPr>
          <w:rFonts w:ascii="Times New Roman" w:hAnsi="Times New Roman" w:eastAsia="Times New Roman" w:cs="Times New Roman"/>
        </w:rPr>
        <w:t xml:space="preserve">, namun </w:t>
      </w:r>
      <w:r w:rsidRPr="6F784F7B">
        <w:rPr>
          <w:rFonts w:ascii="Times New Roman" w:hAnsi="Times New Roman" w:eastAsia="Times New Roman" w:cs="Times New Roman"/>
          <w:b/>
          <w:bCs/>
        </w:rPr>
        <w:t>tidak terhadap skala</w:t>
      </w:r>
      <w:r w:rsidRPr="6F784F7B">
        <w:rPr>
          <w:rFonts w:ascii="Times New Roman" w:hAnsi="Times New Roman" w:eastAsia="Times New Roman" w:cs="Times New Roman"/>
        </w:rPr>
        <w:t>. Artinya, titik sudut yang ditemukan dari sebuah gambar tidak berubah ketika gambar diputar, tetapi akan berubah ketika ukuran gambar diubah.</w:t>
      </w:r>
    </w:p>
    <w:p w:rsidR="6F784F7B" w:rsidP="6F784F7B" w:rsidRDefault="6F784F7B" w14:paraId="04FFD234" w14:textId="67877F01">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 xml:space="preserve">Code berikut menunjukkan cara mendeteksi titik-titik sudut pada gambar menggunakan Harris Corner Detector dengan fungsi corner_harris() dari modul fitur </w:t>
      </w:r>
      <w:r w:rsidRPr="6F784F7B">
        <w:rPr>
          <w:rFonts w:ascii="Times New Roman" w:hAnsi="Times New Roman" w:eastAsia="Times New Roman" w:cs="Times New Roman"/>
          <w:b/>
          <w:bCs/>
        </w:rPr>
        <w:t>scikit-image</w:t>
      </w:r>
      <w:r w:rsidRPr="6F784F7B">
        <w:rPr>
          <w:rFonts w:ascii="Times New Roman" w:hAnsi="Times New Roman" w:eastAsia="Times New Roman" w:cs="Times New Roman"/>
        </w:rPr>
        <w:t>.</w:t>
      </w:r>
    </w:p>
    <w:tbl>
      <w:tblPr>
        <w:tblW w:w="0" w:type="auto"/>
        <w:tblLayout w:type="fixed"/>
        <w:tblLook w:val="0600" w:firstRow="0" w:lastRow="0" w:firstColumn="0" w:lastColumn="0" w:noHBand="1" w:noVBand="1"/>
      </w:tblPr>
      <w:tblGrid>
        <w:gridCol w:w="9470"/>
      </w:tblGrid>
      <w:tr w:rsidR="6F784F7B" w:rsidTr="6F784F7B" w14:paraId="2AFA0934" w14:textId="77777777">
        <w:trPr>
          <w:trHeight w:val="300"/>
        </w:trPr>
        <w:tc>
          <w:tcPr>
            <w:tcW w:w="9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F784F7B" w:rsidP="6F784F7B" w:rsidRDefault="6F784F7B" w14:paraId="74729257" w14:textId="02F0EEF6">
            <w:pPr>
              <w:shd w:val="clear" w:color="auto" w:fill="23272E"/>
              <w:spacing w:after="0" w:line="285" w:lineRule="auto"/>
              <w:rPr>
                <w:rFonts w:ascii="Times New Roman" w:hAnsi="Times New Roman" w:eastAsia="Times New Roman" w:cs="Times New Roman"/>
                <w:color w:val="7F848E"/>
              </w:rPr>
            </w:pPr>
            <w:r w:rsidRPr="6F784F7B">
              <w:rPr>
                <w:rFonts w:ascii="Times New Roman" w:hAnsi="Times New Roman" w:eastAsia="Times New Roman" w:cs="Times New Roman"/>
                <w:color w:val="E06C75"/>
              </w:rPr>
              <w:t>image</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61AFEF"/>
              </w:rPr>
              <w:t>imread</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98C379"/>
              </w:rPr>
              <w:t>'../images/chess.png'</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7F848E"/>
              </w:rPr>
              <w:t># RGB image</w:t>
            </w:r>
          </w:p>
          <w:p w:rsidR="6F784F7B" w:rsidP="6F784F7B" w:rsidRDefault="6F784F7B" w14:paraId="0CEE92F3" w14:textId="24261335">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E06C75"/>
              </w:rPr>
              <w:t>image_gray</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61AFEF"/>
              </w:rPr>
              <w:t>rgb2gray</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E06C75"/>
              </w:rPr>
              <w:t>image</w:t>
            </w:r>
            <w:r w:rsidRPr="6F784F7B">
              <w:rPr>
                <w:rFonts w:ascii="Times New Roman" w:hAnsi="Times New Roman" w:eastAsia="Times New Roman" w:cs="Times New Roman"/>
                <w:color w:val="ABB2BF"/>
              </w:rPr>
              <w:t>)</w:t>
            </w:r>
          </w:p>
          <w:p w:rsidR="6F784F7B" w:rsidP="6F784F7B" w:rsidRDefault="6F784F7B" w14:paraId="7F878DC0" w14:textId="1549527B">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E06C75"/>
              </w:rPr>
              <w:t>coordinates</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61AFEF"/>
              </w:rPr>
              <w:t>corner_harris</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E06C75"/>
              </w:rPr>
              <w:t>image_gray</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E06C75"/>
              </w:rPr>
              <w:t>k</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D19A66"/>
              </w:rPr>
              <w:t>0.001</w:t>
            </w:r>
            <w:r w:rsidRPr="6F784F7B">
              <w:rPr>
                <w:rFonts w:ascii="Times New Roman" w:hAnsi="Times New Roman" w:eastAsia="Times New Roman" w:cs="Times New Roman"/>
                <w:color w:val="ABB2BF"/>
              </w:rPr>
              <w:t>)</w:t>
            </w:r>
          </w:p>
          <w:p w:rsidR="6F784F7B" w:rsidP="6F784F7B" w:rsidRDefault="6F784F7B" w14:paraId="143F72E6" w14:textId="34A42B26">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E06C75"/>
              </w:rPr>
              <w:t>image</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E06C75"/>
              </w:rPr>
              <w:t>coordinates</w:t>
            </w:r>
            <w:r w:rsidRPr="6F784F7B">
              <w:rPr>
                <w:rFonts w:ascii="Times New Roman" w:hAnsi="Times New Roman" w:eastAsia="Times New Roman" w:cs="Times New Roman"/>
                <w:color w:val="56B6C2"/>
              </w:rPr>
              <w:t>&gt;</w:t>
            </w:r>
            <w:r w:rsidRPr="6F784F7B">
              <w:rPr>
                <w:rFonts w:ascii="Times New Roman" w:hAnsi="Times New Roman" w:eastAsia="Times New Roman" w:cs="Times New Roman"/>
                <w:color w:val="D19A66"/>
              </w:rPr>
              <w:t>0.01</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E06C75"/>
              </w:rPr>
              <w:t>coordinates</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61AFEF"/>
              </w:rPr>
              <w:t>max</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D19A66"/>
              </w:rPr>
              <w:t>255</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D19A66"/>
              </w:rPr>
              <w:t>0</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D19A66"/>
              </w:rPr>
              <w:t>0</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D19A66"/>
              </w:rPr>
              <w:t>255</w:t>
            </w:r>
            <w:r w:rsidRPr="6F784F7B">
              <w:rPr>
                <w:rFonts w:ascii="Times New Roman" w:hAnsi="Times New Roman" w:eastAsia="Times New Roman" w:cs="Times New Roman"/>
                <w:color w:val="ABB2BF"/>
              </w:rPr>
              <w:t>]</w:t>
            </w:r>
          </w:p>
          <w:p w:rsidR="6F784F7B" w:rsidP="6F784F7B" w:rsidRDefault="6F784F7B" w14:paraId="53E19B3E" w14:textId="304D4167">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ABB2BF"/>
              </w:rPr>
              <w:t>pylab.</w:t>
            </w:r>
            <w:r w:rsidRPr="6F784F7B">
              <w:rPr>
                <w:rFonts w:ascii="Times New Roman" w:hAnsi="Times New Roman" w:eastAsia="Times New Roman" w:cs="Times New Roman"/>
                <w:color w:val="61AFEF"/>
              </w:rPr>
              <w:t>figure</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E06C75"/>
              </w:rPr>
              <w:t>figsize</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D19A66"/>
              </w:rPr>
              <w:t>20</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D19A66"/>
              </w:rPr>
              <w:t>10</w:t>
            </w:r>
            <w:r w:rsidRPr="6F784F7B">
              <w:rPr>
                <w:rFonts w:ascii="Times New Roman" w:hAnsi="Times New Roman" w:eastAsia="Times New Roman" w:cs="Times New Roman"/>
                <w:color w:val="ABB2BF"/>
              </w:rPr>
              <w:t>))</w:t>
            </w:r>
          </w:p>
          <w:p w:rsidR="6F784F7B" w:rsidP="6F784F7B" w:rsidRDefault="6F784F7B" w14:paraId="1C1EB03C" w14:textId="1FFC9DE0">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ABB2BF"/>
              </w:rPr>
              <w:t>pylab.</w:t>
            </w:r>
            <w:r w:rsidRPr="6F784F7B">
              <w:rPr>
                <w:rFonts w:ascii="Times New Roman" w:hAnsi="Times New Roman" w:eastAsia="Times New Roman" w:cs="Times New Roman"/>
                <w:color w:val="61AFEF"/>
              </w:rPr>
              <w:t>imshow</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E06C75"/>
              </w:rPr>
              <w:t>image</w:t>
            </w:r>
            <w:r w:rsidRPr="6F784F7B">
              <w:rPr>
                <w:rFonts w:ascii="Times New Roman" w:hAnsi="Times New Roman" w:eastAsia="Times New Roman" w:cs="Times New Roman"/>
                <w:color w:val="ABB2BF"/>
              </w:rPr>
              <w:t>), pylab.</w:t>
            </w:r>
            <w:r w:rsidRPr="6F784F7B">
              <w:rPr>
                <w:rFonts w:ascii="Times New Roman" w:hAnsi="Times New Roman" w:eastAsia="Times New Roman" w:cs="Times New Roman"/>
                <w:color w:val="61AFEF"/>
              </w:rPr>
              <w:t>axis</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98C379"/>
              </w:rPr>
              <w:t>'off'</w:t>
            </w:r>
            <w:r w:rsidRPr="6F784F7B">
              <w:rPr>
                <w:rFonts w:ascii="Times New Roman" w:hAnsi="Times New Roman" w:eastAsia="Times New Roman" w:cs="Times New Roman"/>
                <w:color w:val="ABB2BF"/>
              </w:rPr>
              <w:t>), pylab.</w:t>
            </w:r>
            <w:r w:rsidRPr="6F784F7B">
              <w:rPr>
                <w:rFonts w:ascii="Times New Roman" w:hAnsi="Times New Roman" w:eastAsia="Times New Roman" w:cs="Times New Roman"/>
                <w:color w:val="61AFEF"/>
              </w:rPr>
              <w:t>show</w:t>
            </w:r>
            <w:r w:rsidRPr="6F784F7B">
              <w:rPr>
                <w:rFonts w:ascii="Times New Roman" w:hAnsi="Times New Roman" w:eastAsia="Times New Roman" w:cs="Times New Roman"/>
                <w:color w:val="ABB2BF"/>
              </w:rPr>
              <w:t>()</w:t>
            </w:r>
          </w:p>
        </w:tc>
      </w:tr>
    </w:tbl>
    <w:p w:rsidR="6F784F7B" w:rsidP="6F784F7B" w:rsidRDefault="6F784F7B" w14:paraId="321F0E70" w14:textId="7DCE6242">
      <w:pPr>
        <w:ind w:firstLine="720"/>
        <w:jc w:val="both"/>
        <w:rPr>
          <w:rFonts w:ascii="Times New Roman" w:hAnsi="Times New Roman" w:eastAsia="Times New Roman" w:cs="Times New Roman"/>
          <w:b/>
          <w:bCs/>
        </w:rPr>
      </w:pPr>
    </w:p>
    <w:p w:rsidR="6F784F7B" w:rsidP="6F784F7B" w:rsidRDefault="6F784F7B" w14:paraId="601A0A5F" w14:textId="7D9A3F18">
      <w:pPr>
        <w:rPr>
          <w:rFonts w:ascii="Times New Roman" w:hAnsi="Times New Roman" w:eastAsia="Times New Roman" w:cs="Times New Roman"/>
          <w:b/>
          <w:bCs/>
        </w:rPr>
      </w:pPr>
      <w:r w:rsidRPr="6F784F7B">
        <w:rPr>
          <w:rFonts w:ascii="Times New Roman" w:hAnsi="Times New Roman" w:eastAsia="Times New Roman" w:cs="Times New Roman"/>
          <w:b/>
          <w:bCs/>
        </w:rPr>
        <w:br w:type="page"/>
      </w:r>
    </w:p>
    <w:p w:rsidR="6F784F7B" w:rsidP="6F784F7B" w:rsidRDefault="6F784F7B" w14:paraId="69A033B0" w14:textId="6ED319B5">
      <w:pPr>
        <w:ind w:firstLine="720"/>
        <w:jc w:val="both"/>
        <w:rPr>
          <w:rFonts w:ascii="Times New Roman" w:hAnsi="Times New Roman" w:eastAsia="Times New Roman" w:cs="Times New Roman"/>
        </w:rPr>
      </w:pPr>
      <w:r w:rsidRPr="6F784F7B">
        <w:rPr>
          <w:rFonts w:ascii="Times New Roman" w:hAnsi="Times New Roman" w:eastAsia="Times New Roman" w:cs="Times New Roman"/>
        </w:rPr>
        <w:t xml:space="preserve">Terkadang, titik-titik sudut (corners) perlu ditemukan dengan tingkat akurasi yang sangat tinggi. Dengan menggunakan fungsi corner_subpix() dari modul feature milik scikit-image, titik-titik sudut yang telah terdeteksi dapat disempurnakan hingga mencapai akurasi </w:t>
      </w:r>
      <w:r w:rsidRPr="6F784F7B">
        <w:rPr>
          <w:rFonts w:ascii="Times New Roman" w:hAnsi="Times New Roman" w:eastAsia="Times New Roman" w:cs="Times New Roman"/>
          <w:b/>
          <w:bCs/>
        </w:rPr>
        <w:t>sub-pixel</w:t>
      </w:r>
      <w:r w:rsidRPr="6F784F7B">
        <w:rPr>
          <w:rFonts w:ascii="Times New Roman" w:hAnsi="Times New Roman" w:eastAsia="Times New Roman" w:cs="Times New Roman"/>
        </w:rPr>
        <w:t>. Kode berikut menunjukkan cara menggunakan fungsi tersebut.</w:t>
      </w:r>
    </w:p>
    <w:tbl>
      <w:tblPr>
        <w:tblW w:w="0" w:type="auto"/>
        <w:tblLayout w:type="fixed"/>
        <w:tblLook w:val="0600" w:firstRow="0" w:lastRow="0" w:firstColumn="0" w:lastColumn="0" w:noHBand="1" w:noVBand="1"/>
      </w:tblPr>
      <w:tblGrid>
        <w:gridCol w:w="9470"/>
      </w:tblGrid>
      <w:tr w:rsidR="6F784F7B" w:rsidTr="6F784F7B" w14:paraId="435696F5" w14:textId="77777777">
        <w:trPr>
          <w:trHeight w:val="300"/>
        </w:trPr>
        <w:tc>
          <w:tcPr>
            <w:tcW w:w="9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F784F7B" w:rsidP="6F784F7B" w:rsidRDefault="6F784F7B" w14:paraId="304D56AE" w14:textId="31D87A75">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E06C75"/>
              </w:rPr>
              <w:t>image</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61AFEF"/>
              </w:rPr>
              <w:t>imread</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98C379"/>
              </w:rPr>
              <w:t>'../images/pyramids2.jpg'</w:t>
            </w:r>
            <w:r w:rsidRPr="6F784F7B">
              <w:rPr>
                <w:rFonts w:ascii="Times New Roman" w:hAnsi="Times New Roman" w:eastAsia="Times New Roman" w:cs="Times New Roman"/>
                <w:color w:val="ABB2BF"/>
              </w:rPr>
              <w:t>)</w:t>
            </w:r>
          </w:p>
          <w:p w:rsidR="6F784F7B" w:rsidP="6F784F7B" w:rsidRDefault="6F784F7B" w14:paraId="2E5EC94A" w14:textId="50C254B9">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E06C75"/>
              </w:rPr>
              <w:t>image_gray</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61AFEF"/>
              </w:rPr>
              <w:t>rgb2gray</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E06C75"/>
              </w:rPr>
              <w:t>image</w:t>
            </w:r>
            <w:r w:rsidRPr="6F784F7B">
              <w:rPr>
                <w:rFonts w:ascii="Times New Roman" w:hAnsi="Times New Roman" w:eastAsia="Times New Roman" w:cs="Times New Roman"/>
                <w:color w:val="ABB2BF"/>
              </w:rPr>
              <w:t>)</w:t>
            </w:r>
          </w:p>
          <w:p w:rsidR="6F784F7B" w:rsidP="6F784F7B" w:rsidRDefault="6F784F7B" w14:paraId="1C35873D" w14:textId="12671375">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E06C75"/>
              </w:rPr>
              <w:t>coordinates</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61AFEF"/>
              </w:rPr>
              <w:t>corner_harris</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E06C75"/>
              </w:rPr>
              <w:t>image_gray</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E06C75"/>
              </w:rPr>
              <w:t>k</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D19A66"/>
              </w:rPr>
              <w:t>0.001</w:t>
            </w:r>
            <w:r w:rsidRPr="6F784F7B">
              <w:rPr>
                <w:rFonts w:ascii="Times New Roman" w:hAnsi="Times New Roman" w:eastAsia="Times New Roman" w:cs="Times New Roman"/>
                <w:color w:val="ABB2BF"/>
              </w:rPr>
              <w:t>)</w:t>
            </w:r>
          </w:p>
          <w:p w:rsidR="6F784F7B" w:rsidP="6F784F7B" w:rsidRDefault="6F784F7B" w14:paraId="646F34CA" w14:textId="4C269B23">
            <w:pPr>
              <w:shd w:val="clear" w:color="auto" w:fill="23272E"/>
              <w:spacing w:after="0" w:line="285" w:lineRule="auto"/>
              <w:rPr>
                <w:rFonts w:ascii="Times New Roman" w:hAnsi="Times New Roman" w:eastAsia="Times New Roman" w:cs="Times New Roman"/>
                <w:color w:val="7F848E"/>
              </w:rPr>
            </w:pPr>
            <w:r w:rsidRPr="6F784F7B">
              <w:rPr>
                <w:rFonts w:ascii="Times New Roman" w:hAnsi="Times New Roman" w:eastAsia="Times New Roman" w:cs="Times New Roman"/>
                <w:color w:val="E06C75"/>
              </w:rPr>
              <w:t>coordinates</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E06C75"/>
              </w:rPr>
              <w:t>coordinates</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56B6C2"/>
              </w:rPr>
              <w:t>&gt;</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D19A66"/>
              </w:rPr>
              <w:t>0.03</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E06C75"/>
              </w:rPr>
              <w:t>coordinates</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61AFEF"/>
              </w:rPr>
              <w:t>max</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D19A66"/>
              </w:rPr>
              <w:t>255</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7F848E"/>
              </w:rPr>
              <w:t># threshold for an</w:t>
            </w:r>
          </w:p>
          <w:p w:rsidR="6F784F7B" w:rsidP="6F784F7B" w:rsidRDefault="6F784F7B" w14:paraId="07B8362F" w14:textId="7C388AB2">
            <w:pPr>
              <w:shd w:val="clear" w:color="auto" w:fill="23272E"/>
              <w:spacing w:after="0" w:line="285" w:lineRule="auto"/>
              <w:rPr>
                <w:rFonts w:ascii="Times New Roman" w:hAnsi="Times New Roman" w:eastAsia="Times New Roman" w:cs="Times New Roman"/>
                <w:color w:val="E06C75"/>
              </w:rPr>
            </w:pPr>
            <w:r w:rsidRPr="6F784F7B">
              <w:rPr>
                <w:rFonts w:ascii="Times New Roman" w:hAnsi="Times New Roman" w:eastAsia="Times New Roman" w:cs="Times New Roman"/>
                <w:color w:val="ABB2BF"/>
              </w:rPr>
              <w:t xml:space="preserve">optimal value, depends on the </w:t>
            </w:r>
            <w:r w:rsidRPr="6F784F7B">
              <w:rPr>
                <w:rFonts w:ascii="Times New Roman" w:hAnsi="Times New Roman" w:eastAsia="Times New Roman" w:cs="Times New Roman"/>
                <w:color w:val="E06C75"/>
              </w:rPr>
              <w:t>image</w:t>
            </w:r>
          </w:p>
          <w:p w:rsidR="6F784F7B" w:rsidP="6F784F7B" w:rsidRDefault="6F784F7B" w14:paraId="63BBD243" w14:textId="01D0A643">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E06C75"/>
              </w:rPr>
              <w:t>corner_coordinates</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61AFEF"/>
              </w:rPr>
              <w:t>corner_peaks</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E06C75"/>
              </w:rPr>
              <w:t>coordinates</w:t>
            </w:r>
            <w:r w:rsidRPr="6F784F7B">
              <w:rPr>
                <w:rFonts w:ascii="Times New Roman" w:hAnsi="Times New Roman" w:eastAsia="Times New Roman" w:cs="Times New Roman"/>
                <w:color w:val="ABB2BF"/>
              </w:rPr>
              <w:t>)</w:t>
            </w:r>
          </w:p>
          <w:p w:rsidR="6F784F7B" w:rsidP="6F784F7B" w:rsidRDefault="6F784F7B" w14:paraId="660DC85F" w14:textId="0C1726DA">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E06C75"/>
              </w:rPr>
              <w:t>coordinates_subpix</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61AFEF"/>
              </w:rPr>
              <w:t>corner_subpix</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E06C75"/>
              </w:rPr>
              <w:t>image_gray</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E06C75"/>
              </w:rPr>
              <w:t>corner_coordinates</w:t>
            </w:r>
            <w:r w:rsidRPr="6F784F7B">
              <w:rPr>
                <w:rFonts w:ascii="Times New Roman" w:hAnsi="Times New Roman" w:eastAsia="Times New Roman" w:cs="Times New Roman"/>
                <w:color w:val="ABB2BF"/>
              </w:rPr>
              <w:t>,</w:t>
            </w:r>
          </w:p>
          <w:p w:rsidR="6F784F7B" w:rsidP="6F784F7B" w:rsidRDefault="6F784F7B" w14:paraId="5679EF29" w14:textId="7A136CBE">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E06C75"/>
              </w:rPr>
              <w:t>window_size</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D19A66"/>
              </w:rPr>
              <w:t>11</w:t>
            </w:r>
            <w:r w:rsidRPr="6F784F7B">
              <w:rPr>
                <w:rFonts w:ascii="Times New Roman" w:hAnsi="Times New Roman" w:eastAsia="Times New Roman" w:cs="Times New Roman"/>
                <w:color w:val="ABB2BF"/>
              </w:rPr>
              <w:t>)</w:t>
            </w:r>
          </w:p>
          <w:p w:rsidR="6F784F7B" w:rsidP="6F784F7B" w:rsidRDefault="6F784F7B" w14:paraId="6BFB6263" w14:textId="7917ABAF">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ABB2BF"/>
              </w:rPr>
              <w:t>pylab.</w:t>
            </w:r>
            <w:r w:rsidRPr="6F784F7B">
              <w:rPr>
                <w:rFonts w:ascii="Times New Roman" w:hAnsi="Times New Roman" w:eastAsia="Times New Roman" w:cs="Times New Roman"/>
                <w:color w:val="61AFEF"/>
              </w:rPr>
              <w:t>figure</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E06C75"/>
              </w:rPr>
              <w:t>figsize</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D19A66"/>
              </w:rPr>
              <w:t>20</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D19A66"/>
              </w:rPr>
              <w:t>20</w:t>
            </w:r>
            <w:r w:rsidRPr="6F784F7B">
              <w:rPr>
                <w:rFonts w:ascii="Times New Roman" w:hAnsi="Times New Roman" w:eastAsia="Times New Roman" w:cs="Times New Roman"/>
                <w:color w:val="ABB2BF"/>
              </w:rPr>
              <w:t>))</w:t>
            </w:r>
          </w:p>
          <w:p w:rsidR="6F784F7B" w:rsidP="6F784F7B" w:rsidRDefault="6F784F7B" w14:paraId="105424AF" w14:textId="4AB8BACA">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ABB2BF"/>
              </w:rPr>
              <w:t>pylab.</w:t>
            </w:r>
            <w:r w:rsidRPr="6F784F7B">
              <w:rPr>
                <w:rFonts w:ascii="Times New Roman" w:hAnsi="Times New Roman" w:eastAsia="Times New Roman" w:cs="Times New Roman"/>
                <w:color w:val="61AFEF"/>
              </w:rPr>
              <w:t>subplot</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D19A66"/>
              </w:rPr>
              <w:t>211</w:t>
            </w:r>
            <w:r w:rsidRPr="6F784F7B">
              <w:rPr>
                <w:rFonts w:ascii="Times New Roman" w:hAnsi="Times New Roman" w:eastAsia="Times New Roman" w:cs="Times New Roman"/>
                <w:color w:val="ABB2BF"/>
              </w:rPr>
              <w:t>), pylab.</w:t>
            </w:r>
            <w:r w:rsidRPr="6F784F7B">
              <w:rPr>
                <w:rFonts w:ascii="Times New Roman" w:hAnsi="Times New Roman" w:eastAsia="Times New Roman" w:cs="Times New Roman"/>
                <w:color w:val="61AFEF"/>
              </w:rPr>
              <w:t>imshow</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E06C75"/>
              </w:rPr>
              <w:t>coordinates</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E06C75"/>
              </w:rPr>
              <w:t>cmap</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98C379"/>
              </w:rPr>
              <w:t>'inferno'</w:t>
            </w:r>
            <w:r w:rsidRPr="6F784F7B">
              <w:rPr>
                <w:rFonts w:ascii="Times New Roman" w:hAnsi="Times New Roman" w:eastAsia="Times New Roman" w:cs="Times New Roman"/>
                <w:color w:val="ABB2BF"/>
              </w:rPr>
              <w:t>)</w:t>
            </w:r>
          </w:p>
          <w:p w:rsidR="6F784F7B" w:rsidP="6F784F7B" w:rsidRDefault="6F784F7B" w14:paraId="47D56AE9" w14:textId="5A374CAF">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ABB2BF"/>
              </w:rPr>
              <w:t>pylab.</w:t>
            </w:r>
            <w:r w:rsidRPr="6F784F7B">
              <w:rPr>
                <w:rFonts w:ascii="Times New Roman" w:hAnsi="Times New Roman" w:eastAsia="Times New Roman" w:cs="Times New Roman"/>
                <w:color w:val="61AFEF"/>
              </w:rPr>
              <w:t>plot</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E06C75"/>
              </w:rPr>
              <w:t>coordinates_subpix</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D19A66"/>
              </w:rPr>
              <w:t>1</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E06C75"/>
              </w:rPr>
              <w:t>coordinates_subpix</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D19A66"/>
              </w:rPr>
              <w:t>0</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98C379"/>
              </w:rPr>
              <w:t>'row.'</w:t>
            </w:r>
            <w:r w:rsidRPr="6F784F7B">
              <w:rPr>
                <w:rFonts w:ascii="Times New Roman" w:hAnsi="Times New Roman" w:eastAsia="Times New Roman" w:cs="Times New Roman"/>
                <w:color w:val="ABB2BF"/>
              </w:rPr>
              <w:t>,</w:t>
            </w:r>
          </w:p>
          <w:p w:rsidR="6F784F7B" w:rsidP="6F784F7B" w:rsidRDefault="6F784F7B" w14:paraId="52CF4378" w14:textId="4483AA9B">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E06C75"/>
              </w:rPr>
              <w:t>markersize</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D19A66"/>
              </w:rPr>
              <w:t>5</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E06C75"/>
              </w:rPr>
              <w:t>label</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98C379"/>
              </w:rPr>
              <w:t>'subpixel'</w:t>
            </w:r>
            <w:r w:rsidRPr="6F784F7B">
              <w:rPr>
                <w:rFonts w:ascii="Times New Roman" w:hAnsi="Times New Roman" w:eastAsia="Times New Roman" w:cs="Times New Roman"/>
                <w:color w:val="ABB2BF"/>
              </w:rPr>
              <w:t>)</w:t>
            </w:r>
          </w:p>
          <w:p w:rsidR="6F784F7B" w:rsidP="6F784F7B" w:rsidRDefault="6F784F7B" w14:paraId="14BA5D86" w14:textId="0ADC0BEB">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ABB2BF"/>
              </w:rPr>
              <w:t>pylab.</w:t>
            </w:r>
            <w:r w:rsidRPr="6F784F7B">
              <w:rPr>
                <w:rFonts w:ascii="Times New Roman" w:hAnsi="Times New Roman" w:eastAsia="Times New Roman" w:cs="Times New Roman"/>
                <w:color w:val="61AFEF"/>
              </w:rPr>
              <w:t>legend</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E06C75"/>
              </w:rPr>
              <w:t>prop</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98C379"/>
              </w:rPr>
              <w:t>'size'</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D19A66"/>
              </w:rPr>
              <w:t>20</w:t>
            </w:r>
            <w:r w:rsidRPr="6F784F7B">
              <w:rPr>
                <w:rFonts w:ascii="Times New Roman" w:hAnsi="Times New Roman" w:eastAsia="Times New Roman" w:cs="Times New Roman"/>
                <w:color w:val="ABB2BF"/>
              </w:rPr>
              <w:t>}), pylab.</w:t>
            </w:r>
            <w:r w:rsidRPr="6F784F7B">
              <w:rPr>
                <w:rFonts w:ascii="Times New Roman" w:hAnsi="Times New Roman" w:eastAsia="Times New Roman" w:cs="Times New Roman"/>
                <w:color w:val="61AFEF"/>
              </w:rPr>
              <w:t>axis</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98C379"/>
              </w:rPr>
              <w:t>'off'</w:t>
            </w:r>
            <w:r w:rsidRPr="6F784F7B">
              <w:rPr>
                <w:rFonts w:ascii="Times New Roman" w:hAnsi="Times New Roman" w:eastAsia="Times New Roman" w:cs="Times New Roman"/>
                <w:color w:val="ABB2BF"/>
              </w:rPr>
              <w:t>)</w:t>
            </w:r>
          </w:p>
          <w:p w:rsidR="6F784F7B" w:rsidP="6F784F7B" w:rsidRDefault="6F784F7B" w14:paraId="0E787EC2" w14:textId="69E7DD67">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ABB2BF"/>
              </w:rPr>
              <w:t>pylab.</w:t>
            </w:r>
            <w:r w:rsidRPr="6F784F7B">
              <w:rPr>
                <w:rFonts w:ascii="Times New Roman" w:hAnsi="Times New Roman" w:eastAsia="Times New Roman" w:cs="Times New Roman"/>
                <w:color w:val="61AFEF"/>
              </w:rPr>
              <w:t>subplot</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D19A66"/>
              </w:rPr>
              <w:t>212</w:t>
            </w:r>
            <w:r w:rsidRPr="6F784F7B">
              <w:rPr>
                <w:rFonts w:ascii="Times New Roman" w:hAnsi="Times New Roman" w:eastAsia="Times New Roman" w:cs="Times New Roman"/>
                <w:color w:val="ABB2BF"/>
              </w:rPr>
              <w:t>), pylab.</w:t>
            </w:r>
            <w:r w:rsidRPr="6F784F7B">
              <w:rPr>
                <w:rFonts w:ascii="Times New Roman" w:hAnsi="Times New Roman" w:eastAsia="Times New Roman" w:cs="Times New Roman"/>
                <w:color w:val="61AFEF"/>
              </w:rPr>
              <w:t>imshow</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E06C75"/>
              </w:rPr>
              <w:t>image</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E06C75"/>
              </w:rPr>
              <w:t>interpolation</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98C379"/>
              </w:rPr>
              <w:t>'nearest'</w:t>
            </w:r>
            <w:r w:rsidRPr="6F784F7B">
              <w:rPr>
                <w:rFonts w:ascii="Times New Roman" w:hAnsi="Times New Roman" w:eastAsia="Times New Roman" w:cs="Times New Roman"/>
                <w:color w:val="ABB2BF"/>
              </w:rPr>
              <w:t>)</w:t>
            </w:r>
          </w:p>
          <w:p w:rsidR="6F784F7B" w:rsidP="6F784F7B" w:rsidRDefault="6F784F7B" w14:paraId="3A25C69B" w14:textId="48533F69">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ABB2BF"/>
              </w:rPr>
              <w:t>pylab.</w:t>
            </w:r>
            <w:r w:rsidRPr="6F784F7B">
              <w:rPr>
                <w:rFonts w:ascii="Times New Roman" w:hAnsi="Times New Roman" w:eastAsia="Times New Roman" w:cs="Times New Roman"/>
                <w:color w:val="61AFEF"/>
              </w:rPr>
              <w:t>plot</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E06C75"/>
              </w:rPr>
              <w:t>corner_coordinates</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D19A66"/>
              </w:rPr>
              <w:t>1</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E06C75"/>
              </w:rPr>
              <w:t>corner_coordinates</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D19A66"/>
              </w:rPr>
              <w:t>0</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98C379"/>
              </w:rPr>
              <w:t>'bo'</w:t>
            </w:r>
            <w:r w:rsidRPr="6F784F7B">
              <w:rPr>
                <w:rFonts w:ascii="Times New Roman" w:hAnsi="Times New Roman" w:eastAsia="Times New Roman" w:cs="Times New Roman"/>
                <w:color w:val="ABB2BF"/>
              </w:rPr>
              <w:t>,</w:t>
            </w:r>
          </w:p>
          <w:p w:rsidR="6F784F7B" w:rsidP="6F784F7B" w:rsidRDefault="6F784F7B" w14:paraId="56E43957" w14:textId="1F67674B">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E06C75"/>
              </w:rPr>
              <w:t>markersize</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D19A66"/>
              </w:rPr>
              <w:t>5</w:t>
            </w:r>
            <w:r w:rsidRPr="6F784F7B">
              <w:rPr>
                <w:rFonts w:ascii="Times New Roman" w:hAnsi="Times New Roman" w:eastAsia="Times New Roman" w:cs="Times New Roman"/>
                <w:color w:val="ABB2BF"/>
              </w:rPr>
              <w:t>)</w:t>
            </w:r>
          </w:p>
          <w:p w:rsidR="6F784F7B" w:rsidP="6F784F7B" w:rsidRDefault="6F784F7B" w14:paraId="2FE9FFB8" w14:textId="2076753A">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ABB2BF"/>
              </w:rPr>
              <w:t>pylab.</w:t>
            </w:r>
            <w:r w:rsidRPr="6F784F7B">
              <w:rPr>
                <w:rFonts w:ascii="Times New Roman" w:hAnsi="Times New Roman" w:eastAsia="Times New Roman" w:cs="Times New Roman"/>
                <w:color w:val="61AFEF"/>
              </w:rPr>
              <w:t>plot</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E06C75"/>
              </w:rPr>
              <w:t>coordinates_subpix</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D19A66"/>
              </w:rPr>
              <w:t>1</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E06C75"/>
              </w:rPr>
              <w:t>coordinates_subpix</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D19A66"/>
              </w:rPr>
              <w:t>0</w:t>
            </w:r>
            <w:r w:rsidRPr="6F784F7B">
              <w:rPr>
                <w:rFonts w:ascii="Times New Roman" w:hAnsi="Times New Roman" w:eastAsia="Times New Roman" w:cs="Times New Roman"/>
                <w:color w:val="ABB2BF"/>
              </w:rPr>
              <w:t xml:space="preserve">], </w:t>
            </w:r>
            <w:r w:rsidRPr="6F784F7B">
              <w:rPr>
                <w:rFonts w:ascii="Times New Roman" w:hAnsi="Times New Roman" w:eastAsia="Times New Roman" w:cs="Times New Roman"/>
                <w:color w:val="98C379"/>
              </w:rPr>
              <w:t>'row+'</w:t>
            </w:r>
            <w:r w:rsidRPr="6F784F7B">
              <w:rPr>
                <w:rFonts w:ascii="Times New Roman" w:hAnsi="Times New Roman" w:eastAsia="Times New Roman" w:cs="Times New Roman"/>
                <w:color w:val="ABB2BF"/>
              </w:rPr>
              <w:t>,</w:t>
            </w:r>
          </w:p>
          <w:p w:rsidR="6F784F7B" w:rsidP="6F784F7B" w:rsidRDefault="6F784F7B" w14:paraId="778B673B" w14:textId="67D9DAF8">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E06C75"/>
              </w:rPr>
              <w:t>markersize</w:t>
            </w:r>
            <w:r w:rsidRPr="6F784F7B">
              <w:rPr>
                <w:rFonts w:ascii="Times New Roman" w:hAnsi="Times New Roman" w:eastAsia="Times New Roman" w:cs="Times New Roman"/>
                <w:color w:val="56B6C2"/>
              </w:rPr>
              <w:t>=</w:t>
            </w:r>
            <w:r w:rsidRPr="6F784F7B">
              <w:rPr>
                <w:rFonts w:ascii="Times New Roman" w:hAnsi="Times New Roman" w:eastAsia="Times New Roman" w:cs="Times New Roman"/>
                <w:color w:val="D19A66"/>
              </w:rPr>
              <w:t>10</w:t>
            </w:r>
            <w:r w:rsidRPr="6F784F7B">
              <w:rPr>
                <w:rFonts w:ascii="Times New Roman" w:hAnsi="Times New Roman" w:eastAsia="Times New Roman" w:cs="Times New Roman"/>
                <w:color w:val="ABB2BF"/>
              </w:rPr>
              <w:t>), pylab.</w:t>
            </w:r>
            <w:r w:rsidRPr="6F784F7B">
              <w:rPr>
                <w:rFonts w:ascii="Times New Roman" w:hAnsi="Times New Roman" w:eastAsia="Times New Roman" w:cs="Times New Roman"/>
                <w:color w:val="61AFEF"/>
              </w:rPr>
              <w:t>axis</w:t>
            </w:r>
            <w:r w:rsidRPr="6F784F7B">
              <w:rPr>
                <w:rFonts w:ascii="Times New Roman" w:hAnsi="Times New Roman" w:eastAsia="Times New Roman" w:cs="Times New Roman"/>
                <w:color w:val="ABB2BF"/>
              </w:rPr>
              <w:t>(</w:t>
            </w:r>
            <w:r w:rsidRPr="6F784F7B">
              <w:rPr>
                <w:rFonts w:ascii="Times New Roman" w:hAnsi="Times New Roman" w:eastAsia="Times New Roman" w:cs="Times New Roman"/>
                <w:color w:val="98C379"/>
              </w:rPr>
              <w:t>'off'</w:t>
            </w:r>
            <w:r w:rsidRPr="6F784F7B">
              <w:rPr>
                <w:rFonts w:ascii="Times New Roman" w:hAnsi="Times New Roman" w:eastAsia="Times New Roman" w:cs="Times New Roman"/>
                <w:color w:val="ABB2BF"/>
              </w:rPr>
              <w:t>)</w:t>
            </w:r>
          </w:p>
          <w:p w:rsidR="6F784F7B" w:rsidP="6F784F7B" w:rsidRDefault="6F784F7B" w14:paraId="6A16D54E" w14:textId="6739C7D2">
            <w:pPr>
              <w:shd w:val="clear" w:color="auto" w:fill="23272E"/>
              <w:spacing w:after="0" w:line="285" w:lineRule="auto"/>
              <w:rPr>
                <w:rFonts w:ascii="Times New Roman" w:hAnsi="Times New Roman" w:eastAsia="Times New Roman" w:cs="Times New Roman"/>
                <w:color w:val="ABB2BF"/>
              </w:rPr>
            </w:pPr>
            <w:r w:rsidRPr="6F784F7B">
              <w:rPr>
                <w:rFonts w:ascii="Times New Roman" w:hAnsi="Times New Roman" w:eastAsia="Times New Roman" w:cs="Times New Roman"/>
                <w:color w:val="ABB2BF"/>
              </w:rPr>
              <w:t>pylab.</w:t>
            </w:r>
            <w:r w:rsidRPr="6F784F7B">
              <w:rPr>
                <w:rFonts w:ascii="Times New Roman" w:hAnsi="Times New Roman" w:eastAsia="Times New Roman" w:cs="Times New Roman"/>
                <w:color w:val="61AFEF"/>
              </w:rPr>
              <w:t>tight_layout</w:t>
            </w:r>
            <w:r w:rsidRPr="6F784F7B">
              <w:rPr>
                <w:rFonts w:ascii="Times New Roman" w:hAnsi="Times New Roman" w:eastAsia="Times New Roman" w:cs="Times New Roman"/>
                <w:color w:val="ABB2BF"/>
              </w:rPr>
              <w:t>(), pylab.</w:t>
            </w:r>
            <w:r w:rsidRPr="6F784F7B">
              <w:rPr>
                <w:rFonts w:ascii="Times New Roman" w:hAnsi="Times New Roman" w:eastAsia="Times New Roman" w:cs="Times New Roman"/>
                <w:color w:val="61AFEF"/>
              </w:rPr>
              <w:t>show</w:t>
            </w:r>
            <w:r w:rsidRPr="6F784F7B">
              <w:rPr>
                <w:rFonts w:ascii="Times New Roman" w:hAnsi="Times New Roman" w:eastAsia="Times New Roman" w:cs="Times New Roman"/>
                <w:color w:val="ABB2BF"/>
              </w:rPr>
              <w:t>()</w:t>
            </w:r>
          </w:p>
        </w:tc>
      </w:tr>
    </w:tbl>
    <w:p w:rsidR="6F784F7B" w:rsidP="6F784F7B" w:rsidRDefault="6F784F7B" w14:paraId="0BE9BDC7" w14:textId="570616CE">
      <w:pPr>
        <w:spacing w:after="0" w:line="276" w:lineRule="auto"/>
        <w:jc w:val="both"/>
        <w:rPr>
          <w:rFonts w:ascii="Times New Roman" w:hAnsi="Times New Roman" w:eastAsia="Times New Roman" w:cs="Times New Roman"/>
          <w:b/>
          <w:bCs/>
        </w:rPr>
      </w:pPr>
    </w:p>
    <w:p w:rsidR="6F784F7B" w:rsidP="6F784F7B" w:rsidRDefault="6F784F7B" w14:paraId="18B50445" w14:textId="6D1FCD2E">
      <w:pPr>
        <w:pStyle w:val="Heading3"/>
      </w:pPr>
      <w:bookmarkStart w:name="_Toc213102707" w:id="97"/>
      <w:r w:rsidRPr="6F784F7B">
        <w:t>7.2.2. Blob detectors with LoG, DoG, and DoH</w:t>
      </w:r>
      <w:bookmarkEnd w:id="97"/>
    </w:p>
    <w:p w:rsidR="6F784F7B" w:rsidP="6F784F7B" w:rsidRDefault="6F784F7B" w14:paraId="0F38BAE2" w14:textId="24E5EC4F">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 xml:space="preserve">Lanjutan pembahasan dari </w:t>
      </w:r>
      <w:r w:rsidRPr="6F784F7B">
        <w:rPr>
          <w:rFonts w:ascii="Times New Roman" w:hAnsi="Times New Roman" w:eastAsia="Times New Roman" w:cs="Times New Roman"/>
          <w:b/>
          <w:bCs/>
        </w:rPr>
        <w:t xml:space="preserve">Bab 3, </w:t>
      </w:r>
      <w:r w:rsidRPr="6F784F7B">
        <w:rPr>
          <w:rFonts w:ascii="Times New Roman" w:hAnsi="Times New Roman" w:eastAsia="Times New Roman" w:cs="Times New Roman"/>
          <w:b/>
          <w:bCs/>
          <w:i/>
          <w:iCs/>
        </w:rPr>
        <w:t xml:space="preserve">Convolution and Frequency Domain Filtering. </w:t>
      </w:r>
      <w:r w:rsidRPr="6F784F7B">
        <w:rPr>
          <w:rFonts w:ascii="Times New Roman" w:hAnsi="Times New Roman" w:eastAsia="Times New Roman" w:cs="Times New Roman"/>
          <w:b/>
          <w:bCs/>
        </w:rPr>
        <w:t>Laplacian of Gaussian (LoG)</w:t>
      </w:r>
      <w:r w:rsidRPr="6F784F7B">
        <w:rPr>
          <w:rFonts w:ascii="Times New Roman" w:hAnsi="Times New Roman" w:eastAsia="Times New Roman" w:cs="Times New Roman"/>
        </w:rPr>
        <w:t xml:space="preserve"> merupakan metode deteksi blob yang bekerja dengan menggabungkan </w:t>
      </w:r>
      <w:r w:rsidRPr="6F784F7B">
        <w:rPr>
          <w:rFonts w:ascii="Times New Roman" w:hAnsi="Times New Roman" w:eastAsia="Times New Roman" w:cs="Times New Roman"/>
          <w:b/>
          <w:bCs/>
        </w:rPr>
        <w:t>filter Gaussian</w:t>
      </w:r>
      <w:r w:rsidRPr="6F784F7B">
        <w:rPr>
          <w:rFonts w:ascii="Times New Roman" w:hAnsi="Times New Roman" w:eastAsia="Times New Roman" w:cs="Times New Roman"/>
        </w:rPr>
        <w:t xml:space="preserve"> dan </w:t>
      </w:r>
      <w:r w:rsidRPr="6F784F7B">
        <w:rPr>
          <w:rFonts w:ascii="Times New Roman" w:hAnsi="Times New Roman" w:eastAsia="Times New Roman" w:cs="Times New Roman"/>
          <w:b/>
          <w:bCs/>
        </w:rPr>
        <w:t>operator Laplacian</w:t>
      </w:r>
      <w:r w:rsidRPr="6F784F7B">
        <w:rPr>
          <w:rFonts w:ascii="Times New Roman" w:hAnsi="Times New Roman" w:eastAsia="Times New Roman" w:cs="Times New Roman"/>
        </w:rPr>
        <w:t xml:space="preserve"> untuk mendeteksi perubahan intensitas yang signifikan di area gambar. LoG mencari titik-titik ekstrem dalam ruang 3D (lokasi dan skala) menggunakan </w:t>
      </w:r>
      <w:r w:rsidRPr="6F784F7B">
        <w:rPr>
          <w:rFonts w:ascii="Times New Roman" w:hAnsi="Times New Roman" w:eastAsia="Times New Roman" w:cs="Times New Roman"/>
          <w:b/>
          <w:bCs/>
        </w:rPr>
        <w:t>konsep Scale Space</w:t>
      </w:r>
      <w:r w:rsidRPr="6F784F7B">
        <w:rPr>
          <w:rFonts w:ascii="Times New Roman" w:hAnsi="Times New Roman" w:eastAsia="Times New Roman" w:cs="Times New Roman"/>
        </w:rPr>
        <w:t>, sehingga mampu menemukan area yang invarian terhadap skala. Meskipun metode ini menghasilkan deteksi yang akurat dan mampu menemukan bright blobs pada latar gelap, proses komputasinya tergolong lambat, terutama untuk blob berukuran besar.</w:t>
      </w:r>
    </w:p>
    <w:p w:rsidR="6F784F7B" w:rsidP="6F784F7B" w:rsidRDefault="6F784F7B" w14:paraId="4B3F1B35" w14:textId="1171B4B1">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b/>
          <w:bCs/>
        </w:rPr>
        <w:t>Difference of Gaussian (DoG)</w:t>
      </w:r>
      <w:r w:rsidRPr="6F784F7B">
        <w:rPr>
          <w:rFonts w:ascii="Times New Roman" w:hAnsi="Times New Roman" w:eastAsia="Times New Roman" w:cs="Times New Roman"/>
        </w:rPr>
        <w:t xml:space="preserve"> adalah pendekatan yang lebih cepat dan sederhana dibanding LoG. Metode ini </w:t>
      </w:r>
      <w:r w:rsidRPr="6F784F7B">
        <w:rPr>
          <w:rFonts w:ascii="Times New Roman" w:hAnsi="Times New Roman" w:eastAsia="Times New Roman" w:cs="Times New Roman"/>
          <w:b/>
          <w:bCs/>
        </w:rPr>
        <w:t>menghaluskan gambar</w:t>
      </w:r>
      <w:r w:rsidRPr="6F784F7B">
        <w:rPr>
          <w:rFonts w:ascii="Times New Roman" w:hAnsi="Times New Roman" w:eastAsia="Times New Roman" w:cs="Times New Roman"/>
        </w:rPr>
        <w:t xml:space="preserve"> menggunakan beberapa filter Gaussian dengan skala yang berbeda, kemudian menghitung perbedaan antara dua hasil penghalusan berturut-turut. DoG secara efektif mendeteksi bright blobs pada latar gelap seperti LoG, namun dengan kecepatan yang lebih tinggi. Walaupun demikian, tingkat akurasinya sedikit lebih rendah, dan deteksi terhadap blob besar masih tergolong mahal secara komputasi.</w:t>
      </w:r>
    </w:p>
    <w:p w:rsidR="6F784F7B" w:rsidP="6F784F7B" w:rsidRDefault="6F784F7B" w14:paraId="51C423D8" w14:textId="5C373241">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b/>
          <w:bCs/>
        </w:rPr>
        <w:t>Determinant of Hessian (DoH)</w:t>
      </w:r>
      <w:r w:rsidRPr="6F784F7B">
        <w:rPr>
          <w:rFonts w:ascii="Times New Roman" w:hAnsi="Times New Roman" w:eastAsia="Times New Roman" w:cs="Times New Roman"/>
        </w:rPr>
        <w:t xml:space="preserve"> merupakan metode </w:t>
      </w:r>
      <w:r w:rsidRPr="6F784F7B">
        <w:rPr>
          <w:rFonts w:ascii="Times New Roman" w:hAnsi="Times New Roman" w:eastAsia="Times New Roman" w:cs="Times New Roman"/>
          <w:b/>
          <w:bCs/>
        </w:rPr>
        <w:t>deteksi blob paling cepat</w:t>
      </w:r>
      <w:r w:rsidRPr="6F784F7B">
        <w:rPr>
          <w:rFonts w:ascii="Times New Roman" w:hAnsi="Times New Roman" w:eastAsia="Times New Roman" w:cs="Times New Roman"/>
        </w:rPr>
        <w:t xml:space="preserve"> di antara ketiganya. Teknik ini menggunakan determinan dari </w:t>
      </w:r>
      <w:r w:rsidRPr="6F784F7B">
        <w:rPr>
          <w:rFonts w:ascii="Times New Roman" w:hAnsi="Times New Roman" w:eastAsia="Times New Roman" w:cs="Times New Roman"/>
          <w:b/>
          <w:bCs/>
        </w:rPr>
        <w:t>matriks Hessian</w:t>
      </w:r>
      <w:r w:rsidRPr="6F784F7B">
        <w:rPr>
          <w:rFonts w:ascii="Times New Roman" w:hAnsi="Times New Roman" w:eastAsia="Times New Roman" w:cs="Times New Roman"/>
        </w:rPr>
        <w:t xml:space="preserve"> untuk menghitung titik maksimum pada gambar, sehingga dapat mendeteksi baik bright blobs di latar gelap maupun dark blobs di latar terang. Kelebihan utama DoH adalah kecepatannya yang tidak dipengaruhi oleh ukuran blob, kelemahannya terletak pada ketidakakuratan dalam mendeteksi blob kecil.</w:t>
      </w:r>
    </w:p>
    <w:p w:rsidR="6F784F7B" w:rsidP="6F784F7B" w:rsidRDefault="6F784F7B" w14:paraId="6FD06A03" w14:textId="43347552">
      <w:pPr>
        <w:spacing w:before="240" w:after="240"/>
        <w:jc w:val="both"/>
        <w:rPr>
          <w:rFonts w:ascii="Times New Roman" w:hAnsi="Times New Roman" w:eastAsia="Times New Roman" w:cs="Times New Roman"/>
        </w:rPr>
      </w:pPr>
    </w:p>
    <w:p w:rsidR="6F784F7B" w:rsidRDefault="6F784F7B" w14:paraId="232A98B7" w14:textId="2A193F86">
      <w:r>
        <w:br w:type="page"/>
      </w:r>
    </w:p>
    <w:p w:rsidR="6F784F7B" w:rsidP="6F784F7B" w:rsidRDefault="6F784F7B" w14:paraId="0FCC7DEA" w14:textId="508AFE5E">
      <w:pPr>
        <w:spacing w:before="240" w:after="240"/>
        <w:jc w:val="both"/>
        <w:rPr>
          <w:rFonts w:ascii="Times New Roman" w:hAnsi="Times New Roman" w:eastAsia="Times New Roman" w:cs="Times New Roman"/>
        </w:rPr>
      </w:pPr>
      <w:r w:rsidRPr="6F784F7B">
        <w:rPr>
          <w:rFonts w:ascii="Times New Roman" w:hAnsi="Times New Roman" w:eastAsia="Times New Roman" w:cs="Times New Roman"/>
        </w:rPr>
        <w:t>mengimplementasikan tiga aforemented ini algoritma menggunakan scikit-image</w:t>
      </w:r>
    </w:p>
    <w:tbl>
      <w:tblPr>
        <w:tblW w:w="0" w:type="auto"/>
        <w:tblLayout w:type="fixed"/>
        <w:tblLook w:val="0600" w:firstRow="0" w:lastRow="0" w:firstColumn="0" w:lastColumn="0" w:noHBand="1" w:noVBand="1"/>
      </w:tblPr>
      <w:tblGrid>
        <w:gridCol w:w="9470"/>
      </w:tblGrid>
      <w:tr w:rsidR="6F784F7B" w:rsidTr="6F784F7B" w14:paraId="476F5D35" w14:textId="77777777">
        <w:trPr>
          <w:trHeight w:val="300"/>
        </w:trPr>
        <w:tc>
          <w:tcPr>
            <w:tcW w:w="9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F784F7B" w:rsidP="6F784F7B" w:rsidRDefault="6F784F7B" w14:paraId="7C73240C" w14:textId="0A5863A7">
            <w:pPr>
              <w:shd w:val="clear" w:color="auto" w:fill="23272E"/>
              <w:spacing w:after="0" w:line="285" w:lineRule="auto"/>
            </w:pPr>
            <w:r w:rsidRPr="6F784F7B">
              <w:rPr>
                <w:rFonts w:ascii="Consolas" w:hAnsi="Consolas" w:eastAsia="Consolas" w:cs="Consolas"/>
                <w:color w:val="C678DD"/>
                <w:sz w:val="21"/>
                <w:szCs w:val="21"/>
              </w:rPr>
              <w:t>from</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numpy</w:t>
            </w:r>
            <w:r w:rsidRPr="6F784F7B">
              <w:rPr>
                <w:rFonts w:ascii="Consolas" w:hAnsi="Consolas" w:eastAsia="Consolas" w:cs="Consolas"/>
                <w:color w:val="ABB2BF"/>
                <w:sz w:val="21"/>
                <w:szCs w:val="21"/>
              </w:rPr>
              <w:t xml:space="preserve"> </w:t>
            </w:r>
            <w:r w:rsidRPr="6F784F7B">
              <w:rPr>
                <w:rFonts w:ascii="Consolas" w:hAnsi="Consolas" w:eastAsia="Consolas" w:cs="Consolas"/>
                <w:color w:val="C678DD"/>
                <w:sz w:val="21"/>
                <w:szCs w:val="21"/>
              </w:rPr>
              <w:t>import</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sqrt</w:t>
            </w:r>
          </w:p>
          <w:p w:rsidR="6F784F7B" w:rsidP="6F784F7B" w:rsidRDefault="6F784F7B" w14:paraId="76251949" w14:textId="4AB3CBEC">
            <w:pPr>
              <w:shd w:val="clear" w:color="auto" w:fill="23272E"/>
              <w:spacing w:after="0" w:line="285" w:lineRule="auto"/>
            </w:pPr>
            <w:r w:rsidRPr="6F784F7B">
              <w:rPr>
                <w:rFonts w:ascii="Consolas" w:hAnsi="Consolas" w:eastAsia="Consolas" w:cs="Consolas"/>
                <w:color w:val="C678DD"/>
                <w:sz w:val="21"/>
                <w:szCs w:val="21"/>
              </w:rPr>
              <w:t>from</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skimage</w:t>
            </w:r>
            <w:r w:rsidRPr="6F784F7B">
              <w:rPr>
                <w:rFonts w:ascii="Consolas" w:hAnsi="Consolas" w:eastAsia="Consolas" w:cs="Consolas"/>
                <w:color w:val="ABB2BF"/>
                <w:sz w:val="21"/>
                <w:szCs w:val="21"/>
              </w:rPr>
              <w:t>.</w:t>
            </w:r>
            <w:r w:rsidRPr="6F784F7B">
              <w:rPr>
                <w:rFonts w:ascii="Consolas" w:hAnsi="Consolas" w:eastAsia="Consolas" w:cs="Consolas"/>
                <w:color w:val="E5C07B"/>
                <w:sz w:val="21"/>
                <w:szCs w:val="21"/>
              </w:rPr>
              <w:t>feature</w:t>
            </w:r>
            <w:r w:rsidRPr="6F784F7B">
              <w:rPr>
                <w:rFonts w:ascii="Consolas" w:hAnsi="Consolas" w:eastAsia="Consolas" w:cs="Consolas"/>
                <w:color w:val="ABB2BF"/>
                <w:sz w:val="21"/>
                <w:szCs w:val="21"/>
              </w:rPr>
              <w:t xml:space="preserve"> </w:t>
            </w:r>
            <w:r w:rsidRPr="6F784F7B">
              <w:rPr>
                <w:rFonts w:ascii="Consolas" w:hAnsi="Consolas" w:eastAsia="Consolas" w:cs="Consolas"/>
                <w:color w:val="C678DD"/>
                <w:sz w:val="21"/>
                <w:szCs w:val="21"/>
              </w:rPr>
              <w:t>import</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blob_dog</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blob_log</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blob_doh</w:t>
            </w:r>
          </w:p>
          <w:p w:rsidR="6F784F7B" w:rsidP="6F784F7B" w:rsidRDefault="6F784F7B" w14:paraId="1CE2C401" w14:textId="778F5443">
            <w:pPr>
              <w:shd w:val="clear" w:color="auto" w:fill="23272E"/>
              <w:spacing w:after="0" w:line="285" w:lineRule="auto"/>
            </w:pPr>
          </w:p>
          <w:p w:rsidR="6F784F7B" w:rsidP="6F784F7B" w:rsidRDefault="6F784F7B" w14:paraId="1D455B41" w14:textId="5EB2BABE">
            <w:pPr>
              <w:shd w:val="clear" w:color="auto" w:fill="23272E"/>
              <w:spacing w:after="0" w:line="285" w:lineRule="auto"/>
            </w:pPr>
            <w:r w:rsidRPr="6F784F7B">
              <w:rPr>
                <w:rFonts w:ascii="Consolas" w:hAnsi="Consolas" w:eastAsia="Consolas" w:cs="Consolas"/>
                <w:color w:val="E06C75"/>
                <w:sz w:val="21"/>
                <w:szCs w:val="21"/>
              </w:rPr>
              <w:t>im</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imread</w:t>
            </w:r>
            <w:r w:rsidRPr="6F784F7B">
              <w:rPr>
                <w:rFonts w:ascii="Consolas" w:hAnsi="Consolas" w:eastAsia="Consolas" w:cs="Consolas"/>
                <w:color w:val="ABB2BF"/>
                <w:sz w:val="21"/>
                <w:szCs w:val="21"/>
              </w:rPr>
              <w:t>(</w:t>
            </w:r>
            <w:r w:rsidRPr="6F784F7B">
              <w:rPr>
                <w:rFonts w:ascii="Consolas" w:hAnsi="Consolas" w:eastAsia="Consolas" w:cs="Consolas"/>
                <w:color w:val="98C379"/>
                <w:sz w:val="21"/>
                <w:szCs w:val="21"/>
              </w:rPr>
              <w:t>'../images/butterfly.png'</w:t>
            </w:r>
            <w:r w:rsidRPr="6F784F7B">
              <w:rPr>
                <w:rFonts w:ascii="Consolas" w:hAnsi="Consolas" w:eastAsia="Consolas" w:cs="Consolas"/>
                <w:color w:val="ABB2BF"/>
                <w:sz w:val="21"/>
                <w:szCs w:val="21"/>
              </w:rPr>
              <w:t>)</w:t>
            </w:r>
          </w:p>
          <w:p w:rsidR="6F784F7B" w:rsidP="6F784F7B" w:rsidRDefault="6F784F7B" w14:paraId="3F91C062" w14:textId="60F5CD35">
            <w:pPr>
              <w:shd w:val="clear" w:color="auto" w:fill="23272E"/>
              <w:spacing w:after="0" w:line="285" w:lineRule="auto"/>
            </w:pPr>
            <w:r w:rsidRPr="6F784F7B">
              <w:rPr>
                <w:rFonts w:ascii="Consolas" w:hAnsi="Consolas" w:eastAsia="Consolas" w:cs="Consolas"/>
                <w:color w:val="E06C75"/>
                <w:sz w:val="21"/>
                <w:szCs w:val="21"/>
              </w:rPr>
              <w:t>im_gray</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rgb2gray</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im</w:t>
            </w:r>
            <w:r w:rsidRPr="6F784F7B">
              <w:rPr>
                <w:rFonts w:ascii="Consolas" w:hAnsi="Consolas" w:eastAsia="Consolas" w:cs="Consolas"/>
                <w:color w:val="ABB2BF"/>
                <w:sz w:val="21"/>
                <w:szCs w:val="21"/>
              </w:rPr>
              <w:t>)</w:t>
            </w:r>
          </w:p>
          <w:p w:rsidR="6F784F7B" w:rsidP="6F784F7B" w:rsidRDefault="6F784F7B" w14:paraId="182A84B8" w14:textId="69862F32">
            <w:pPr>
              <w:shd w:val="clear" w:color="auto" w:fill="23272E"/>
              <w:spacing w:after="0" w:line="285" w:lineRule="auto"/>
            </w:pPr>
            <w:r w:rsidRPr="6F784F7B">
              <w:rPr>
                <w:rFonts w:ascii="Consolas" w:hAnsi="Consolas" w:eastAsia="Consolas" w:cs="Consolas"/>
                <w:color w:val="E06C75"/>
                <w:sz w:val="21"/>
                <w:szCs w:val="21"/>
              </w:rPr>
              <w:t>log_blobs</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blob_log</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im_gray</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max_sigma</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30</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num_sigma</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10</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threshold</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.1</w:t>
            </w:r>
            <w:r w:rsidRPr="6F784F7B">
              <w:rPr>
                <w:rFonts w:ascii="Consolas" w:hAnsi="Consolas" w:eastAsia="Consolas" w:cs="Consolas"/>
                <w:color w:val="ABB2BF"/>
                <w:sz w:val="21"/>
                <w:szCs w:val="21"/>
              </w:rPr>
              <w:t>)</w:t>
            </w:r>
          </w:p>
          <w:p w:rsidR="6F784F7B" w:rsidP="6F784F7B" w:rsidRDefault="6F784F7B" w14:paraId="3D6EA1F4" w14:textId="55E51686">
            <w:pPr>
              <w:shd w:val="clear" w:color="auto" w:fill="23272E"/>
              <w:spacing w:after="0" w:line="285" w:lineRule="auto"/>
            </w:pPr>
            <w:r w:rsidRPr="6F784F7B">
              <w:rPr>
                <w:rFonts w:ascii="Consolas" w:hAnsi="Consolas" w:eastAsia="Consolas" w:cs="Consolas"/>
                <w:color w:val="E06C75"/>
                <w:sz w:val="21"/>
                <w:szCs w:val="21"/>
              </w:rPr>
              <w:t>log_blobs</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2</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sqrt</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2</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log_blobs</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2</w:t>
            </w:r>
            <w:r w:rsidRPr="6F784F7B">
              <w:rPr>
                <w:rFonts w:ascii="Consolas" w:hAnsi="Consolas" w:eastAsia="Consolas" w:cs="Consolas"/>
                <w:color w:val="ABB2BF"/>
                <w:sz w:val="21"/>
                <w:szCs w:val="21"/>
              </w:rPr>
              <w:t xml:space="preserve">] </w:t>
            </w:r>
            <w:r w:rsidRPr="6F784F7B">
              <w:rPr>
                <w:rFonts w:ascii="Consolas" w:hAnsi="Consolas" w:eastAsia="Consolas" w:cs="Consolas"/>
                <w:color w:val="7F848E"/>
                <w:sz w:val="21"/>
                <w:szCs w:val="21"/>
              </w:rPr>
              <w:t># Compute radius in the 3rd</w:t>
            </w:r>
          </w:p>
          <w:p w:rsidR="6F784F7B" w:rsidP="6F784F7B" w:rsidRDefault="6F784F7B" w14:paraId="7DDB40D7" w14:textId="318B1002">
            <w:pPr>
              <w:shd w:val="clear" w:color="auto" w:fill="23272E"/>
              <w:spacing w:after="0" w:line="285" w:lineRule="auto"/>
            </w:pPr>
            <w:r w:rsidRPr="6F784F7B">
              <w:rPr>
                <w:rFonts w:ascii="Consolas" w:hAnsi="Consolas" w:eastAsia="Consolas" w:cs="Consolas"/>
                <w:color w:val="7F848E"/>
                <w:sz w:val="21"/>
                <w:szCs w:val="21"/>
              </w:rPr>
              <w:t># column.</w:t>
            </w:r>
          </w:p>
          <w:p w:rsidR="6F784F7B" w:rsidP="6F784F7B" w:rsidRDefault="6F784F7B" w14:paraId="4B0823A9" w14:textId="35982D47">
            <w:pPr>
              <w:shd w:val="clear" w:color="auto" w:fill="23272E"/>
              <w:spacing w:after="0" w:line="285" w:lineRule="auto"/>
            </w:pPr>
            <w:r w:rsidRPr="6F784F7B">
              <w:rPr>
                <w:rFonts w:ascii="Consolas" w:hAnsi="Consolas" w:eastAsia="Consolas" w:cs="Consolas"/>
                <w:color w:val="E06C75"/>
                <w:sz w:val="21"/>
                <w:szCs w:val="21"/>
              </w:rPr>
              <w:t>dog_blobs</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blob_dog</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im_gray</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max_sigma</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30</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threshold</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0.1</w:t>
            </w:r>
            <w:r w:rsidRPr="6F784F7B">
              <w:rPr>
                <w:rFonts w:ascii="Consolas" w:hAnsi="Consolas" w:eastAsia="Consolas" w:cs="Consolas"/>
                <w:color w:val="ABB2BF"/>
                <w:sz w:val="21"/>
                <w:szCs w:val="21"/>
              </w:rPr>
              <w:t>)</w:t>
            </w:r>
          </w:p>
          <w:p w:rsidR="6F784F7B" w:rsidP="6F784F7B" w:rsidRDefault="6F784F7B" w14:paraId="28425D1A" w14:textId="44DC1C82">
            <w:pPr>
              <w:shd w:val="clear" w:color="auto" w:fill="23272E"/>
              <w:spacing w:after="0" w:line="285" w:lineRule="auto"/>
            </w:pPr>
            <w:r w:rsidRPr="6F784F7B">
              <w:rPr>
                <w:rFonts w:ascii="Consolas" w:hAnsi="Consolas" w:eastAsia="Consolas" w:cs="Consolas"/>
                <w:color w:val="E06C75"/>
                <w:sz w:val="21"/>
                <w:szCs w:val="21"/>
              </w:rPr>
              <w:t>dog_blobs</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2</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sqrt</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2</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dog_blobs</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2</w:t>
            </w:r>
            <w:r w:rsidRPr="6F784F7B">
              <w:rPr>
                <w:rFonts w:ascii="Consolas" w:hAnsi="Consolas" w:eastAsia="Consolas" w:cs="Consolas"/>
                <w:color w:val="ABB2BF"/>
                <w:sz w:val="21"/>
                <w:szCs w:val="21"/>
              </w:rPr>
              <w:t>]</w:t>
            </w:r>
          </w:p>
          <w:p w:rsidR="6F784F7B" w:rsidP="6F784F7B" w:rsidRDefault="6F784F7B" w14:paraId="11CED376" w14:textId="2F037A51">
            <w:pPr>
              <w:shd w:val="clear" w:color="auto" w:fill="23272E"/>
              <w:spacing w:after="0" w:line="285" w:lineRule="auto"/>
            </w:pPr>
            <w:r w:rsidRPr="6F784F7B">
              <w:rPr>
                <w:rFonts w:ascii="Consolas" w:hAnsi="Consolas" w:eastAsia="Consolas" w:cs="Consolas"/>
                <w:color w:val="E06C75"/>
                <w:sz w:val="21"/>
                <w:szCs w:val="21"/>
              </w:rPr>
              <w:t>doh_blobs</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blob_doh</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im_gray</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max_sigma</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30</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threshold</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0.005</w:t>
            </w:r>
            <w:r w:rsidRPr="6F784F7B">
              <w:rPr>
                <w:rFonts w:ascii="Consolas" w:hAnsi="Consolas" w:eastAsia="Consolas" w:cs="Consolas"/>
                <w:color w:val="ABB2BF"/>
                <w:sz w:val="21"/>
                <w:szCs w:val="21"/>
              </w:rPr>
              <w:t>)</w:t>
            </w:r>
          </w:p>
          <w:p w:rsidR="6F784F7B" w:rsidP="6F784F7B" w:rsidRDefault="6F784F7B" w14:paraId="7B7B58BD" w14:textId="36203AE6">
            <w:pPr>
              <w:shd w:val="clear" w:color="auto" w:fill="23272E"/>
              <w:spacing w:after="0" w:line="285" w:lineRule="auto"/>
            </w:pPr>
            <w:r w:rsidRPr="6F784F7B">
              <w:rPr>
                <w:rFonts w:ascii="Consolas" w:hAnsi="Consolas" w:eastAsia="Consolas" w:cs="Consolas"/>
                <w:color w:val="E06C75"/>
                <w:sz w:val="21"/>
                <w:szCs w:val="21"/>
              </w:rPr>
              <w:t>list_blobs</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log_blobs</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dog_blobs</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doh_blobs</w:t>
            </w:r>
            <w:r w:rsidRPr="6F784F7B">
              <w:rPr>
                <w:rFonts w:ascii="Consolas" w:hAnsi="Consolas" w:eastAsia="Consolas" w:cs="Consolas"/>
                <w:color w:val="ABB2BF"/>
                <w:sz w:val="21"/>
                <w:szCs w:val="21"/>
              </w:rPr>
              <w:t>]</w:t>
            </w:r>
          </w:p>
          <w:p w:rsidR="6F784F7B" w:rsidP="6F784F7B" w:rsidRDefault="6F784F7B" w14:paraId="3B28E18D" w14:textId="74556C07">
            <w:pPr>
              <w:shd w:val="clear" w:color="auto" w:fill="23272E"/>
              <w:spacing w:after="0" w:line="285" w:lineRule="auto"/>
            </w:pPr>
            <w:r w:rsidRPr="6F784F7B">
              <w:rPr>
                <w:rFonts w:ascii="Consolas" w:hAnsi="Consolas" w:eastAsia="Consolas" w:cs="Consolas"/>
                <w:color w:val="E06C75"/>
                <w:sz w:val="21"/>
                <w:szCs w:val="21"/>
              </w:rPr>
              <w:t>color</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titles</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98C379"/>
                <w:sz w:val="21"/>
                <w:szCs w:val="21"/>
              </w:rPr>
              <w:t>'yellow'</w:t>
            </w:r>
            <w:r w:rsidRPr="6F784F7B">
              <w:rPr>
                <w:rFonts w:ascii="Consolas" w:hAnsi="Consolas" w:eastAsia="Consolas" w:cs="Consolas"/>
                <w:color w:val="ABB2BF"/>
                <w:sz w:val="21"/>
                <w:szCs w:val="21"/>
              </w:rPr>
              <w:t xml:space="preserve">, </w:t>
            </w:r>
            <w:r w:rsidRPr="6F784F7B">
              <w:rPr>
                <w:rFonts w:ascii="Consolas" w:hAnsi="Consolas" w:eastAsia="Consolas" w:cs="Consolas"/>
                <w:color w:val="98C379"/>
                <w:sz w:val="21"/>
                <w:szCs w:val="21"/>
              </w:rPr>
              <w:t>'lime'</w:t>
            </w:r>
            <w:r w:rsidRPr="6F784F7B">
              <w:rPr>
                <w:rFonts w:ascii="Consolas" w:hAnsi="Consolas" w:eastAsia="Consolas" w:cs="Consolas"/>
                <w:color w:val="ABB2BF"/>
                <w:sz w:val="21"/>
                <w:szCs w:val="21"/>
              </w:rPr>
              <w:t xml:space="preserve">, </w:t>
            </w:r>
            <w:r w:rsidRPr="6F784F7B">
              <w:rPr>
                <w:rFonts w:ascii="Consolas" w:hAnsi="Consolas" w:eastAsia="Consolas" w:cs="Consolas"/>
                <w:color w:val="98C379"/>
                <w:sz w:val="21"/>
                <w:szCs w:val="21"/>
              </w:rPr>
              <w:t>'red'</w:t>
            </w:r>
            <w:r w:rsidRPr="6F784F7B">
              <w:rPr>
                <w:rFonts w:ascii="Consolas" w:hAnsi="Consolas" w:eastAsia="Consolas" w:cs="Consolas"/>
                <w:color w:val="ABB2BF"/>
                <w:sz w:val="21"/>
                <w:szCs w:val="21"/>
              </w:rPr>
              <w:t>], [</w:t>
            </w:r>
            <w:r w:rsidRPr="6F784F7B">
              <w:rPr>
                <w:rFonts w:ascii="Consolas" w:hAnsi="Consolas" w:eastAsia="Consolas" w:cs="Consolas"/>
                <w:color w:val="98C379"/>
                <w:sz w:val="21"/>
                <w:szCs w:val="21"/>
              </w:rPr>
              <w:t>'Laplacian of Gaussian'</w:t>
            </w:r>
            <w:r w:rsidRPr="6F784F7B">
              <w:rPr>
                <w:rFonts w:ascii="Consolas" w:hAnsi="Consolas" w:eastAsia="Consolas" w:cs="Consolas"/>
                <w:color w:val="ABB2BF"/>
                <w:sz w:val="21"/>
                <w:szCs w:val="21"/>
              </w:rPr>
              <w:t>,</w:t>
            </w:r>
          </w:p>
          <w:p w:rsidR="6F784F7B" w:rsidP="6F784F7B" w:rsidRDefault="6F784F7B" w14:paraId="018CC97E" w14:textId="44645F8B">
            <w:pPr>
              <w:shd w:val="clear" w:color="auto" w:fill="23272E"/>
              <w:spacing w:after="0" w:line="285" w:lineRule="auto"/>
            </w:pPr>
            <w:r w:rsidRPr="6F784F7B">
              <w:rPr>
                <w:rFonts w:ascii="Consolas" w:hAnsi="Consolas" w:eastAsia="Consolas" w:cs="Consolas"/>
                <w:color w:val="98C379"/>
                <w:sz w:val="21"/>
                <w:szCs w:val="21"/>
              </w:rPr>
              <w:t>'Difference of Gaussian'</w:t>
            </w:r>
            <w:r w:rsidRPr="6F784F7B">
              <w:rPr>
                <w:rFonts w:ascii="Consolas" w:hAnsi="Consolas" w:eastAsia="Consolas" w:cs="Consolas"/>
                <w:color w:val="ABB2BF"/>
                <w:sz w:val="21"/>
                <w:szCs w:val="21"/>
              </w:rPr>
              <w:t xml:space="preserve">, </w:t>
            </w:r>
            <w:r w:rsidRPr="6F784F7B">
              <w:rPr>
                <w:rFonts w:ascii="Consolas" w:hAnsi="Consolas" w:eastAsia="Consolas" w:cs="Consolas"/>
                <w:color w:val="98C379"/>
                <w:sz w:val="21"/>
                <w:szCs w:val="21"/>
              </w:rPr>
              <w:t>'Determinant of Hessian'</w:t>
            </w:r>
            <w:r w:rsidRPr="6F784F7B">
              <w:rPr>
                <w:rFonts w:ascii="Consolas" w:hAnsi="Consolas" w:eastAsia="Consolas" w:cs="Consolas"/>
                <w:color w:val="ABB2BF"/>
                <w:sz w:val="21"/>
                <w:szCs w:val="21"/>
              </w:rPr>
              <w:t>]</w:t>
            </w:r>
          </w:p>
          <w:p w:rsidR="6F784F7B" w:rsidP="6F784F7B" w:rsidRDefault="6F784F7B" w14:paraId="1915ED89" w14:textId="13DBAA91">
            <w:pPr>
              <w:shd w:val="clear" w:color="auto" w:fill="23272E"/>
              <w:spacing w:after="0" w:line="285" w:lineRule="auto"/>
            </w:pPr>
            <w:r w:rsidRPr="6F784F7B">
              <w:rPr>
                <w:rFonts w:ascii="Consolas" w:hAnsi="Consolas" w:eastAsia="Consolas" w:cs="Consolas"/>
                <w:color w:val="E06C75"/>
                <w:sz w:val="21"/>
                <w:szCs w:val="21"/>
              </w:rPr>
              <w:t>sequence</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zip</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list_blobs</w:t>
            </w:r>
            <w:r w:rsidRPr="6F784F7B">
              <w:rPr>
                <w:rFonts w:ascii="Consolas" w:hAnsi="Consolas" w:eastAsia="Consolas" w:cs="Consolas"/>
                <w:color w:val="ABB2BF"/>
                <w:sz w:val="21"/>
                <w:szCs w:val="21"/>
              </w:rPr>
              <w:t xml:space="preserve">, colors, </w:t>
            </w:r>
            <w:r w:rsidRPr="6F784F7B">
              <w:rPr>
                <w:rFonts w:ascii="Consolas" w:hAnsi="Consolas" w:eastAsia="Consolas" w:cs="Consolas"/>
                <w:color w:val="E06C75"/>
                <w:sz w:val="21"/>
                <w:szCs w:val="21"/>
              </w:rPr>
              <w:t>titles</w:t>
            </w:r>
            <w:r w:rsidRPr="6F784F7B">
              <w:rPr>
                <w:rFonts w:ascii="Consolas" w:hAnsi="Consolas" w:eastAsia="Consolas" w:cs="Consolas"/>
                <w:color w:val="ABB2BF"/>
                <w:sz w:val="21"/>
                <w:szCs w:val="21"/>
              </w:rPr>
              <w:t>)</w:t>
            </w:r>
          </w:p>
          <w:p w:rsidR="6F784F7B" w:rsidP="6F784F7B" w:rsidRDefault="6F784F7B" w14:paraId="5A273F04" w14:textId="72B37953">
            <w:pPr>
              <w:shd w:val="clear" w:color="auto" w:fill="23272E"/>
              <w:spacing w:after="0" w:line="285" w:lineRule="auto"/>
            </w:pPr>
            <w:r w:rsidRPr="6F784F7B">
              <w:rPr>
                <w:rFonts w:ascii="Consolas" w:hAnsi="Consolas" w:eastAsia="Consolas" w:cs="Consolas"/>
                <w:color w:val="E06C75"/>
                <w:sz w:val="21"/>
                <w:szCs w:val="21"/>
              </w:rPr>
              <w:t>fig</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axes</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pylab.</w:t>
            </w:r>
            <w:r w:rsidRPr="6F784F7B">
              <w:rPr>
                <w:rFonts w:ascii="Consolas" w:hAnsi="Consolas" w:eastAsia="Consolas" w:cs="Consolas"/>
                <w:color w:val="61AFEF"/>
                <w:sz w:val="21"/>
                <w:szCs w:val="21"/>
              </w:rPr>
              <w:t>subplots</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2</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2</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figsize</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20</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20</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sharex</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True</w:t>
            </w:r>
            <w:r w:rsidRPr="6F784F7B">
              <w:rPr>
                <w:rFonts w:ascii="Consolas" w:hAnsi="Consolas" w:eastAsia="Consolas" w:cs="Consolas"/>
                <w:color w:val="ABB2BF"/>
                <w:sz w:val="21"/>
                <w:szCs w:val="21"/>
              </w:rPr>
              <w:t>,</w:t>
            </w:r>
          </w:p>
          <w:p w:rsidR="6F784F7B" w:rsidP="6F784F7B" w:rsidRDefault="6F784F7B" w14:paraId="450EC8C1" w14:textId="791ED992">
            <w:pPr>
              <w:shd w:val="clear" w:color="auto" w:fill="23272E"/>
              <w:spacing w:after="0" w:line="285" w:lineRule="auto"/>
            </w:pPr>
            <w:r w:rsidRPr="6F784F7B">
              <w:rPr>
                <w:rFonts w:ascii="Consolas" w:hAnsi="Consolas" w:eastAsia="Consolas" w:cs="Consolas"/>
                <w:color w:val="E06C75"/>
                <w:sz w:val="21"/>
                <w:szCs w:val="21"/>
              </w:rPr>
              <w:t>sharey</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True</w:t>
            </w:r>
            <w:r w:rsidRPr="6F784F7B">
              <w:rPr>
                <w:rFonts w:ascii="Consolas" w:hAnsi="Consolas" w:eastAsia="Consolas" w:cs="Consolas"/>
                <w:color w:val="ABB2BF"/>
                <w:sz w:val="21"/>
                <w:szCs w:val="21"/>
              </w:rPr>
              <w:t>)</w:t>
            </w:r>
          </w:p>
          <w:p w:rsidR="6F784F7B" w:rsidP="6F784F7B" w:rsidRDefault="6F784F7B" w14:paraId="1196F035" w14:textId="34889B2E">
            <w:pPr>
              <w:shd w:val="clear" w:color="auto" w:fill="23272E"/>
              <w:spacing w:after="0" w:line="285" w:lineRule="auto"/>
            </w:pPr>
            <w:r w:rsidRPr="6F784F7B">
              <w:rPr>
                <w:rFonts w:ascii="Consolas" w:hAnsi="Consolas" w:eastAsia="Consolas" w:cs="Consolas"/>
                <w:color w:val="E06C75"/>
                <w:sz w:val="21"/>
                <w:szCs w:val="21"/>
              </w:rPr>
              <w:t>axes</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axes</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ravel</w:t>
            </w:r>
            <w:r w:rsidRPr="6F784F7B">
              <w:rPr>
                <w:rFonts w:ascii="Consolas" w:hAnsi="Consolas" w:eastAsia="Consolas" w:cs="Consolas"/>
                <w:color w:val="ABB2BF"/>
                <w:sz w:val="21"/>
                <w:szCs w:val="21"/>
              </w:rPr>
              <w:t>()</w:t>
            </w:r>
          </w:p>
          <w:p w:rsidR="6F784F7B" w:rsidP="6F784F7B" w:rsidRDefault="6F784F7B" w14:paraId="5DC378A3" w14:textId="6D1BBBF2">
            <w:pPr>
              <w:shd w:val="clear" w:color="auto" w:fill="23272E"/>
              <w:spacing w:after="0" w:line="285" w:lineRule="auto"/>
            </w:pPr>
            <w:r w:rsidRPr="6F784F7B">
              <w:rPr>
                <w:rFonts w:ascii="Consolas" w:hAnsi="Consolas" w:eastAsia="Consolas" w:cs="Consolas"/>
                <w:color w:val="E06C75"/>
                <w:sz w:val="21"/>
                <w:szCs w:val="21"/>
              </w:rPr>
              <w:t>axes</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0</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imshow</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im</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interpolation</w:t>
            </w:r>
            <w:r w:rsidRPr="6F784F7B">
              <w:rPr>
                <w:rFonts w:ascii="Consolas" w:hAnsi="Consolas" w:eastAsia="Consolas" w:cs="Consolas"/>
                <w:color w:val="56B6C2"/>
                <w:sz w:val="21"/>
                <w:szCs w:val="21"/>
              </w:rPr>
              <w:t>=</w:t>
            </w:r>
            <w:r w:rsidRPr="6F784F7B">
              <w:rPr>
                <w:rFonts w:ascii="Consolas" w:hAnsi="Consolas" w:eastAsia="Consolas" w:cs="Consolas"/>
                <w:color w:val="98C379"/>
                <w:sz w:val="21"/>
                <w:szCs w:val="21"/>
              </w:rPr>
              <w:t>'nearest'</w:t>
            </w:r>
            <w:r w:rsidRPr="6F784F7B">
              <w:rPr>
                <w:rFonts w:ascii="Consolas" w:hAnsi="Consolas" w:eastAsia="Consolas" w:cs="Consolas"/>
                <w:color w:val="ABB2BF"/>
                <w:sz w:val="21"/>
                <w:szCs w:val="21"/>
              </w:rPr>
              <w:t>)</w:t>
            </w:r>
          </w:p>
          <w:p w:rsidR="6F784F7B" w:rsidP="6F784F7B" w:rsidRDefault="6F784F7B" w14:paraId="6BA9E0DB" w14:textId="737C3BC5">
            <w:pPr>
              <w:shd w:val="clear" w:color="auto" w:fill="23272E"/>
              <w:spacing w:after="0" w:line="285" w:lineRule="auto"/>
            </w:pPr>
            <w:r w:rsidRPr="6F784F7B">
              <w:rPr>
                <w:rFonts w:ascii="Consolas" w:hAnsi="Consolas" w:eastAsia="Consolas" w:cs="Consolas"/>
                <w:color w:val="E06C75"/>
                <w:sz w:val="21"/>
                <w:szCs w:val="21"/>
              </w:rPr>
              <w:t>axes</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0</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set_title</w:t>
            </w:r>
            <w:r w:rsidRPr="6F784F7B">
              <w:rPr>
                <w:rFonts w:ascii="Consolas" w:hAnsi="Consolas" w:eastAsia="Consolas" w:cs="Consolas"/>
                <w:color w:val="ABB2BF"/>
                <w:sz w:val="21"/>
                <w:szCs w:val="21"/>
              </w:rPr>
              <w:t>(</w:t>
            </w:r>
            <w:r w:rsidRPr="6F784F7B">
              <w:rPr>
                <w:rFonts w:ascii="Consolas" w:hAnsi="Consolas" w:eastAsia="Consolas" w:cs="Consolas"/>
                <w:color w:val="98C379"/>
                <w:sz w:val="21"/>
                <w:szCs w:val="21"/>
              </w:rPr>
              <w:t>'original image'</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size</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30</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axes</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0</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set_axis_off</w:t>
            </w:r>
            <w:r w:rsidRPr="6F784F7B">
              <w:rPr>
                <w:rFonts w:ascii="Consolas" w:hAnsi="Consolas" w:eastAsia="Consolas" w:cs="Consolas"/>
                <w:color w:val="ABB2BF"/>
                <w:sz w:val="21"/>
                <w:szCs w:val="21"/>
              </w:rPr>
              <w:t>()</w:t>
            </w:r>
          </w:p>
          <w:p w:rsidR="6F784F7B" w:rsidP="6F784F7B" w:rsidRDefault="6F784F7B" w14:paraId="616BDD37" w14:textId="091853FE">
            <w:pPr>
              <w:shd w:val="clear" w:color="auto" w:fill="23272E"/>
              <w:spacing w:after="0" w:line="285" w:lineRule="auto"/>
            </w:pPr>
            <w:r w:rsidRPr="6F784F7B">
              <w:rPr>
                <w:rFonts w:ascii="Consolas" w:hAnsi="Consolas" w:eastAsia="Consolas" w:cs="Consolas"/>
                <w:color w:val="C678DD"/>
                <w:sz w:val="21"/>
                <w:szCs w:val="21"/>
              </w:rPr>
              <w:t>for</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idx</w:t>
            </w:r>
            <w:r w:rsidRPr="6F784F7B">
              <w:rPr>
                <w:rFonts w:ascii="Consolas" w:hAnsi="Consolas" w:eastAsia="Consolas" w:cs="Consolas"/>
                <w:color w:val="ABB2BF"/>
                <w:sz w:val="21"/>
                <w:szCs w:val="21"/>
              </w:rPr>
              <w:t>, (</w:t>
            </w:r>
            <w:r w:rsidRPr="6F784F7B">
              <w:rPr>
                <w:rFonts w:ascii="Consolas" w:hAnsi="Consolas" w:eastAsia="Consolas" w:cs="Consolas"/>
                <w:color w:val="E06C75"/>
                <w:sz w:val="21"/>
                <w:szCs w:val="21"/>
              </w:rPr>
              <w:t>blobs</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color</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title</w:t>
            </w:r>
            <w:r w:rsidRPr="6F784F7B">
              <w:rPr>
                <w:rFonts w:ascii="Consolas" w:hAnsi="Consolas" w:eastAsia="Consolas" w:cs="Consolas"/>
                <w:color w:val="ABB2BF"/>
                <w:sz w:val="21"/>
                <w:szCs w:val="21"/>
              </w:rPr>
              <w:t xml:space="preserve">) </w:t>
            </w:r>
            <w:r w:rsidRPr="6F784F7B">
              <w:rPr>
                <w:rFonts w:ascii="Consolas" w:hAnsi="Consolas" w:eastAsia="Consolas" w:cs="Consolas"/>
                <w:color w:val="C678DD"/>
                <w:sz w:val="21"/>
                <w:szCs w:val="21"/>
              </w:rPr>
              <w:t>in</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enumerate</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sequence</w:t>
            </w:r>
            <w:r w:rsidRPr="6F784F7B">
              <w:rPr>
                <w:rFonts w:ascii="Consolas" w:hAnsi="Consolas" w:eastAsia="Consolas" w:cs="Consolas"/>
                <w:color w:val="ABB2BF"/>
                <w:sz w:val="21"/>
                <w:szCs w:val="21"/>
              </w:rPr>
              <w:t>):</w:t>
            </w:r>
          </w:p>
          <w:p w:rsidR="6F784F7B" w:rsidP="6F784F7B" w:rsidRDefault="6F784F7B" w14:paraId="51EE6D0D" w14:textId="095E40BC">
            <w:pPr>
              <w:shd w:val="clear" w:color="auto" w:fill="23272E"/>
              <w:spacing w:after="0" w:line="285" w:lineRule="auto"/>
            </w:pP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axes</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idx</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1</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imshow</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im</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interpolation</w:t>
            </w:r>
            <w:r w:rsidRPr="6F784F7B">
              <w:rPr>
                <w:rFonts w:ascii="Consolas" w:hAnsi="Consolas" w:eastAsia="Consolas" w:cs="Consolas"/>
                <w:color w:val="56B6C2"/>
                <w:sz w:val="21"/>
                <w:szCs w:val="21"/>
              </w:rPr>
              <w:t>=</w:t>
            </w:r>
            <w:r w:rsidRPr="6F784F7B">
              <w:rPr>
                <w:rFonts w:ascii="Consolas" w:hAnsi="Consolas" w:eastAsia="Consolas" w:cs="Consolas"/>
                <w:color w:val="98C379"/>
                <w:sz w:val="21"/>
                <w:szCs w:val="21"/>
              </w:rPr>
              <w:t>'nearest'</w:t>
            </w:r>
            <w:r w:rsidRPr="6F784F7B">
              <w:rPr>
                <w:rFonts w:ascii="Consolas" w:hAnsi="Consolas" w:eastAsia="Consolas" w:cs="Consolas"/>
                <w:color w:val="ABB2BF"/>
                <w:sz w:val="21"/>
                <w:szCs w:val="21"/>
              </w:rPr>
              <w:t>)</w:t>
            </w:r>
          </w:p>
          <w:p w:rsidR="6F784F7B" w:rsidP="6F784F7B" w:rsidRDefault="6F784F7B" w14:paraId="5C726458" w14:textId="23B49BD7">
            <w:pPr>
              <w:shd w:val="clear" w:color="auto" w:fill="23272E"/>
              <w:spacing w:after="0" w:line="285" w:lineRule="auto"/>
            </w:pP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axes</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idx</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1</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set_title</w:t>
            </w:r>
            <w:r w:rsidRPr="6F784F7B">
              <w:rPr>
                <w:rFonts w:ascii="Consolas" w:hAnsi="Consolas" w:eastAsia="Consolas" w:cs="Consolas"/>
                <w:color w:val="ABB2BF"/>
                <w:sz w:val="21"/>
                <w:szCs w:val="21"/>
              </w:rPr>
              <w:t>(</w:t>
            </w:r>
            <w:r w:rsidRPr="6F784F7B">
              <w:rPr>
                <w:rFonts w:ascii="Consolas" w:hAnsi="Consolas" w:eastAsia="Consolas" w:cs="Consolas"/>
                <w:color w:val="98C379"/>
                <w:sz w:val="21"/>
                <w:szCs w:val="21"/>
              </w:rPr>
              <w:t>'Blobs with '</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title</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size</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30</w:t>
            </w:r>
            <w:r w:rsidRPr="6F784F7B">
              <w:rPr>
                <w:rFonts w:ascii="Consolas" w:hAnsi="Consolas" w:eastAsia="Consolas" w:cs="Consolas"/>
                <w:color w:val="ABB2BF"/>
                <w:sz w:val="21"/>
                <w:szCs w:val="21"/>
              </w:rPr>
              <w:t>)</w:t>
            </w:r>
          </w:p>
          <w:p w:rsidR="6F784F7B" w:rsidP="6F784F7B" w:rsidRDefault="6F784F7B" w14:paraId="0A6CD3E1" w14:textId="3BA6F76B">
            <w:pPr>
              <w:shd w:val="clear" w:color="auto" w:fill="23272E"/>
              <w:spacing w:after="0" w:line="285" w:lineRule="auto"/>
            </w:pPr>
            <w:r w:rsidRPr="6F784F7B">
              <w:rPr>
                <w:rFonts w:ascii="Consolas" w:hAnsi="Consolas" w:eastAsia="Consolas" w:cs="Consolas"/>
                <w:color w:val="ABB2BF"/>
                <w:sz w:val="21"/>
                <w:szCs w:val="21"/>
              </w:rPr>
              <w:t xml:space="preserve"> </w:t>
            </w:r>
            <w:r w:rsidRPr="6F784F7B">
              <w:rPr>
                <w:rFonts w:ascii="Consolas" w:hAnsi="Consolas" w:eastAsia="Consolas" w:cs="Consolas"/>
                <w:color w:val="C678DD"/>
                <w:sz w:val="21"/>
                <w:szCs w:val="21"/>
              </w:rPr>
              <w:t>for</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blob</w:t>
            </w:r>
            <w:r w:rsidRPr="6F784F7B">
              <w:rPr>
                <w:rFonts w:ascii="Consolas" w:hAnsi="Consolas" w:eastAsia="Consolas" w:cs="Consolas"/>
                <w:color w:val="ABB2BF"/>
                <w:sz w:val="21"/>
                <w:szCs w:val="21"/>
              </w:rPr>
              <w:t xml:space="preserve"> </w:t>
            </w:r>
            <w:r w:rsidRPr="6F784F7B">
              <w:rPr>
                <w:rFonts w:ascii="Consolas" w:hAnsi="Consolas" w:eastAsia="Consolas" w:cs="Consolas"/>
                <w:color w:val="C678DD"/>
                <w:sz w:val="21"/>
                <w:szCs w:val="21"/>
              </w:rPr>
              <w:t>in</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blobs</w:t>
            </w:r>
            <w:r w:rsidRPr="6F784F7B">
              <w:rPr>
                <w:rFonts w:ascii="Consolas" w:hAnsi="Consolas" w:eastAsia="Consolas" w:cs="Consolas"/>
                <w:color w:val="ABB2BF"/>
                <w:sz w:val="21"/>
                <w:szCs w:val="21"/>
              </w:rPr>
              <w:t>:</w:t>
            </w:r>
          </w:p>
          <w:p w:rsidR="6F784F7B" w:rsidP="6F784F7B" w:rsidRDefault="6F784F7B" w14:paraId="0FD58F35" w14:textId="49E495E7">
            <w:pPr>
              <w:shd w:val="clear" w:color="auto" w:fill="23272E"/>
              <w:spacing w:after="0" w:line="285" w:lineRule="auto"/>
            </w:pP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y</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x</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row</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blob</w:t>
            </w:r>
          </w:p>
          <w:p w:rsidR="6F784F7B" w:rsidP="6F784F7B" w:rsidRDefault="6F784F7B" w14:paraId="4F4CA633" w14:textId="61A4C9A6">
            <w:pPr>
              <w:shd w:val="clear" w:color="auto" w:fill="23272E"/>
              <w:spacing w:after="0" w:line="285" w:lineRule="auto"/>
            </w:pP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col</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pylab.</w:t>
            </w:r>
            <w:r w:rsidRPr="6F784F7B">
              <w:rPr>
                <w:rFonts w:ascii="Consolas" w:hAnsi="Consolas" w:eastAsia="Consolas" w:cs="Consolas"/>
                <w:color w:val="61AFEF"/>
                <w:sz w:val="21"/>
                <w:szCs w:val="21"/>
              </w:rPr>
              <w:t>Circle</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x</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y</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row</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color</w:t>
            </w:r>
            <w:r w:rsidRPr="6F784F7B">
              <w:rPr>
                <w:rFonts w:ascii="Consolas" w:hAnsi="Consolas" w:eastAsia="Consolas" w:cs="Consolas"/>
                <w:color w:val="56B6C2"/>
                <w:sz w:val="21"/>
                <w:szCs w:val="21"/>
              </w:rPr>
              <w:t>=</w:t>
            </w:r>
            <w:r w:rsidRPr="6F784F7B">
              <w:rPr>
                <w:rFonts w:ascii="Consolas" w:hAnsi="Consolas" w:eastAsia="Consolas" w:cs="Consolas"/>
                <w:color w:val="E06C75"/>
                <w:sz w:val="21"/>
                <w:szCs w:val="21"/>
              </w:rPr>
              <w:t>color</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linewidth</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2</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fill</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False</w:t>
            </w:r>
            <w:r w:rsidRPr="6F784F7B">
              <w:rPr>
                <w:rFonts w:ascii="Consolas" w:hAnsi="Consolas" w:eastAsia="Consolas" w:cs="Consolas"/>
                <w:color w:val="ABB2BF"/>
                <w:sz w:val="21"/>
                <w:szCs w:val="21"/>
              </w:rPr>
              <w:t>)</w:t>
            </w:r>
          </w:p>
          <w:p w:rsidR="6F784F7B" w:rsidP="6F784F7B" w:rsidRDefault="6F784F7B" w14:paraId="32A3D270" w14:textId="6D9FF825">
            <w:pPr>
              <w:shd w:val="clear" w:color="auto" w:fill="23272E"/>
              <w:spacing w:after="0" w:line="285" w:lineRule="auto"/>
            </w:pP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axes</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idx</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1</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add_patch</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col</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axes</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idx</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1</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set_axis_off</w:t>
            </w:r>
            <w:r w:rsidRPr="6F784F7B">
              <w:rPr>
                <w:rFonts w:ascii="Consolas" w:hAnsi="Consolas" w:eastAsia="Consolas" w:cs="Consolas"/>
                <w:color w:val="ABB2BF"/>
                <w:sz w:val="21"/>
                <w:szCs w:val="21"/>
              </w:rPr>
              <w:t>()</w:t>
            </w:r>
          </w:p>
          <w:p w:rsidR="6F784F7B" w:rsidP="6F784F7B" w:rsidRDefault="6F784F7B" w14:paraId="4DEA0883" w14:textId="6782A122">
            <w:pPr>
              <w:shd w:val="clear" w:color="auto" w:fill="23272E"/>
              <w:spacing w:after="0" w:line="285" w:lineRule="auto"/>
            </w:pPr>
            <w:r w:rsidRPr="6F784F7B">
              <w:rPr>
                <w:rFonts w:ascii="Consolas" w:hAnsi="Consolas" w:eastAsia="Consolas" w:cs="Consolas"/>
                <w:color w:val="ABB2BF"/>
                <w:sz w:val="21"/>
                <w:szCs w:val="21"/>
              </w:rPr>
              <w:t>pylab.</w:t>
            </w:r>
            <w:r w:rsidRPr="6F784F7B">
              <w:rPr>
                <w:rFonts w:ascii="Consolas" w:hAnsi="Consolas" w:eastAsia="Consolas" w:cs="Consolas"/>
                <w:color w:val="61AFEF"/>
                <w:sz w:val="21"/>
                <w:szCs w:val="21"/>
              </w:rPr>
              <w:t>tight_layout</w:t>
            </w:r>
            <w:r w:rsidRPr="6F784F7B">
              <w:rPr>
                <w:rFonts w:ascii="Consolas" w:hAnsi="Consolas" w:eastAsia="Consolas" w:cs="Consolas"/>
                <w:color w:val="ABB2BF"/>
                <w:sz w:val="21"/>
                <w:szCs w:val="21"/>
              </w:rPr>
              <w:t>(), pylab.</w:t>
            </w:r>
            <w:r w:rsidRPr="6F784F7B">
              <w:rPr>
                <w:rFonts w:ascii="Consolas" w:hAnsi="Consolas" w:eastAsia="Consolas" w:cs="Consolas"/>
                <w:color w:val="61AFEF"/>
                <w:sz w:val="21"/>
                <w:szCs w:val="21"/>
              </w:rPr>
              <w:t>show</w:t>
            </w:r>
            <w:r w:rsidRPr="6F784F7B">
              <w:rPr>
                <w:rFonts w:ascii="Consolas" w:hAnsi="Consolas" w:eastAsia="Consolas" w:cs="Consolas"/>
                <w:color w:val="ABB2BF"/>
                <w:sz w:val="21"/>
                <w:szCs w:val="21"/>
              </w:rPr>
              <w:t>()</w:t>
            </w:r>
          </w:p>
        </w:tc>
      </w:tr>
    </w:tbl>
    <w:p w:rsidR="6F784F7B" w:rsidP="6F784F7B" w:rsidRDefault="6F784F7B" w14:paraId="3E20C331" w14:textId="39269CFC">
      <w:pPr>
        <w:spacing w:after="0" w:line="276" w:lineRule="auto"/>
        <w:ind w:left="360" w:hanging="360"/>
      </w:pPr>
      <w:r w:rsidRPr="6F784F7B">
        <w:rPr>
          <w:rFonts w:ascii="Times New Roman" w:hAnsi="Times New Roman" w:eastAsia="Times New Roman" w:cs="Times New Roman"/>
        </w:rPr>
        <w:t xml:space="preserve">  </w:t>
      </w:r>
    </w:p>
    <w:p w:rsidR="6F784F7B" w:rsidP="6F784F7B" w:rsidRDefault="6F784F7B" w14:paraId="63ECB1BE" w14:textId="0919060B">
      <w:pPr>
        <w:rPr>
          <w:rFonts w:ascii="Times New Roman" w:hAnsi="Times New Roman" w:eastAsia="Times New Roman" w:cs="Times New Roman"/>
        </w:rPr>
      </w:pPr>
    </w:p>
    <w:p w:rsidR="6F784F7B" w:rsidRDefault="6F784F7B" w14:paraId="697836FD" w14:textId="02DF7C79">
      <w:r>
        <w:br w:type="page"/>
      </w:r>
    </w:p>
    <w:p w:rsidR="6F784F7B" w:rsidP="6F784F7B" w:rsidRDefault="6F784F7B" w14:paraId="2C0B4A46" w14:textId="3961ACE9">
      <w:pPr>
        <w:pStyle w:val="Heading3"/>
        <w:rPr>
          <w:b w:val="0"/>
          <w:bCs w:val="0"/>
        </w:rPr>
      </w:pPr>
      <w:bookmarkStart w:name="_Toc213102708" w:id="98"/>
      <w:r w:rsidRPr="6F784F7B">
        <w:t>7.2.3. Histogram of Oriented Gradients (HOG)</w:t>
      </w:r>
      <w:bookmarkEnd w:id="98"/>
    </w:p>
    <w:p w:rsidR="6F784F7B" w:rsidP="6F784F7B" w:rsidRDefault="6F784F7B" w14:paraId="672FE186" w14:textId="4AD0097E">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 xml:space="preserve">Feature descriptor yang digunakan untuk merepresentasikan bentuk dan struktur objek dalam citra dengan </w:t>
      </w:r>
      <w:r w:rsidRPr="6F784F7B">
        <w:rPr>
          <w:rFonts w:ascii="Times New Roman" w:hAnsi="Times New Roman" w:eastAsia="Times New Roman" w:cs="Times New Roman"/>
          <w:b/>
          <w:bCs/>
        </w:rPr>
        <w:t xml:space="preserve">menganalisis </w:t>
      </w:r>
      <w:r w:rsidRPr="6F784F7B">
        <w:rPr>
          <w:rFonts w:ascii="Times New Roman" w:hAnsi="Times New Roman" w:eastAsia="Times New Roman" w:cs="Times New Roman"/>
        </w:rPr>
        <w:t xml:space="preserve">arah serta </w:t>
      </w:r>
      <w:r w:rsidRPr="6F784F7B">
        <w:rPr>
          <w:rFonts w:ascii="Times New Roman" w:hAnsi="Times New Roman" w:eastAsia="Times New Roman" w:cs="Times New Roman"/>
          <w:b/>
          <w:bCs/>
        </w:rPr>
        <w:t>intensitas gradien</w:t>
      </w:r>
      <w:r w:rsidRPr="6F784F7B">
        <w:rPr>
          <w:rFonts w:ascii="Times New Roman" w:hAnsi="Times New Roman" w:eastAsia="Times New Roman" w:cs="Times New Roman"/>
        </w:rPr>
        <w:t xml:space="preserve"> di sekitar piksel. Teknik ini bekerja dengan </w:t>
      </w:r>
      <w:r w:rsidRPr="6F784F7B">
        <w:rPr>
          <w:rFonts w:ascii="Times New Roman" w:hAnsi="Times New Roman" w:eastAsia="Times New Roman" w:cs="Times New Roman"/>
          <w:b/>
          <w:bCs/>
        </w:rPr>
        <w:t>membagi gambar</w:t>
      </w:r>
      <w:r w:rsidRPr="6F784F7B">
        <w:rPr>
          <w:rFonts w:ascii="Times New Roman" w:hAnsi="Times New Roman" w:eastAsia="Times New Roman" w:cs="Times New Roman"/>
        </w:rPr>
        <w:t xml:space="preserve"> menjadi sel-sel kecil, menghitung orientasi gradien di setiap sel, lalu </w:t>
      </w:r>
      <w:r w:rsidRPr="6F784F7B">
        <w:rPr>
          <w:rFonts w:ascii="Times New Roman" w:hAnsi="Times New Roman" w:eastAsia="Times New Roman" w:cs="Times New Roman"/>
          <w:b/>
          <w:bCs/>
        </w:rPr>
        <w:t>membentuk histogram</w:t>
      </w:r>
      <w:r w:rsidRPr="6F784F7B">
        <w:rPr>
          <w:rFonts w:ascii="Times New Roman" w:hAnsi="Times New Roman" w:eastAsia="Times New Roman" w:cs="Times New Roman"/>
        </w:rPr>
        <w:t xml:space="preserve"> yang mencerminkan distribusi arah tepi pada area tersebut. Selanjutnya, histogram-histogram ini dinormalisasi antar blok untuk mengurangi pengaruh pencahayaan dan kontras, menghasilkan representasi fitur yang lebih stabil dan konsisten. HOG banyak digunakan dalam berbagai aplikasi computer vision, terutama dalam deteksi objek seperti manusia atau kendaraan, karena kemampuannya menangkap informasi bentuk yang kaya tanpa terlalu dipengaruhi oleh variasi pencahayaan atau posisi objek.</w:t>
      </w:r>
    </w:p>
    <w:p w:rsidR="6F784F7B" w:rsidP="6F784F7B" w:rsidRDefault="6F784F7B" w14:paraId="49766A7A" w14:textId="1FC1FB0B">
      <w:pPr>
        <w:spacing w:before="240" w:after="240"/>
        <w:rPr>
          <w:rFonts w:ascii="Times New Roman" w:hAnsi="Times New Roman" w:eastAsia="Times New Roman" w:cs="Times New Roman"/>
        </w:rPr>
      </w:pPr>
      <w:r w:rsidRPr="6F784F7B">
        <w:rPr>
          <w:rFonts w:ascii="Times New Roman" w:hAnsi="Times New Roman" w:eastAsia="Times New Roman" w:cs="Times New Roman"/>
        </w:rPr>
        <w:t>Algoritma untuk Menghitung Deskriptor HOG:</w:t>
      </w:r>
    </w:p>
    <w:p w:rsidR="6F784F7B" w:rsidP="00210EC7" w:rsidRDefault="6F784F7B" w14:paraId="21D4DF88" w14:textId="355BF75A">
      <w:pPr>
        <w:pStyle w:val="ListParagraph"/>
        <w:numPr>
          <w:ilvl w:val="0"/>
          <w:numId w:val="63"/>
        </w:numPr>
        <w:spacing w:before="240" w:after="240"/>
        <w:rPr>
          <w:rFonts w:ascii="Times New Roman" w:hAnsi="Times New Roman" w:eastAsia="Times New Roman" w:cs="Times New Roman"/>
        </w:rPr>
      </w:pPr>
      <w:r w:rsidRPr="6F784F7B">
        <w:rPr>
          <w:rFonts w:ascii="Times New Roman" w:hAnsi="Times New Roman" w:eastAsia="Times New Roman" w:cs="Times New Roman"/>
        </w:rPr>
        <w:t>Jika diinginkan, lakukan normalisasi global pada gambar</w:t>
      </w:r>
    </w:p>
    <w:p w:rsidR="6F784F7B" w:rsidP="00210EC7" w:rsidRDefault="6F784F7B" w14:paraId="3A87C469" w14:textId="638297AF">
      <w:pPr>
        <w:pStyle w:val="ListParagraph"/>
        <w:numPr>
          <w:ilvl w:val="0"/>
          <w:numId w:val="63"/>
        </w:numPr>
        <w:spacing w:before="240" w:after="240"/>
        <w:rPr>
          <w:rFonts w:ascii="Times New Roman" w:hAnsi="Times New Roman" w:eastAsia="Times New Roman" w:cs="Times New Roman"/>
        </w:rPr>
      </w:pPr>
      <w:r w:rsidRPr="6F784F7B">
        <w:rPr>
          <w:rFonts w:ascii="Times New Roman" w:hAnsi="Times New Roman" w:eastAsia="Times New Roman" w:cs="Times New Roman"/>
        </w:rPr>
        <w:t>Hitung gradien horizontal dan vertikal dari gambar</w:t>
      </w:r>
    </w:p>
    <w:p w:rsidR="6F784F7B" w:rsidP="00210EC7" w:rsidRDefault="6F784F7B" w14:paraId="79097762" w14:textId="705EB61E">
      <w:pPr>
        <w:pStyle w:val="ListParagraph"/>
        <w:numPr>
          <w:ilvl w:val="0"/>
          <w:numId w:val="63"/>
        </w:numPr>
        <w:spacing w:before="240" w:after="240"/>
        <w:rPr>
          <w:rFonts w:ascii="Times New Roman" w:hAnsi="Times New Roman" w:eastAsia="Times New Roman" w:cs="Times New Roman"/>
        </w:rPr>
      </w:pPr>
      <w:r w:rsidRPr="6F784F7B">
        <w:rPr>
          <w:rFonts w:ascii="Times New Roman" w:hAnsi="Times New Roman" w:eastAsia="Times New Roman" w:cs="Times New Roman"/>
        </w:rPr>
        <w:t>Hitung histogram gradien</w:t>
      </w:r>
    </w:p>
    <w:p w:rsidR="6F784F7B" w:rsidP="00210EC7" w:rsidRDefault="6F784F7B" w14:paraId="384F8ADB" w14:textId="332E6158">
      <w:pPr>
        <w:pStyle w:val="ListParagraph"/>
        <w:numPr>
          <w:ilvl w:val="0"/>
          <w:numId w:val="63"/>
        </w:numPr>
        <w:spacing w:before="240" w:after="240"/>
        <w:rPr>
          <w:rFonts w:ascii="Times New Roman" w:hAnsi="Times New Roman" w:eastAsia="Times New Roman" w:cs="Times New Roman"/>
        </w:rPr>
      </w:pPr>
      <w:r w:rsidRPr="6F784F7B">
        <w:rPr>
          <w:rFonts w:ascii="Times New Roman" w:hAnsi="Times New Roman" w:eastAsia="Times New Roman" w:cs="Times New Roman"/>
        </w:rPr>
        <w:t>Lakukan normalisasi antar blok</w:t>
      </w:r>
    </w:p>
    <w:p w:rsidR="6F784F7B" w:rsidP="00210EC7" w:rsidRDefault="6F784F7B" w14:paraId="2BE2971A" w14:textId="4BFE7BB2">
      <w:pPr>
        <w:pStyle w:val="ListParagraph"/>
        <w:numPr>
          <w:ilvl w:val="0"/>
          <w:numId w:val="63"/>
        </w:numPr>
        <w:spacing w:before="240" w:after="240"/>
        <w:rPr>
          <w:rFonts w:ascii="Times New Roman" w:hAnsi="Times New Roman" w:eastAsia="Times New Roman" w:cs="Times New Roman"/>
          <w:i/>
          <w:iCs/>
        </w:rPr>
      </w:pPr>
      <w:r w:rsidRPr="6F784F7B">
        <w:rPr>
          <w:rFonts w:ascii="Times New Roman" w:hAnsi="Times New Roman" w:eastAsia="Times New Roman" w:cs="Times New Roman"/>
        </w:rPr>
        <w:t>Ubah hasilnya menjadi vektor feature descriptor</w:t>
      </w:r>
    </w:p>
    <w:p w:rsidR="6F784F7B" w:rsidP="6F784F7B" w:rsidRDefault="6F784F7B" w14:paraId="54349D67" w14:textId="55BC8781">
      <w:pPr>
        <w:rPr>
          <w:rFonts w:ascii="Times New Roman" w:hAnsi="Times New Roman" w:eastAsia="Times New Roman" w:cs="Times New Roman"/>
        </w:rPr>
      </w:pPr>
      <w:r w:rsidRPr="6F784F7B">
        <w:rPr>
          <w:rFonts w:ascii="Times New Roman" w:hAnsi="Times New Roman" w:eastAsia="Times New Roman" w:cs="Times New Roman"/>
        </w:rPr>
        <w:t>Menghitung Deskriptor HOG dengan scikit-image:</w:t>
      </w:r>
    </w:p>
    <w:tbl>
      <w:tblPr>
        <w:tblW w:w="0" w:type="auto"/>
        <w:tblLayout w:type="fixed"/>
        <w:tblLook w:val="0600" w:firstRow="0" w:lastRow="0" w:firstColumn="0" w:lastColumn="0" w:noHBand="1" w:noVBand="1"/>
      </w:tblPr>
      <w:tblGrid>
        <w:gridCol w:w="9470"/>
      </w:tblGrid>
      <w:tr w:rsidR="6F784F7B" w:rsidTr="6F784F7B" w14:paraId="7050DE0B" w14:textId="77777777">
        <w:trPr>
          <w:trHeight w:val="300"/>
        </w:trPr>
        <w:tc>
          <w:tcPr>
            <w:tcW w:w="9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F784F7B" w:rsidP="6F784F7B" w:rsidRDefault="6F784F7B" w14:paraId="3680C6E1" w14:textId="00D5E108">
            <w:pPr>
              <w:shd w:val="clear" w:color="auto" w:fill="23272E"/>
              <w:spacing w:after="0" w:line="285" w:lineRule="auto"/>
            </w:pPr>
            <w:r w:rsidRPr="6F784F7B">
              <w:rPr>
                <w:rFonts w:ascii="Consolas" w:hAnsi="Consolas" w:eastAsia="Consolas" w:cs="Consolas"/>
                <w:color w:val="C678DD"/>
                <w:sz w:val="21"/>
                <w:szCs w:val="21"/>
              </w:rPr>
              <w:t>from</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skimage</w:t>
            </w:r>
            <w:r w:rsidRPr="6F784F7B">
              <w:rPr>
                <w:rFonts w:ascii="Consolas" w:hAnsi="Consolas" w:eastAsia="Consolas" w:cs="Consolas"/>
                <w:color w:val="ABB2BF"/>
                <w:sz w:val="21"/>
                <w:szCs w:val="21"/>
              </w:rPr>
              <w:t>.</w:t>
            </w:r>
            <w:r w:rsidRPr="6F784F7B">
              <w:rPr>
                <w:rFonts w:ascii="Consolas" w:hAnsi="Consolas" w:eastAsia="Consolas" w:cs="Consolas"/>
                <w:color w:val="E5C07B"/>
                <w:sz w:val="21"/>
                <w:szCs w:val="21"/>
              </w:rPr>
              <w:t>feature</w:t>
            </w:r>
            <w:r w:rsidRPr="6F784F7B">
              <w:rPr>
                <w:rFonts w:ascii="Consolas" w:hAnsi="Consolas" w:eastAsia="Consolas" w:cs="Consolas"/>
                <w:color w:val="ABB2BF"/>
                <w:sz w:val="21"/>
                <w:szCs w:val="21"/>
              </w:rPr>
              <w:t xml:space="preserve"> </w:t>
            </w:r>
            <w:r w:rsidRPr="6F784F7B">
              <w:rPr>
                <w:rFonts w:ascii="Consolas" w:hAnsi="Consolas" w:eastAsia="Consolas" w:cs="Consolas"/>
                <w:color w:val="C678DD"/>
                <w:sz w:val="21"/>
                <w:szCs w:val="21"/>
              </w:rPr>
              <w:t>import</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hog</w:t>
            </w:r>
          </w:p>
          <w:p w:rsidR="6F784F7B" w:rsidP="6F784F7B" w:rsidRDefault="6F784F7B" w14:paraId="4BAE4F3B" w14:textId="5D120BBA">
            <w:pPr>
              <w:shd w:val="clear" w:color="auto" w:fill="23272E"/>
              <w:spacing w:after="0" w:line="285" w:lineRule="auto"/>
            </w:pPr>
            <w:r w:rsidRPr="6F784F7B">
              <w:rPr>
                <w:rFonts w:ascii="Consolas" w:hAnsi="Consolas" w:eastAsia="Consolas" w:cs="Consolas"/>
                <w:color w:val="C678DD"/>
                <w:sz w:val="21"/>
                <w:szCs w:val="21"/>
              </w:rPr>
              <w:t>from</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skimage</w:t>
            </w:r>
            <w:r w:rsidRPr="6F784F7B">
              <w:rPr>
                <w:rFonts w:ascii="Consolas" w:hAnsi="Consolas" w:eastAsia="Consolas" w:cs="Consolas"/>
                <w:color w:val="ABB2BF"/>
                <w:sz w:val="21"/>
                <w:szCs w:val="21"/>
              </w:rPr>
              <w:t xml:space="preserve"> </w:t>
            </w:r>
            <w:r w:rsidRPr="6F784F7B">
              <w:rPr>
                <w:rFonts w:ascii="Consolas" w:hAnsi="Consolas" w:eastAsia="Consolas" w:cs="Consolas"/>
                <w:color w:val="C678DD"/>
                <w:sz w:val="21"/>
                <w:szCs w:val="21"/>
              </w:rPr>
              <w:t>import</w:t>
            </w:r>
            <w:r w:rsidRPr="6F784F7B">
              <w:rPr>
                <w:rFonts w:ascii="Consolas" w:hAnsi="Consolas" w:eastAsia="Consolas" w:cs="Consolas"/>
                <w:color w:val="ABB2BF"/>
                <w:sz w:val="21"/>
                <w:szCs w:val="21"/>
              </w:rPr>
              <w:t xml:space="preserve"> exposure</w:t>
            </w:r>
          </w:p>
          <w:p w:rsidR="6F784F7B" w:rsidP="6F784F7B" w:rsidRDefault="6F784F7B" w14:paraId="30D4B750" w14:textId="02A1E985">
            <w:pPr>
              <w:shd w:val="clear" w:color="auto" w:fill="23272E"/>
              <w:spacing w:after="0" w:line="285" w:lineRule="auto"/>
            </w:pPr>
            <w:r w:rsidRPr="6F784F7B">
              <w:rPr>
                <w:rFonts w:ascii="Consolas" w:hAnsi="Consolas" w:eastAsia="Consolas" w:cs="Consolas"/>
                <w:color w:val="E06C75"/>
                <w:sz w:val="21"/>
                <w:szCs w:val="21"/>
              </w:rPr>
              <w:t>image</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rgb2gray</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imread</w:t>
            </w:r>
            <w:r w:rsidRPr="6F784F7B">
              <w:rPr>
                <w:rFonts w:ascii="Consolas" w:hAnsi="Consolas" w:eastAsia="Consolas" w:cs="Consolas"/>
                <w:color w:val="ABB2BF"/>
                <w:sz w:val="21"/>
                <w:szCs w:val="21"/>
              </w:rPr>
              <w:t>(</w:t>
            </w:r>
            <w:r w:rsidRPr="6F784F7B">
              <w:rPr>
                <w:rFonts w:ascii="Consolas" w:hAnsi="Consolas" w:eastAsia="Consolas" w:cs="Consolas"/>
                <w:color w:val="98C379"/>
                <w:sz w:val="21"/>
                <w:szCs w:val="21"/>
              </w:rPr>
              <w:t>'images/cameraman.jpg'</w:t>
            </w:r>
            <w:r w:rsidRPr="6F784F7B">
              <w:rPr>
                <w:rFonts w:ascii="Consolas" w:hAnsi="Consolas" w:eastAsia="Consolas" w:cs="Consolas"/>
                <w:color w:val="ABB2BF"/>
                <w:sz w:val="21"/>
                <w:szCs w:val="21"/>
              </w:rPr>
              <w:t>))</w:t>
            </w:r>
          </w:p>
          <w:p w:rsidR="6F784F7B" w:rsidP="6F784F7B" w:rsidRDefault="6F784F7B" w14:paraId="5BE259ED" w14:textId="23647F94">
            <w:pPr>
              <w:shd w:val="clear" w:color="auto" w:fill="23272E"/>
              <w:spacing w:after="0" w:line="285" w:lineRule="auto"/>
            </w:pPr>
            <w:r w:rsidRPr="6F784F7B">
              <w:rPr>
                <w:rFonts w:ascii="Consolas" w:hAnsi="Consolas" w:eastAsia="Consolas" w:cs="Consolas"/>
                <w:color w:val="E06C75"/>
                <w:sz w:val="21"/>
                <w:szCs w:val="21"/>
              </w:rPr>
              <w:t>fd</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hog_image</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hog</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image</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orientations</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8</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pixels_per_cell</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16</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16</w:t>
            </w:r>
            <w:r w:rsidRPr="6F784F7B">
              <w:rPr>
                <w:rFonts w:ascii="Consolas" w:hAnsi="Consolas" w:eastAsia="Consolas" w:cs="Consolas"/>
                <w:color w:val="ABB2BF"/>
                <w:sz w:val="21"/>
                <w:szCs w:val="21"/>
              </w:rPr>
              <w:t>),</w:t>
            </w:r>
          </w:p>
          <w:p w:rsidR="6F784F7B" w:rsidP="6F784F7B" w:rsidRDefault="6F784F7B" w14:paraId="17AA5D6C" w14:textId="2F093A9B">
            <w:pPr>
              <w:shd w:val="clear" w:color="auto" w:fill="23272E"/>
              <w:spacing w:after="0" w:line="285" w:lineRule="auto"/>
            </w:pPr>
            <w:r w:rsidRPr="6F784F7B">
              <w:rPr>
                <w:rFonts w:ascii="Consolas" w:hAnsi="Consolas" w:eastAsia="Consolas" w:cs="Consolas"/>
                <w:color w:val="E06C75"/>
                <w:sz w:val="21"/>
                <w:szCs w:val="21"/>
              </w:rPr>
              <w:t>cells_per_block</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1</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1</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visualize</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True</w:t>
            </w:r>
            <w:r w:rsidRPr="6F784F7B">
              <w:rPr>
                <w:rFonts w:ascii="Consolas" w:hAnsi="Consolas" w:eastAsia="Consolas" w:cs="Consolas"/>
                <w:color w:val="ABB2BF"/>
                <w:sz w:val="21"/>
                <w:szCs w:val="21"/>
              </w:rPr>
              <w:t>)</w:t>
            </w:r>
          </w:p>
          <w:p w:rsidR="6F784F7B" w:rsidP="6F784F7B" w:rsidRDefault="6F784F7B" w14:paraId="74ECE505" w14:textId="253A25DC">
            <w:pPr>
              <w:shd w:val="clear" w:color="auto" w:fill="23272E"/>
              <w:spacing w:after="0" w:line="285" w:lineRule="auto"/>
            </w:pPr>
            <w:r w:rsidRPr="6F784F7B">
              <w:rPr>
                <w:rFonts w:ascii="Consolas" w:hAnsi="Consolas" w:eastAsia="Consolas" w:cs="Consolas"/>
                <w:color w:val="61AFEF"/>
                <w:sz w:val="21"/>
                <w:szCs w:val="21"/>
              </w:rPr>
              <w:t>print</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image</w:t>
            </w:r>
            <w:r w:rsidRPr="6F784F7B">
              <w:rPr>
                <w:rFonts w:ascii="Consolas" w:hAnsi="Consolas" w:eastAsia="Consolas" w:cs="Consolas"/>
                <w:color w:val="ABB2BF"/>
                <w:sz w:val="21"/>
                <w:szCs w:val="21"/>
              </w:rPr>
              <w:t xml:space="preserve">.shape, </w:t>
            </w:r>
            <w:r w:rsidRPr="6F784F7B">
              <w:rPr>
                <w:rFonts w:ascii="Consolas" w:hAnsi="Consolas" w:eastAsia="Consolas" w:cs="Consolas"/>
                <w:color w:val="61AFEF"/>
                <w:sz w:val="21"/>
                <w:szCs w:val="21"/>
              </w:rPr>
              <w:t>len</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fd</w:t>
            </w:r>
            <w:r w:rsidRPr="6F784F7B">
              <w:rPr>
                <w:rFonts w:ascii="Consolas" w:hAnsi="Consolas" w:eastAsia="Consolas" w:cs="Consolas"/>
                <w:color w:val="ABB2BF"/>
                <w:sz w:val="21"/>
                <w:szCs w:val="21"/>
              </w:rPr>
              <w:t>))</w:t>
            </w:r>
          </w:p>
          <w:p w:rsidR="6F784F7B" w:rsidP="6F784F7B" w:rsidRDefault="6F784F7B" w14:paraId="2BBFC770" w14:textId="6E52A11D">
            <w:pPr>
              <w:shd w:val="clear" w:color="auto" w:fill="23272E"/>
              <w:spacing w:after="0" w:line="285" w:lineRule="auto"/>
            </w:pPr>
            <w:r w:rsidRPr="6F784F7B">
              <w:rPr>
                <w:rFonts w:ascii="Consolas" w:hAnsi="Consolas" w:eastAsia="Consolas" w:cs="Consolas"/>
                <w:color w:val="7F848E"/>
                <w:sz w:val="21"/>
                <w:szCs w:val="21"/>
              </w:rPr>
              <w:t># ((256L, 256L), 2048)</w:t>
            </w:r>
          </w:p>
          <w:p w:rsidR="6F784F7B" w:rsidP="6F784F7B" w:rsidRDefault="6F784F7B" w14:paraId="638C33C8" w14:textId="06C7D77A">
            <w:pPr>
              <w:shd w:val="clear" w:color="auto" w:fill="23272E"/>
              <w:spacing w:after="0" w:line="285" w:lineRule="auto"/>
            </w:pPr>
            <w:r w:rsidRPr="6F784F7B">
              <w:rPr>
                <w:rFonts w:ascii="Consolas" w:hAnsi="Consolas" w:eastAsia="Consolas" w:cs="Consolas"/>
                <w:color w:val="E06C75"/>
                <w:sz w:val="21"/>
                <w:szCs w:val="21"/>
              </w:rPr>
              <w:t>fig</w:t>
            </w:r>
            <w:r w:rsidRPr="6F784F7B">
              <w:rPr>
                <w:rFonts w:ascii="Consolas" w:hAnsi="Consolas" w:eastAsia="Consolas" w:cs="Consolas"/>
                <w:color w:val="ABB2BF"/>
                <w:sz w:val="21"/>
                <w:szCs w:val="21"/>
              </w:rPr>
              <w:t>, (</w:t>
            </w:r>
            <w:r w:rsidRPr="6F784F7B">
              <w:rPr>
                <w:rFonts w:ascii="Consolas" w:hAnsi="Consolas" w:eastAsia="Consolas" w:cs="Consolas"/>
                <w:color w:val="E06C75"/>
                <w:sz w:val="21"/>
                <w:szCs w:val="21"/>
              </w:rPr>
              <w:t>axes1</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axes2</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pylab.</w:t>
            </w:r>
            <w:r w:rsidRPr="6F784F7B">
              <w:rPr>
                <w:rFonts w:ascii="Consolas" w:hAnsi="Consolas" w:eastAsia="Consolas" w:cs="Consolas"/>
                <w:color w:val="61AFEF"/>
                <w:sz w:val="21"/>
                <w:szCs w:val="21"/>
              </w:rPr>
              <w:t>subplots</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1</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2</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figsize</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15</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10</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sharex</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True</w:t>
            </w:r>
            <w:r w:rsidRPr="6F784F7B">
              <w:rPr>
                <w:rFonts w:ascii="Consolas" w:hAnsi="Consolas" w:eastAsia="Consolas" w:cs="Consolas"/>
                <w:color w:val="ABB2BF"/>
                <w:sz w:val="21"/>
                <w:szCs w:val="21"/>
              </w:rPr>
              <w:t>,</w:t>
            </w:r>
          </w:p>
          <w:p w:rsidR="6F784F7B" w:rsidP="6F784F7B" w:rsidRDefault="6F784F7B" w14:paraId="52EDC0ED" w14:textId="7DFB563B">
            <w:pPr>
              <w:shd w:val="clear" w:color="auto" w:fill="23272E"/>
              <w:spacing w:after="0" w:line="285" w:lineRule="auto"/>
            </w:pPr>
            <w:r w:rsidRPr="6F784F7B">
              <w:rPr>
                <w:rFonts w:ascii="Consolas" w:hAnsi="Consolas" w:eastAsia="Consolas" w:cs="Consolas"/>
                <w:color w:val="E06C75"/>
                <w:sz w:val="21"/>
                <w:szCs w:val="21"/>
              </w:rPr>
              <w:t>sharey</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True</w:t>
            </w:r>
            <w:r w:rsidRPr="6F784F7B">
              <w:rPr>
                <w:rFonts w:ascii="Consolas" w:hAnsi="Consolas" w:eastAsia="Consolas" w:cs="Consolas"/>
                <w:color w:val="ABB2BF"/>
                <w:sz w:val="21"/>
                <w:szCs w:val="21"/>
              </w:rPr>
              <w:t>)</w:t>
            </w:r>
          </w:p>
          <w:p w:rsidR="6F784F7B" w:rsidP="6F784F7B" w:rsidRDefault="6F784F7B" w14:paraId="5B85F625" w14:textId="36005845">
            <w:pPr>
              <w:shd w:val="clear" w:color="auto" w:fill="23272E"/>
              <w:spacing w:after="0" w:line="285" w:lineRule="auto"/>
            </w:pPr>
            <w:r w:rsidRPr="6F784F7B">
              <w:rPr>
                <w:rFonts w:ascii="Consolas" w:hAnsi="Consolas" w:eastAsia="Consolas" w:cs="Consolas"/>
                <w:color w:val="E06C75"/>
                <w:sz w:val="21"/>
                <w:szCs w:val="21"/>
              </w:rPr>
              <w:t>axes1</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axis</w:t>
            </w:r>
            <w:r w:rsidRPr="6F784F7B">
              <w:rPr>
                <w:rFonts w:ascii="Consolas" w:hAnsi="Consolas" w:eastAsia="Consolas" w:cs="Consolas"/>
                <w:color w:val="ABB2BF"/>
                <w:sz w:val="21"/>
                <w:szCs w:val="21"/>
              </w:rPr>
              <w:t>(</w:t>
            </w:r>
            <w:r w:rsidRPr="6F784F7B">
              <w:rPr>
                <w:rFonts w:ascii="Consolas" w:hAnsi="Consolas" w:eastAsia="Consolas" w:cs="Consolas"/>
                <w:color w:val="98C379"/>
                <w:sz w:val="21"/>
                <w:szCs w:val="21"/>
              </w:rPr>
              <w:t>'off'</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axes1</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imshow</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image</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cmap</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pylab.cm.gray),</w:t>
            </w:r>
          </w:p>
          <w:p w:rsidR="6F784F7B" w:rsidP="6F784F7B" w:rsidRDefault="6F784F7B" w14:paraId="6354B92B" w14:textId="7E8CAAF7">
            <w:pPr>
              <w:shd w:val="clear" w:color="auto" w:fill="23272E"/>
              <w:spacing w:after="0" w:line="285" w:lineRule="auto"/>
            </w:pPr>
            <w:r w:rsidRPr="6F784F7B">
              <w:rPr>
                <w:rFonts w:ascii="Consolas" w:hAnsi="Consolas" w:eastAsia="Consolas" w:cs="Consolas"/>
                <w:color w:val="E06C75"/>
                <w:sz w:val="21"/>
                <w:szCs w:val="21"/>
              </w:rPr>
              <w:t>axes1</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set_title</w:t>
            </w:r>
            <w:r w:rsidRPr="6F784F7B">
              <w:rPr>
                <w:rFonts w:ascii="Consolas" w:hAnsi="Consolas" w:eastAsia="Consolas" w:cs="Consolas"/>
                <w:color w:val="ABB2BF"/>
                <w:sz w:val="21"/>
                <w:szCs w:val="21"/>
              </w:rPr>
              <w:t>(</w:t>
            </w:r>
            <w:r w:rsidRPr="6F784F7B">
              <w:rPr>
                <w:rFonts w:ascii="Consolas" w:hAnsi="Consolas" w:eastAsia="Consolas" w:cs="Consolas"/>
                <w:color w:val="98C379"/>
                <w:sz w:val="21"/>
                <w:szCs w:val="21"/>
              </w:rPr>
              <w:t>'Input image'</w:t>
            </w:r>
            <w:r w:rsidRPr="6F784F7B">
              <w:rPr>
                <w:rFonts w:ascii="Consolas" w:hAnsi="Consolas" w:eastAsia="Consolas" w:cs="Consolas"/>
                <w:color w:val="ABB2BF"/>
                <w:sz w:val="21"/>
                <w:szCs w:val="21"/>
              </w:rPr>
              <w:t>)</w:t>
            </w:r>
          </w:p>
          <w:p w:rsidR="6F784F7B" w:rsidP="6F784F7B" w:rsidRDefault="6F784F7B" w14:paraId="7F5057A3" w14:textId="7A0146AE">
            <w:pPr>
              <w:shd w:val="clear" w:color="auto" w:fill="23272E"/>
              <w:spacing w:after="0" w:line="285" w:lineRule="auto"/>
            </w:pPr>
            <w:r w:rsidRPr="6F784F7B">
              <w:rPr>
                <w:rFonts w:ascii="Consolas" w:hAnsi="Consolas" w:eastAsia="Consolas" w:cs="Consolas"/>
                <w:color w:val="E06C75"/>
                <w:sz w:val="21"/>
                <w:szCs w:val="21"/>
              </w:rPr>
              <w:t>hog_image_rescaled</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exposure.</w:t>
            </w:r>
            <w:r w:rsidRPr="6F784F7B">
              <w:rPr>
                <w:rFonts w:ascii="Consolas" w:hAnsi="Consolas" w:eastAsia="Consolas" w:cs="Consolas"/>
                <w:color w:val="61AFEF"/>
                <w:sz w:val="21"/>
                <w:szCs w:val="21"/>
              </w:rPr>
              <w:t>rescale_intensity</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hog_image</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in_range</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0</w:t>
            </w:r>
            <w:r w:rsidRPr="6F784F7B">
              <w:rPr>
                <w:rFonts w:ascii="Consolas" w:hAnsi="Consolas" w:eastAsia="Consolas" w:cs="Consolas"/>
                <w:color w:val="ABB2BF"/>
                <w:sz w:val="21"/>
                <w:szCs w:val="21"/>
              </w:rPr>
              <w:t>,</w:t>
            </w:r>
          </w:p>
          <w:p w:rsidR="6F784F7B" w:rsidP="6F784F7B" w:rsidRDefault="6F784F7B" w14:paraId="1E6F310A" w14:textId="6584EC43">
            <w:pPr>
              <w:shd w:val="clear" w:color="auto" w:fill="23272E"/>
              <w:spacing w:after="0" w:line="285" w:lineRule="auto"/>
            </w:pPr>
            <w:r w:rsidRPr="6F784F7B">
              <w:rPr>
                <w:rFonts w:ascii="Consolas" w:hAnsi="Consolas" w:eastAsia="Consolas" w:cs="Consolas"/>
                <w:color w:val="D19A66"/>
                <w:sz w:val="21"/>
                <w:szCs w:val="21"/>
              </w:rPr>
              <w:t>10</w:t>
            </w:r>
            <w:r w:rsidRPr="6F784F7B">
              <w:rPr>
                <w:rFonts w:ascii="Consolas" w:hAnsi="Consolas" w:eastAsia="Consolas" w:cs="Consolas"/>
                <w:color w:val="ABB2BF"/>
                <w:sz w:val="21"/>
                <w:szCs w:val="21"/>
              </w:rPr>
              <w:t>))</w:t>
            </w:r>
          </w:p>
          <w:p w:rsidR="6F784F7B" w:rsidP="6F784F7B" w:rsidRDefault="6F784F7B" w14:paraId="7D6F1FF3" w14:textId="67650E15">
            <w:pPr>
              <w:shd w:val="clear" w:color="auto" w:fill="23272E"/>
              <w:spacing w:after="0" w:line="285" w:lineRule="auto"/>
            </w:pPr>
            <w:r w:rsidRPr="6F784F7B">
              <w:rPr>
                <w:rFonts w:ascii="Consolas" w:hAnsi="Consolas" w:eastAsia="Consolas" w:cs="Consolas"/>
                <w:color w:val="E06C75"/>
                <w:sz w:val="21"/>
                <w:szCs w:val="21"/>
              </w:rPr>
              <w:t>axes2</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axis</w:t>
            </w:r>
            <w:r w:rsidRPr="6F784F7B">
              <w:rPr>
                <w:rFonts w:ascii="Consolas" w:hAnsi="Consolas" w:eastAsia="Consolas" w:cs="Consolas"/>
                <w:color w:val="ABB2BF"/>
                <w:sz w:val="21"/>
                <w:szCs w:val="21"/>
              </w:rPr>
              <w:t>(</w:t>
            </w:r>
            <w:r w:rsidRPr="6F784F7B">
              <w:rPr>
                <w:rFonts w:ascii="Consolas" w:hAnsi="Consolas" w:eastAsia="Consolas" w:cs="Consolas"/>
                <w:color w:val="98C379"/>
                <w:sz w:val="21"/>
                <w:szCs w:val="21"/>
              </w:rPr>
              <w:t>'off'</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axes2</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imshow</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hog_image_rescaled</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cmap</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pylab.cm.gray),</w:t>
            </w:r>
          </w:p>
          <w:p w:rsidR="6F784F7B" w:rsidP="6F784F7B" w:rsidRDefault="6F784F7B" w14:paraId="2577F66E" w14:textId="38960201">
            <w:pPr>
              <w:shd w:val="clear" w:color="auto" w:fill="23272E"/>
              <w:spacing w:after="0" w:line="285" w:lineRule="auto"/>
            </w:pPr>
            <w:r w:rsidRPr="6F784F7B">
              <w:rPr>
                <w:rFonts w:ascii="Consolas" w:hAnsi="Consolas" w:eastAsia="Consolas" w:cs="Consolas"/>
                <w:color w:val="E06C75"/>
                <w:sz w:val="21"/>
                <w:szCs w:val="21"/>
              </w:rPr>
              <w:t>axes2</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set_title</w:t>
            </w:r>
            <w:r w:rsidRPr="6F784F7B">
              <w:rPr>
                <w:rFonts w:ascii="Consolas" w:hAnsi="Consolas" w:eastAsia="Consolas" w:cs="Consolas"/>
                <w:color w:val="ABB2BF"/>
                <w:sz w:val="21"/>
                <w:szCs w:val="21"/>
              </w:rPr>
              <w:t>(</w:t>
            </w:r>
            <w:r w:rsidRPr="6F784F7B">
              <w:rPr>
                <w:rFonts w:ascii="Consolas" w:hAnsi="Consolas" w:eastAsia="Consolas" w:cs="Consolas"/>
                <w:color w:val="98C379"/>
                <w:sz w:val="21"/>
                <w:szCs w:val="21"/>
              </w:rPr>
              <w:t>'Histogram of Oriented Gradients'</w:t>
            </w:r>
            <w:r w:rsidRPr="6F784F7B">
              <w:rPr>
                <w:rFonts w:ascii="Consolas" w:hAnsi="Consolas" w:eastAsia="Consolas" w:cs="Consolas"/>
                <w:color w:val="ABB2BF"/>
                <w:sz w:val="21"/>
                <w:szCs w:val="21"/>
              </w:rPr>
              <w:t>)</w:t>
            </w:r>
          </w:p>
          <w:p w:rsidR="6F784F7B" w:rsidP="6F784F7B" w:rsidRDefault="6F784F7B" w14:paraId="4B25B3AB" w14:textId="58B05EAA">
            <w:pPr>
              <w:shd w:val="clear" w:color="auto" w:fill="23272E"/>
              <w:spacing w:after="0" w:line="285" w:lineRule="auto"/>
            </w:pPr>
            <w:r w:rsidRPr="6F784F7B">
              <w:rPr>
                <w:rFonts w:ascii="Consolas" w:hAnsi="Consolas" w:eastAsia="Consolas" w:cs="Consolas"/>
                <w:color w:val="ABB2BF"/>
                <w:sz w:val="21"/>
                <w:szCs w:val="21"/>
              </w:rPr>
              <w:t>pylab.</w:t>
            </w:r>
            <w:r w:rsidRPr="6F784F7B">
              <w:rPr>
                <w:rFonts w:ascii="Consolas" w:hAnsi="Consolas" w:eastAsia="Consolas" w:cs="Consolas"/>
                <w:color w:val="61AFEF"/>
                <w:sz w:val="21"/>
                <w:szCs w:val="21"/>
              </w:rPr>
              <w:t>show</w:t>
            </w:r>
            <w:r w:rsidRPr="6F784F7B">
              <w:rPr>
                <w:rFonts w:ascii="Consolas" w:hAnsi="Consolas" w:eastAsia="Consolas" w:cs="Consolas"/>
                <w:color w:val="ABB2BF"/>
                <w:sz w:val="21"/>
                <w:szCs w:val="21"/>
              </w:rPr>
              <w:t>()</w:t>
            </w:r>
          </w:p>
          <w:p w:rsidR="6F784F7B" w:rsidP="6F784F7B" w:rsidRDefault="6F784F7B" w14:paraId="7C7DAAC2" w14:textId="06A81B3B">
            <w:pPr>
              <w:shd w:val="clear" w:color="auto" w:fill="23272E"/>
              <w:spacing w:after="0" w:line="285" w:lineRule="auto"/>
            </w:pPr>
          </w:p>
        </w:tc>
      </w:tr>
    </w:tbl>
    <w:p w:rsidR="6F784F7B" w:rsidP="6F784F7B" w:rsidRDefault="6F784F7B" w14:paraId="56CA19C0" w14:textId="45CB1EC7">
      <w:pPr>
        <w:rPr>
          <w:rFonts w:ascii="Times New Roman" w:hAnsi="Times New Roman" w:eastAsia="Times New Roman" w:cs="Times New Roman"/>
        </w:rPr>
      </w:pPr>
    </w:p>
    <w:p w:rsidR="6F784F7B" w:rsidRDefault="6F784F7B" w14:paraId="2EA519B6" w14:textId="583A1BB3">
      <w:r>
        <w:br w:type="page"/>
      </w:r>
    </w:p>
    <w:p w:rsidR="6F784F7B" w:rsidP="6F784F7B" w:rsidRDefault="6F784F7B" w14:paraId="20613614" w14:textId="336321E1">
      <w:pPr>
        <w:pStyle w:val="Heading3"/>
      </w:pPr>
      <w:bookmarkStart w:name="_Toc213102709" w:id="99"/>
      <w:r w:rsidRPr="6F784F7B">
        <w:t>7.2.4. Scale-Invariant Feature Transform (SIFT)</w:t>
      </w:r>
      <w:bookmarkEnd w:id="99"/>
    </w:p>
    <w:p w:rsidR="6F784F7B" w:rsidP="6F784F7B" w:rsidRDefault="6F784F7B" w14:paraId="4F0AE894" w14:textId="794A9D91">
      <w:pPr>
        <w:ind w:firstLine="720"/>
        <w:jc w:val="both"/>
        <w:rPr>
          <w:rFonts w:ascii="Times New Roman" w:hAnsi="Times New Roman" w:eastAsia="Times New Roman" w:cs="Times New Roman"/>
        </w:rPr>
      </w:pPr>
      <w:r w:rsidRPr="6F784F7B">
        <w:rPr>
          <w:rFonts w:ascii="Times New Roman" w:hAnsi="Times New Roman" w:eastAsia="Times New Roman" w:cs="Times New Roman"/>
        </w:rPr>
        <w:t xml:space="preserve">Deskriptor </w:t>
      </w:r>
      <w:r w:rsidRPr="6F784F7B">
        <w:rPr>
          <w:rFonts w:ascii="Times New Roman" w:hAnsi="Times New Roman" w:eastAsia="Times New Roman" w:cs="Times New Roman"/>
          <w:b/>
          <w:bCs/>
        </w:rPr>
        <w:t>SIFT (Scale-invariant feature transform)</w:t>
      </w:r>
      <w:r w:rsidRPr="6F784F7B">
        <w:rPr>
          <w:rFonts w:ascii="Times New Roman" w:hAnsi="Times New Roman" w:eastAsia="Times New Roman" w:cs="Times New Roman"/>
        </w:rPr>
        <w:t xml:space="preserve"> menyediakan representasi alternatif untuk pencocokan gambar. Metode ini sangat berguna untuk </w:t>
      </w:r>
      <w:r w:rsidRPr="6F784F7B">
        <w:rPr>
          <w:rFonts w:ascii="Times New Roman" w:hAnsi="Times New Roman" w:eastAsia="Times New Roman" w:cs="Times New Roman"/>
          <w:b/>
          <w:bCs/>
        </w:rPr>
        <w:t>image matching</w:t>
      </w:r>
      <w:r w:rsidRPr="6F784F7B">
        <w:rPr>
          <w:rFonts w:ascii="Times New Roman" w:hAnsi="Times New Roman" w:eastAsia="Times New Roman" w:cs="Times New Roman"/>
        </w:rPr>
        <w:t>. Detektor sudut sederhana bekerja dengan baik ketika gambar yang akan dicocokkan memiliki ukuran, orientasi, dan karakteristik serupa. Namun, jika gambar memiliki skala dan rotasi yang berbeda, maka deskriptor SIFT dibutuhkan untuk mencocokkannya. SIFT tidak hanya bersifat scale invariant (tahan terhadap perubahan skala), tetapi juga mampu memberikan hasil yang baik ketika terjadi perubahan rotasi, pencahayaan, maupun sudut pandang gambar.</w:t>
      </w:r>
    </w:p>
    <w:p w:rsidR="6F784F7B" w:rsidP="6F784F7B" w:rsidRDefault="6F784F7B" w14:paraId="2DB1B40C" w14:textId="4CDAE2CF">
      <w:pPr>
        <w:spacing w:before="240" w:after="240"/>
        <w:jc w:val="both"/>
        <w:rPr>
          <w:rFonts w:ascii="Times New Roman" w:hAnsi="Times New Roman" w:eastAsia="Times New Roman" w:cs="Times New Roman"/>
        </w:rPr>
      </w:pPr>
      <w:r w:rsidRPr="6F784F7B">
        <w:rPr>
          <w:rFonts w:ascii="Times New Roman" w:hAnsi="Times New Roman" w:eastAsia="Times New Roman" w:cs="Times New Roman"/>
        </w:rPr>
        <w:t>Algoritma untuk menghitung Deskriptor SIFT:</w:t>
      </w:r>
    </w:p>
    <w:p w:rsidR="6F784F7B" w:rsidP="00210EC7" w:rsidRDefault="6F784F7B" w14:paraId="08EF46DD" w14:textId="59C73E62">
      <w:pPr>
        <w:pStyle w:val="ListParagraph"/>
        <w:numPr>
          <w:ilvl w:val="0"/>
          <w:numId w:val="62"/>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b/>
          <w:bCs/>
        </w:rPr>
        <w:t>Pendeteksian Ekstrem Skala-Ruang (Scale-space extrema detection):</w:t>
      </w:r>
      <w:r w:rsidRPr="6F784F7B">
        <w:rPr>
          <w:rFonts w:ascii="Times New Roman" w:hAnsi="Times New Roman" w:eastAsia="Times New Roman" w:cs="Times New Roman"/>
        </w:rPr>
        <w:t xml:space="preserve"> Mencari di berbagai skala dan lokasi gambar, di mana lokasi dan karakteristik skala ditentukan oleh detektor DoG (</w:t>
      </w:r>
      <w:r w:rsidRPr="6F784F7B">
        <w:rPr>
          <w:rFonts w:ascii="Times New Roman" w:hAnsi="Times New Roman" w:eastAsia="Times New Roman" w:cs="Times New Roman"/>
          <w:i/>
          <w:iCs/>
        </w:rPr>
        <w:t>Difference of Gaussian</w:t>
      </w:r>
      <w:r w:rsidRPr="6F784F7B">
        <w:rPr>
          <w:rFonts w:ascii="Times New Roman" w:hAnsi="Times New Roman" w:eastAsia="Times New Roman" w:cs="Times New Roman"/>
        </w:rPr>
        <w:t>).</w:t>
      </w:r>
    </w:p>
    <w:p w:rsidR="6F784F7B" w:rsidP="00210EC7" w:rsidRDefault="6F784F7B" w14:paraId="48A38311" w14:textId="5435CB7D">
      <w:pPr>
        <w:pStyle w:val="ListParagraph"/>
        <w:numPr>
          <w:ilvl w:val="0"/>
          <w:numId w:val="62"/>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b/>
          <w:bCs/>
        </w:rPr>
        <w:t>Lokalisasi Titik Kunci (Keypoint localization):</w:t>
      </w:r>
      <w:r w:rsidRPr="6F784F7B">
        <w:rPr>
          <w:rFonts w:ascii="Times New Roman" w:hAnsi="Times New Roman" w:eastAsia="Times New Roman" w:cs="Times New Roman"/>
        </w:rPr>
        <w:t xml:space="preserve"> Memilih titik-titik kunci berdasarkan ukuran stabilitas, dengan hanya mempertahankan titik yang signifikan dengan menghilangkan titik kontras rendah dan tepi lemah.</w:t>
      </w:r>
    </w:p>
    <w:p w:rsidR="6F784F7B" w:rsidP="00210EC7" w:rsidRDefault="6F784F7B" w14:paraId="6FB93401" w14:textId="75C50294">
      <w:pPr>
        <w:pStyle w:val="ListParagraph"/>
        <w:numPr>
          <w:ilvl w:val="0"/>
          <w:numId w:val="62"/>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b/>
          <w:bCs/>
        </w:rPr>
        <w:t>Penugasan Orientasi (Orientation assignment):</w:t>
      </w:r>
      <w:r w:rsidRPr="6F784F7B">
        <w:rPr>
          <w:rFonts w:ascii="Times New Roman" w:hAnsi="Times New Roman" w:eastAsia="Times New Roman" w:cs="Times New Roman"/>
        </w:rPr>
        <w:t xml:space="preserve"> Menghitung orientasi terbaik untuk setiap titik kunci, yang berkontribusi terhadap kestabilan pencocokan.</w:t>
      </w:r>
    </w:p>
    <w:p w:rsidR="6F784F7B" w:rsidP="00210EC7" w:rsidRDefault="6F784F7B" w14:paraId="1D058F86" w14:textId="53FF8B06">
      <w:pPr>
        <w:pStyle w:val="ListParagraph"/>
        <w:numPr>
          <w:ilvl w:val="0"/>
          <w:numId w:val="62"/>
        </w:numPr>
        <w:spacing w:before="240" w:after="240"/>
        <w:jc w:val="both"/>
        <w:rPr>
          <w:rFonts w:ascii="Times New Roman" w:hAnsi="Times New Roman" w:eastAsia="Times New Roman" w:cs="Times New Roman"/>
        </w:rPr>
      </w:pPr>
      <w:r w:rsidRPr="6F784F7B">
        <w:rPr>
          <w:rFonts w:ascii="Times New Roman" w:hAnsi="Times New Roman" w:eastAsia="Times New Roman" w:cs="Times New Roman"/>
          <w:b/>
          <w:bCs/>
        </w:rPr>
        <w:t>Komputasi Deskriptor Titik Kunci (Keypoint descriptor computation):</w:t>
      </w:r>
      <w:r w:rsidRPr="6F784F7B">
        <w:rPr>
          <w:rFonts w:ascii="Times New Roman" w:hAnsi="Times New Roman" w:eastAsia="Times New Roman" w:cs="Times New Roman"/>
        </w:rPr>
        <w:t xml:space="preserve"> Menggunakan citra lokal di sekitar titik kunci pada skala dan rotasi tertentu untuk menggambarkan setiap titik kunci.</w:t>
      </w:r>
    </w:p>
    <w:p w:rsidR="6F784F7B" w:rsidP="6F784F7B" w:rsidRDefault="6F784F7B" w14:paraId="1D62BE81" w14:textId="157E6CB3">
      <w:pPr>
        <w:jc w:val="both"/>
        <w:rPr>
          <w:rFonts w:ascii="Times New Roman" w:hAnsi="Times New Roman" w:eastAsia="Times New Roman" w:cs="Times New Roman"/>
        </w:rPr>
      </w:pPr>
      <w:r w:rsidRPr="6F784F7B">
        <w:rPr>
          <w:rFonts w:ascii="Times New Roman" w:hAnsi="Times New Roman" w:eastAsia="Times New Roman" w:cs="Times New Roman"/>
        </w:rPr>
        <w:t>Contoh code program:</w:t>
      </w:r>
    </w:p>
    <w:tbl>
      <w:tblPr>
        <w:tblW w:w="0" w:type="auto"/>
        <w:tblLayout w:type="fixed"/>
        <w:tblLook w:val="0600" w:firstRow="0" w:lastRow="0" w:firstColumn="0" w:lastColumn="0" w:noHBand="1" w:noVBand="1"/>
      </w:tblPr>
      <w:tblGrid>
        <w:gridCol w:w="9470"/>
      </w:tblGrid>
      <w:tr w:rsidR="6F784F7B" w:rsidTr="6F784F7B" w14:paraId="50BA9473" w14:textId="77777777">
        <w:trPr>
          <w:trHeight w:val="300"/>
        </w:trPr>
        <w:tc>
          <w:tcPr>
            <w:tcW w:w="9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F784F7B" w:rsidP="6F784F7B" w:rsidRDefault="6F784F7B" w14:paraId="08AD4D13" w14:textId="6A2DF4A3">
            <w:pPr>
              <w:shd w:val="clear" w:color="auto" w:fill="23272E"/>
              <w:spacing w:after="0" w:line="285" w:lineRule="auto"/>
            </w:pPr>
            <w:r w:rsidRPr="6F784F7B">
              <w:rPr>
                <w:rFonts w:ascii="Consolas" w:hAnsi="Consolas" w:eastAsia="Consolas" w:cs="Consolas"/>
                <w:color w:val="E06C75"/>
                <w:sz w:val="21"/>
                <w:szCs w:val="21"/>
              </w:rPr>
              <w:t>img</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cv2.</w:t>
            </w:r>
            <w:r w:rsidRPr="6F784F7B">
              <w:rPr>
                <w:rFonts w:ascii="Consolas" w:hAnsi="Consolas" w:eastAsia="Consolas" w:cs="Consolas"/>
                <w:color w:val="61AFEF"/>
                <w:sz w:val="21"/>
                <w:szCs w:val="21"/>
              </w:rPr>
              <w:t>imread</w:t>
            </w:r>
            <w:r w:rsidRPr="6F784F7B">
              <w:rPr>
                <w:rFonts w:ascii="Consolas" w:hAnsi="Consolas" w:eastAsia="Consolas" w:cs="Consolas"/>
                <w:color w:val="ABB2BF"/>
                <w:sz w:val="21"/>
                <w:szCs w:val="21"/>
              </w:rPr>
              <w:t>(</w:t>
            </w:r>
            <w:r w:rsidRPr="6F784F7B">
              <w:rPr>
                <w:rFonts w:ascii="Consolas" w:hAnsi="Consolas" w:eastAsia="Consolas" w:cs="Consolas"/>
                <w:color w:val="98C379"/>
                <w:sz w:val="21"/>
                <w:szCs w:val="21"/>
              </w:rPr>
              <w:t>'../images/monalisa.jpg'</w:t>
            </w:r>
            <w:r w:rsidRPr="6F784F7B">
              <w:rPr>
                <w:rFonts w:ascii="Consolas" w:hAnsi="Consolas" w:eastAsia="Consolas" w:cs="Consolas"/>
                <w:color w:val="ABB2BF"/>
                <w:sz w:val="21"/>
                <w:szCs w:val="21"/>
              </w:rPr>
              <w:t>)</w:t>
            </w:r>
          </w:p>
          <w:p w:rsidR="6F784F7B" w:rsidP="6F784F7B" w:rsidRDefault="6F784F7B" w14:paraId="55659A58" w14:textId="6C4E6542">
            <w:pPr>
              <w:shd w:val="clear" w:color="auto" w:fill="23272E"/>
              <w:spacing w:after="0" w:line="285" w:lineRule="auto"/>
            </w:pPr>
            <w:r w:rsidRPr="6F784F7B">
              <w:rPr>
                <w:rFonts w:ascii="Consolas" w:hAnsi="Consolas" w:eastAsia="Consolas" w:cs="Consolas"/>
                <w:color w:val="E06C75"/>
                <w:sz w:val="21"/>
                <w:szCs w:val="21"/>
              </w:rPr>
              <w:t>gray</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cv2.</w:t>
            </w:r>
            <w:r w:rsidRPr="6F784F7B">
              <w:rPr>
                <w:rFonts w:ascii="Consolas" w:hAnsi="Consolas" w:eastAsia="Consolas" w:cs="Consolas"/>
                <w:color w:val="61AFEF"/>
                <w:sz w:val="21"/>
                <w:szCs w:val="21"/>
              </w:rPr>
              <w:t>cvtColor</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img</w:t>
            </w:r>
            <w:r w:rsidRPr="6F784F7B">
              <w:rPr>
                <w:rFonts w:ascii="Consolas" w:hAnsi="Consolas" w:eastAsia="Consolas" w:cs="Consolas"/>
                <w:color w:val="ABB2BF"/>
                <w:sz w:val="21"/>
                <w:szCs w:val="21"/>
              </w:rPr>
              <w:t>,cv2.</w:t>
            </w:r>
            <w:r w:rsidRPr="6F784F7B">
              <w:rPr>
                <w:rFonts w:ascii="Consolas" w:hAnsi="Consolas" w:eastAsia="Consolas" w:cs="Consolas"/>
                <w:color w:val="D19A66"/>
                <w:sz w:val="21"/>
                <w:szCs w:val="21"/>
              </w:rPr>
              <w:t>COLOR_BGR2GRAY</w:t>
            </w:r>
            <w:r w:rsidRPr="6F784F7B">
              <w:rPr>
                <w:rFonts w:ascii="Consolas" w:hAnsi="Consolas" w:eastAsia="Consolas" w:cs="Consolas"/>
                <w:color w:val="ABB2BF"/>
                <w:sz w:val="21"/>
                <w:szCs w:val="21"/>
              </w:rPr>
              <w:t>)</w:t>
            </w:r>
          </w:p>
          <w:p w:rsidR="6F784F7B" w:rsidP="6F784F7B" w:rsidRDefault="6F784F7B" w14:paraId="6CF58903" w14:textId="17CF6B2F">
            <w:pPr>
              <w:shd w:val="clear" w:color="auto" w:fill="23272E"/>
              <w:spacing w:after="0" w:line="285" w:lineRule="auto"/>
            </w:pPr>
          </w:p>
          <w:p w:rsidR="6F784F7B" w:rsidP="6F784F7B" w:rsidRDefault="6F784F7B" w14:paraId="32BFA717" w14:textId="163658C6">
            <w:pPr>
              <w:shd w:val="clear" w:color="auto" w:fill="23272E"/>
              <w:spacing w:after="0" w:line="285" w:lineRule="auto"/>
            </w:pPr>
            <w:r w:rsidRPr="6F784F7B">
              <w:rPr>
                <w:rFonts w:ascii="Consolas" w:hAnsi="Consolas" w:eastAsia="Consolas" w:cs="Consolas"/>
                <w:color w:val="E06C75"/>
                <w:sz w:val="21"/>
                <w:szCs w:val="21"/>
              </w:rPr>
              <w:t>sift</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cv2.xfeatures2d.</w:t>
            </w:r>
            <w:r w:rsidRPr="6F784F7B">
              <w:rPr>
                <w:rFonts w:ascii="Consolas" w:hAnsi="Consolas" w:eastAsia="Consolas" w:cs="Consolas"/>
                <w:color w:val="61AFEF"/>
                <w:sz w:val="21"/>
                <w:szCs w:val="21"/>
              </w:rPr>
              <w:t>SIFT_create</w:t>
            </w:r>
            <w:r w:rsidRPr="6F784F7B">
              <w:rPr>
                <w:rFonts w:ascii="Consolas" w:hAnsi="Consolas" w:eastAsia="Consolas" w:cs="Consolas"/>
                <w:color w:val="ABB2BF"/>
                <w:sz w:val="21"/>
                <w:szCs w:val="21"/>
              </w:rPr>
              <w:t>()</w:t>
            </w:r>
          </w:p>
          <w:p w:rsidR="6F784F7B" w:rsidP="6F784F7B" w:rsidRDefault="6F784F7B" w14:paraId="6379693C" w14:textId="1202E678">
            <w:pPr>
              <w:shd w:val="clear" w:color="auto" w:fill="23272E"/>
              <w:spacing w:after="0" w:line="285" w:lineRule="auto"/>
            </w:pPr>
            <w:r w:rsidRPr="6F784F7B">
              <w:rPr>
                <w:rFonts w:ascii="Consolas" w:hAnsi="Consolas" w:eastAsia="Consolas" w:cs="Consolas"/>
                <w:color w:val="E06C75"/>
                <w:sz w:val="21"/>
                <w:szCs w:val="21"/>
              </w:rPr>
              <w:t>kp</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sift</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detect</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gray</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None</w:t>
            </w:r>
            <w:r w:rsidRPr="6F784F7B">
              <w:rPr>
                <w:rFonts w:ascii="Consolas" w:hAnsi="Consolas" w:eastAsia="Consolas" w:cs="Consolas"/>
                <w:color w:val="ABB2BF"/>
                <w:sz w:val="21"/>
                <w:szCs w:val="21"/>
              </w:rPr>
              <w:t xml:space="preserve">) </w:t>
            </w:r>
            <w:r w:rsidRPr="6F784F7B">
              <w:rPr>
                <w:rFonts w:ascii="Consolas" w:hAnsi="Consolas" w:eastAsia="Consolas" w:cs="Consolas"/>
                <w:color w:val="7F848E"/>
                <w:sz w:val="21"/>
                <w:szCs w:val="21"/>
              </w:rPr>
              <w:t># detect SIFT keypoints</w:t>
            </w:r>
          </w:p>
          <w:p w:rsidR="6F784F7B" w:rsidP="6F784F7B" w:rsidRDefault="6F784F7B" w14:paraId="242E3750" w14:textId="1C709455">
            <w:pPr>
              <w:shd w:val="clear" w:color="auto" w:fill="23272E"/>
              <w:spacing w:after="0" w:line="285" w:lineRule="auto"/>
            </w:pPr>
          </w:p>
          <w:p w:rsidR="6F784F7B" w:rsidP="6F784F7B" w:rsidRDefault="6F784F7B" w14:paraId="16D876FA" w14:textId="448B81E2">
            <w:pPr>
              <w:shd w:val="clear" w:color="auto" w:fill="23272E"/>
              <w:spacing w:after="0" w:line="285" w:lineRule="auto"/>
            </w:pPr>
            <w:r w:rsidRPr="6F784F7B">
              <w:rPr>
                <w:rFonts w:ascii="Consolas" w:hAnsi="Consolas" w:eastAsia="Consolas" w:cs="Consolas"/>
                <w:color w:val="E06C75"/>
                <w:sz w:val="21"/>
                <w:szCs w:val="21"/>
              </w:rPr>
              <w:t>img</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cv2.</w:t>
            </w:r>
            <w:r w:rsidRPr="6F784F7B">
              <w:rPr>
                <w:rFonts w:ascii="Consolas" w:hAnsi="Consolas" w:eastAsia="Consolas" w:cs="Consolas"/>
                <w:color w:val="61AFEF"/>
                <w:sz w:val="21"/>
                <w:szCs w:val="21"/>
              </w:rPr>
              <w:t>drawKeypoints</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img</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kp</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None</w:t>
            </w:r>
            <w:r w:rsidRPr="6F784F7B">
              <w:rPr>
                <w:rFonts w:ascii="Consolas" w:hAnsi="Consolas" w:eastAsia="Consolas" w:cs="Consolas"/>
                <w:color w:val="ABB2BF"/>
                <w:sz w:val="21"/>
                <w:szCs w:val="21"/>
              </w:rPr>
              <w:t>,</w:t>
            </w:r>
          </w:p>
          <w:p w:rsidR="6F784F7B" w:rsidP="6F784F7B" w:rsidRDefault="6F784F7B" w14:paraId="6E709D53" w14:textId="11008361">
            <w:pPr>
              <w:shd w:val="clear" w:color="auto" w:fill="23272E"/>
              <w:spacing w:after="0" w:line="285" w:lineRule="auto"/>
            </w:pPr>
            <w:r w:rsidRPr="6F784F7B">
              <w:rPr>
                <w:rFonts w:ascii="Consolas" w:hAnsi="Consolas" w:eastAsia="Consolas" w:cs="Consolas"/>
                <w:color w:val="E06C75"/>
                <w:sz w:val="21"/>
                <w:szCs w:val="21"/>
              </w:rPr>
              <w:t>flags</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cv2.</w:t>
            </w:r>
            <w:r w:rsidRPr="6F784F7B">
              <w:rPr>
                <w:rFonts w:ascii="Consolas" w:hAnsi="Consolas" w:eastAsia="Consolas" w:cs="Consolas"/>
                <w:color w:val="D19A66"/>
                <w:sz w:val="21"/>
                <w:szCs w:val="21"/>
              </w:rPr>
              <w:t>DRAW_MATCHES_FLAGS_DRAW_RICH_KEYPOINTS</w:t>
            </w:r>
            <w:r w:rsidRPr="6F784F7B">
              <w:rPr>
                <w:rFonts w:ascii="Consolas" w:hAnsi="Consolas" w:eastAsia="Consolas" w:cs="Consolas"/>
                <w:color w:val="ABB2BF"/>
                <w:sz w:val="21"/>
                <w:szCs w:val="21"/>
              </w:rPr>
              <w:t>)</w:t>
            </w:r>
          </w:p>
          <w:p w:rsidR="6F784F7B" w:rsidP="6F784F7B" w:rsidRDefault="6F784F7B" w14:paraId="3988E3A4" w14:textId="60B8D981">
            <w:pPr>
              <w:shd w:val="clear" w:color="auto" w:fill="23272E"/>
              <w:spacing w:after="0" w:line="285" w:lineRule="auto"/>
            </w:pPr>
            <w:r w:rsidRPr="6F784F7B">
              <w:rPr>
                <w:rFonts w:ascii="Consolas" w:hAnsi="Consolas" w:eastAsia="Consolas" w:cs="Consolas"/>
                <w:color w:val="ABB2BF"/>
                <w:sz w:val="21"/>
                <w:szCs w:val="21"/>
              </w:rPr>
              <w:t>cv2.</w:t>
            </w:r>
            <w:r w:rsidRPr="6F784F7B">
              <w:rPr>
                <w:rFonts w:ascii="Consolas" w:hAnsi="Consolas" w:eastAsia="Consolas" w:cs="Consolas"/>
                <w:color w:val="61AFEF"/>
                <w:sz w:val="21"/>
                <w:szCs w:val="21"/>
              </w:rPr>
              <w:t>imshow</w:t>
            </w:r>
            <w:r w:rsidRPr="6F784F7B">
              <w:rPr>
                <w:rFonts w:ascii="Consolas" w:hAnsi="Consolas" w:eastAsia="Consolas" w:cs="Consolas"/>
                <w:color w:val="ABB2BF"/>
                <w:sz w:val="21"/>
                <w:szCs w:val="21"/>
              </w:rPr>
              <w:t>(</w:t>
            </w:r>
            <w:r w:rsidRPr="6F784F7B">
              <w:rPr>
                <w:rFonts w:ascii="Consolas" w:hAnsi="Consolas" w:eastAsia="Consolas" w:cs="Consolas"/>
                <w:color w:val="98C379"/>
                <w:sz w:val="21"/>
                <w:szCs w:val="21"/>
              </w:rPr>
              <w:t>"Image"</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img</w:t>
            </w:r>
            <w:r w:rsidRPr="6F784F7B">
              <w:rPr>
                <w:rFonts w:ascii="Consolas" w:hAnsi="Consolas" w:eastAsia="Consolas" w:cs="Consolas"/>
                <w:color w:val="ABB2BF"/>
                <w:sz w:val="21"/>
                <w:szCs w:val="21"/>
              </w:rPr>
              <w:t>)</w:t>
            </w:r>
            <w:r w:rsidRPr="6F784F7B">
              <w:rPr>
                <w:rFonts w:ascii="Consolas" w:hAnsi="Consolas" w:eastAsia="Consolas" w:cs="Consolas"/>
                <w:color w:val="FFFFFF" w:themeColor="background1"/>
                <w:sz w:val="21"/>
                <w:szCs w:val="21"/>
              </w:rPr>
              <w:t>;</w:t>
            </w:r>
          </w:p>
          <w:p w:rsidR="6F784F7B" w:rsidP="6F784F7B" w:rsidRDefault="6F784F7B" w14:paraId="2B143FAC" w14:textId="51A6DF8E">
            <w:pPr>
              <w:shd w:val="clear" w:color="auto" w:fill="23272E"/>
              <w:spacing w:after="0" w:line="285" w:lineRule="auto"/>
            </w:pPr>
            <w:r w:rsidRPr="6F784F7B">
              <w:rPr>
                <w:rFonts w:ascii="Consolas" w:hAnsi="Consolas" w:eastAsia="Consolas" w:cs="Consolas"/>
                <w:color w:val="ABB2BF"/>
                <w:sz w:val="21"/>
                <w:szCs w:val="21"/>
              </w:rPr>
              <w:t>cv2.</w:t>
            </w:r>
            <w:r w:rsidRPr="6F784F7B">
              <w:rPr>
                <w:rFonts w:ascii="Consolas" w:hAnsi="Consolas" w:eastAsia="Consolas" w:cs="Consolas"/>
                <w:color w:val="61AFEF"/>
                <w:sz w:val="21"/>
                <w:szCs w:val="21"/>
              </w:rPr>
              <w:t>imwrite</w:t>
            </w:r>
            <w:r w:rsidRPr="6F784F7B">
              <w:rPr>
                <w:rFonts w:ascii="Consolas" w:hAnsi="Consolas" w:eastAsia="Consolas" w:cs="Consolas"/>
                <w:color w:val="ABB2BF"/>
                <w:sz w:val="21"/>
                <w:szCs w:val="21"/>
              </w:rPr>
              <w:t>(</w:t>
            </w:r>
            <w:r w:rsidRPr="6F784F7B">
              <w:rPr>
                <w:rFonts w:ascii="Consolas" w:hAnsi="Consolas" w:eastAsia="Consolas" w:cs="Consolas"/>
                <w:color w:val="98C379"/>
                <w:sz w:val="21"/>
                <w:szCs w:val="21"/>
              </w:rPr>
              <w:t>'me5_keypoints.jpg'</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img</w:t>
            </w:r>
            <w:r w:rsidRPr="6F784F7B">
              <w:rPr>
                <w:rFonts w:ascii="Consolas" w:hAnsi="Consolas" w:eastAsia="Consolas" w:cs="Consolas"/>
                <w:color w:val="ABB2BF"/>
                <w:sz w:val="21"/>
                <w:szCs w:val="21"/>
              </w:rPr>
              <w:t>)</w:t>
            </w:r>
          </w:p>
          <w:p w:rsidR="6F784F7B" w:rsidP="6F784F7B" w:rsidRDefault="6F784F7B" w14:paraId="6E0B0847" w14:textId="1DEBC745">
            <w:pPr>
              <w:shd w:val="clear" w:color="auto" w:fill="23272E"/>
              <w:spacing w:after="0" w:line="285" w:lineRule="auto"/>
            </w:pPr>
          </w:p>
          <w:p w:rsidR="6F784F7B" w:rsidP="6F784F7B" w:rsidRDefault="6F784F7B" w14:paraId="6F9030B7" w14:textId="437AFA14">
            <w:pPr>
              <w:shd w:val="clear" w:color="auto" w:fill="23272E"/>
              <w:spacing w:after="0" w:line="285" w:lineRule="auto"/>
            </w:pPr>
            <w:r w:rsidRPr="6F784F7B">
              <w:rPr>
                <w:rFonts w:ascii="Consolas" w:hAnsi="Consolas" w:eastAsia="Consolas" w:cs="Consolas"/>
                <w:color w:val="E06C75"/>
                <w:sz w:val="21"/>
                <w:szCs w:val="21"/>
              </w:rPr>
              <w:t>kp</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des</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sift</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detectAndCompute</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gray</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None</w:t>
            </w:r>
            <w:r w:rsidRPr="6F784F7B">
              <w:rPr>
                <w:rFonts w:ascii="Consolas" w:hAnsi="Consolas" w:eastAsia="Consolas" w:cs="Consolas"/>
                <w:color w:val="ABB2BF"/>
                <w:sz w:val="21"/>
                <w:szCs w:val="21"/>
              </w:rPr>
              <w:t xml:space="preserve">) </w:t>
            </w:r>
            <w:r w:rsidRPr="6F784F7B">
              <w:rPr>
                <w:rFonts w:ascii="Consolas" w:hAnsi="Consolas" w:eastAsia="Consolas" w:cs="Consolas"/>
                <w:color w:val="7F848E"/>
                <w:sz w:val="21"/>
                <w:szCs w:val="21"/>
              </w:rPr>
              <w:t># compute the SIFT descriptor</w:t>
            </w:r>
          </w:p>
        </w:tc>
      </w:tr>
    </w:tbl>
    <w:p w:rsidR="6F784F7B" w:rsidP="6F784F7B" w:rsidRDefault="6F784F7B" w14:paraId="2B53BC45" w14:textId="0BA7543B">
      <w:pPr>
        <w:jc w:val="both"/>
        <w:rPr>
          <w:rFonts w:ascii="Times New Roman" w:hAnsi="Times New Roman" w:eastAsia="Times New Roman" w:cs="Times New Roman"/>
        </w:rPr>
      </w:pPr>
    </w:p>
    <w:p w:rsidR="6F784F7B" w:rsidRDefault="6F784F7B" w14:paraId="1A40B614" w14:textId="048D5386">
      <w:r>
        <w:br w:type="page"/>
      </w:r>
    </w:p>
    <w:p w:rsidR="6F784F7B" w:rsidP="6F784F7B" w:rsidRDefault="6F784F7B" w14:paraId="68646897" w14:textId="2C8983EE">
      <w:pPr>
        <w:pStyle w:val="Heading3"/>
        <w:jc w:val="both"/>
      </w:pPr>
      <w:bookmarkStart w:name="_Toc213102710" w:id="100"/>
      <w:r w:rsidRPr="6F784F7B">
        <w:t>7.2.5. Haar-like features</w:t>
      </w:r>
      <w:bookmarkEnd w:id="100"/>
    </w:p>
    <w:p w:rsidR="6F784F7B" w:rsidP="6F784F7B" w:rsidRDefault="6F784F7B" w14:paraId="2ED4838D" w14:textId="2A476CCB">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 xml:space="preserve">Fitur </w:t>
      </w:r>
      <w:r w:rsidRPr="6F784F7B">
        <w:rPr>
          <w:rFonts w:ascii="Times New Roman" w:hAnsi="Times New Roman" w:eastAsia="Times New Roman" w:cs="Times New Roman"/>
          <w:b/>
          <w:bCs/>
        </w:rPr>
        <w:t>Haar-like</w:t>
      </w:r>
      <w:r w:rsidRPr="6F784F7B">
        <w:rPr>
          <w:rFonts w:ascii="Times New Roman" w:hAnsi="Times New Roman" w:eastAsia="Times New Roman" w:cs="Times New Roman"/>
        </w:rPr>
        <w:t xml:space="preserve"> adalah salah satu teknik paling fundamental dalam pendeteksian objek, terutama pada deteksi wajah. Konsep dasarnya adalah </w:t>
      </w:r>
      <w:r w:rsidRPr="6F784F7B">
        <w:rPr>
          <w:rFonts w:ascii="Times New Roman" w:hAnsi="Times New Roman" w:eastAsia="Times New Roman" w:cs="Times New Roman"/>
          <w:b/>
          <w:bCs/>
        </w:rPr>
        <w:t>membandingkan perbedaan</w:t>
      </w:r>
      <w:r w:rsidRPr="6F784F7B">
        <w:rPr>
          <w:rFonts w:ascii="Times New Roman" w:hAnsi="Times New Roman" w:eastAsia="Times New Roman" w:cs="Times New Roman"/>
        </w:rPr>
        <w:t xml:space="preserve"> intensitas antara area terang dan gelap dalam sebuah citra dengan menggunakan bentuk persegi panjang (rectangular features). Perhitungan dilakukan dengan integral image, yang memungkinkan proses ekstraksi fitur berjalan sangat cepat tanpa perlu menghitung ulang nilai piksel secara berulang. Setiap fitur Haar-like menghasilkan satu nilai numerik yang diperoleh dengan mengurangkan jumlah piksel di area berwarna putih dari area berwarna hitam. Kombinasi fitur-fitur ini memungkinkan sistem untuk mengenali pola visual tertentu. Misalnya, area mata yang lebih gelap dibandingkan pipi atau hidung yang sangat membantu dalam mendeteksi struktur wajah secara efisien.</w:t>
      </w:r>
    </w:p>
    <w:p w:rsidR="6F784F7B" w:rsidP="6F784F7B" w:rsidRDefault="6F784F7B" w14:paraId="1BBAC31B" w14:textId="7BFDE214">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Dalam implementasinya, fitur Haar-like dapat divisualisasikan dan dihitung menggunakan pustaka seperti scikit-image. Proses ini biasanya melibatkan beberapa tipe fitur, seperti edge features (mendeteksi tepi), line features (mendeteksi garis), dan four-rectangle features (mendeteksi perubahan kompleks dalam area gambar). Nilai deskriptor fitur ditentukan oleh selisih antara jumlah intensitas piksel di dua wilayah tertentu dalam gambar (biasanya direpresentasikan dengan warna biru dan merah). Dengan pendekatan ini, sistem dapat mengekstrak informasi penting dari citra secara efisien dan tetap robust terhadap variasi ukuran atau pencahayaan. Fitur Haar-like menjadi dasar bagi banyak algoritma deteksi wajah modern, termasuk metode Viola-Jones yang terkenal karena kecepatannya dan kemampuannya mendeteksi wajah secara real-time.</w:t>
      </w:r>
    </w:p>
    <w:p w:rsidR="6F784F7B" w:rsidP="6F784F7B" w:rsidRDefault="6F784F7B" w14:paraId="357D102D" w14:textId="17D41363">
      <w:pPr>
        <w:spacing w:before="240" w:after="240"/>
        <w:ind w:firstLine="720"/>
        <w:jc w:val="both"/>
        <w:rPr>
          <w:rFonts w:ascii="Times New Roman" w:hAnsi="Times New Roman" w:eastAsia="Times New Roman" w:cs="Times New Roman"/>
        </w:rPr>
      </w:pPr>
    </w:p>
    <w:p w:rsidR="6F784F7B" w:rsidRDefault="6F784F7B" w14:paraId="3BD3D7AA" w14:textId="6020598E">
      <w:r>
        <w:br w:type="page"/>
      </w:r>
    </w:p>
    <w:p w:rsidR="6F784F7B" w:rsidP="6F784F7B" w:rsidRDefault="6F784F7B" w14:paraId="60CE28F5" w14:textId="30350905">
      <w:pPr>
        <w:spacing w:before="240" w:after="240"/>
        <w:jc w:val="both"/>
        <w:rPr>
          <w:rFonts w:ascii="Times New Roman" w:hAnsi="Times New Roman" w:eastAsia="Times New Roman" w:cs="Times New Roman"/>
        </w:rPr>
      </w:pPr>
      <w:r w:rsidRPr="6F784F7B">
        <w:rPr>
          <w:rFonts w:ascii="Times New Roman" w:hAnsi="Times New Roman" w:eastAsia="Times New Roman" w:cs="Times New Roman"/>
        </w:rPr>
        <w:t>Visualisasi berbagai jenis deskriptor fitur mirip Haar yang ada lima jenis yang berbeda. Nilai deskriptor sama dengan selisihnya antara jumlah nilai intensitas yang berwarna biru dan merah.</w:t>
      </w:r>
    </w:p>
    <w:tbl>
      <w:tblPr>
        <w:tblW w:w="0" w:type="auto"/>
        <w:tblLayout w:type="fixed"/>
        <w:tblLook w:val="0600" w:firstRow="0" w:lastRow="0" w:firstColumn="0" w:lastColumn="0" w:noHBand="1" w:noVBand="1"/>
      </w:tblPr>
      <w:tblGrid>
        <w:gridCol w:w="9470"/>
      </w:tblGrid>
      <w:tr w:rsidR="6F784F7B" w:rsidTr="6F784F7B" w14:paraId="0FA2FB9D" w14:textId="77777777">
        <w:trPr>
          <w:trHeight w:val="300"/>
        </w:trPr>
        <w:tc>
          <w:tcPr>
            <w:tcW w:w="9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F784F7B" w:rsidP="6F784F7B" w:rsidRDefault="6F784F7B" w14:paraId="0E432CBE" w14:textId="449BBA88">
            <w:pPr>
              <w:shd w:val="clear" w:color="auto" w:fill="23272E"/>
              <w:spacing w:after="0" w:line="285" w:lineRule="auto"/>
            </w:pPr>
            <w:r w:rsidRPr="6F784F7B">
              <w:rPr>
                <w:rFonts w:ascii="Consolas" w:hAnsi="Consolas" w:eastAsia="Consolas" w:cs="Consolas"/>
                <w:color w:val="C678DD"/>
                <w:sz w:val="21"/>
                <w:szCs w:val="21"/>
              </w:rPr>
              <w:t>from</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skimage</w:t>
            </w:r>
            <w:r w:rsidRPr="6F784F7B">
              <w:rPr>
                <w:rFonts w:ascii="Consolas" w:hAnsi="Consolas" w:eastAsia="Consolas" w:cs="Consolas"/>
                <w:color w:val="ABB2BF"/>
                <w:sz w:val="21"/>
                <w:szCs w:val="21"/>
              </w:rPr>
              <w:t>.</w:t>
            </w:r>
            <w:r w:rsidRPr="6F784F7B">
              <w:rPr>
                <w:rFonts w:ascii="Consolas" w:hAnsi="Consolas" w:eastAsia="Consolas" w:cs="Consolas"/>
                <w:color w:val="E5C07B"/>
                <w:sz w:val="21"/>
                <w:szCs w:val="21"/>
              </w:rPr>
              <w:t>feature</w:t>
            </w:r>
            <w:r w:rsidRPr="6F784F7B">
              <w:rPr>
                <w:rFonts w:ascii="Consolas" w:hAnsi="Consolas" w:eastAsia="Consolas" w:cs="Consolas"/>
                <w:color w:val="ABB2BF"/>
                <w:sz w:val="21"/>
                <w:szCs w:val="21"/>
              </w:rPr>
              <w:t xml:space="preserve"> </w:t>
            </w:r>
            <w:r w:rsidRPr="6F784F7B">
              <w:rPr>
                <w:rFonts w:ascii="Consolas" w:hAnsi="Consolas" w:eastAsia="Consolas" w:cs="Consolas"/>
                <w:color w:val="C678DD"/>
                <w:sz w:val="21"/>
                <w:szCs w:val="21"/>
              </w:rPr>
              <w:t>import</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haar_like_feature_coord</w:t>
            </w:r>
          </w:p>
          <w:p w:rsidR="6F784F7B" w:rsidP="6F784F7B" w:rsidRDefault="6F784F7B" w14:paraId="4183D97E" w14:textId="39799EA4">
            <w:pPr>
              <w:shd w:val="clear" w:color="auto" w:fill="23272E"/>
              <w:spacing w:after="0" w:line="285" w:lineRule="auto"/>
            </w:pPr>
            <w:r w:rsidRPr="6F784F7B">
              <w:rPr>
                <w:rFonts w:ascii="Consolas" w:hAnsi="Consolas" w:eastAsia="Consolas" w:cs="Consolas"/>
                <w:color w:val="C678DD"/>
                <w:sz w:val="21"/>
                <w:szCs w:val="21"/>
              </w:rPr>
              <w:t>from</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skimage</w:t>
            </w:r>
            <w:r w:rsidRPr="6F784F7B">
              <w:rPr>
                <w:rFonts w:ascii="Consolas" w:hAnsi="Consolas" w:eastAsia="Consolas" w:cs="Consolas"/>
                <w:color w:val="ABB2BF"/>
                <w:sz w:val="21"/>
                <w:szCs w:val="21"/>
              </w:rPr>
              <w:t>.</w:t>
            </w:r>
            <w:r w:rsidRPr="6F784F7B">
              <w:rPr>
                <w:rFonts w:ascii="Consolas" w:hAnsi="Consolas" w:eastAsia="Consolas" w:cs="Consolas"/>
                <w:color w:val="E5C07B"/>
                <w:sz w:val="21"/>
                <w:szCs w:val="21"/>
              </w:rPr>
              <w:t>feature</w:t>
            </w:r>
            <w:r w:rsidRPr="6F784F7B">
              <w:rPr>
                <w:rFonts w:ascii="Consolas" w:hAnsi="Consolas" w:eastAsia="Consolas" w:cs="Consolas"/>
                <w:color w:val="ABB2BF"/>
                <w:sz w:val="21"/>
                <w:szCs w:val="21"/>
              </w:rPr>
              <w:t xml:space="preserve"> </w:t>
            </w:r>
            <w:r w:rsidRPr="6F784F7B">
              <w:rPr>
                <w:rFonts w:ascii="Consolas" w:hAnsi="Consolas" w:eastAsia="Consolas" w:cs="Consolas"/>
                <w:color w:val="C678DD"/>
                <w:sz w:val="21"/>
                <w:szCs w:val="21"/>
              </w:rPr>
              <w:t>import</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draw_haar_like_feature</w:t>
            </w:r>
          </w:p>
          <w:p w:rsidR="6F784F7B" w:rsidP="6F784F7B" w:rsidRDefault="6F784F7B" w14:paraId="0344B460" w14:textId="069B5F60">
            <w:pPr>
              <w:shd w:val="clear" w:color="auto" w:fill="23272E"/>
              <w:spacing w:after="0" w:line="285" w:lineRule="auto"/>
            </w:pPr>
            <w:r w:rsidRPr="6F784F7B">
              <w:rPr>
                <w:rFonts w:ascii="Consolas" w:hAnsi="Consolas" w:eastAsia="Consolas" w:cs="Consolas"/>
                <w:color w:val="E06C75"/>
                <w:sz w:val="21"/>
                <w:szCs w:val="21"/>
              </w:rPr>
              <w:t>images</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[np.</w:t>
            </w:r>
            <w:r w:rsidRPr="6F784F7B">
              <w:rPr>
                <w:rFonts w:ascii="Consolas" w:hAnsi="Consolas" w:eastAsia="Consolas" w:cs="Consolas"/>
                <w:color w:val="61AFEF"/>
                <w:sz w:val="21"/>
                <w:szCs w:val="21"/>
              </w:rPr>
              <w:t>zeros</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2</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2</w:t>
            </w:r>
            <w:r w:rsidRPr="6F784F7B">
              <w:rPr>
                <w:rFonts w:ascii="Consolas" w:hAnsi="Consolas" w:eastAsia="Consolas" w:cs="Consolas"/>
                <w:color w:val="ABB2BF"/>
                <w:sz w:val="21"/>
                <w:szCs w:val="21"/>
              </w:rPr>
              <w:t>)), np.</w:t>
            </w:r>
            <w:r w:rsidRPr="6F784F7B">
              <w:rPr>
                <w:rFonts w:ascii="Consolas" w:hAnsi="Consolas" w:eastAsia="Consolas" w:cs="Consolas"/>
                <w:color w:val="61AFEF"/>
                <w:sz w:val="21"/>
                <w:szCs w:val="21"/>
              </w:rPr>
              <w:t>zeros</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2</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2</w:t>
            </w:r>
            <w:r w:rsidRPr="6F784F7B">
              <w:rPr>
                <w:rFonts w:ascii="Consolas" w:hAnsi="Consolas" w:eastAsia="Consolas" w:cs="Consolas"/>
                <w:color w:val="ABB2BF"/>
                <w:sz w:val="21"/>
                <w:szCs w:val="21"/>
              </w:rPr>
              <w:t>)), np.</w:t>
            </w:r>
            <w:r w:rsidRPr="6F784F7B">
              <w:rPr>
                <w:rFonts w:ascii="Consolas" w:hAnsi="Consolas" w:eastAsia="Consolas" w:cs="Consolas"/>
                <w:color w:val="61AFEF"/>
                <w:sz w:val="21"/>
                <w:szCs w:val="21"/>
              </w:rPr>
              <w:t>zeros</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3</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3</w:t>
            </w:r>
            <w:r w:rsidRPr="6F784F7B">
              <w:rPr>
                <w:rFonts w:ascii="Consolas" w:hAnsi="Consolas" w:eastAsia="Consolas" w:cs="Consolas"/>
                <w:color w:val="ABB2BF"/>
                <w:sz w:val="21"/>
                <w:szCs w:val="21"/>
              </w:rPr>
              <w:t>)),</w:t>
            </w:r>
          </w:p>
          <w:p w:rsidR="6F784F7B" w:rsidP="6F784F7B" w:rsidRDefault="6F784F7B" w14:paraId="7B014BC0" w14:textId="3F824F5B">
            <w:pPr>
              <w:shd w:val="clear" w:color="auto" w:fill="23272E"/>
              <w:spacing w:after="0" w:line="285" w:lineRule="auto"/>
            </w:pPr>
            <w:r w:rsidRPr="6F784F7B">
              <w:rPr>
                <w:rFonts w:ascii="Consolas" w:hAnsi="Consolas" w:eastAsia="Consolas" w:cs="Consolas"/>
                <w:color w:val="ABB2BF"/>
                <w:sz w:val="21"/>
                <w:szCs w:val="21"/>
              </w:rPr>
              <w:t>np.</w:t>
            </w:r>
            <w:r w:rsidRPr="6F784F7B">
              <w:rPr>
                <w:rFonts w:ascii="Consolas" w:hAnsi="Consolas" w:eastAsia="Consolas" w:cs="Consolas"/>
                <w:color w:val="61AFEF"/>
                <w:sz w:val="21"/>
                <w:szCs w:val="21"/>
              </w:rPr>
              <w:t>zeros</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3</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3</w:t>
            </w:r>
            <w:r w:rsidRPr="6F784F7B">
              <w:rPr>
                <w:rFonts w:ascii="Consolas" w:hAnsi="Consolas" w:eastAsia="Consolas" w:cs="Consolas"/>
                <w:color w:val="ABB2BF"/>
                <w:sz w:val="21"/>
                <w:szCs w:val="21"/>
              </w:rPr>
              <w:t>)), np.</w:t>
            </w:r>
            <w:r w:rsidRPr="6F784F7B">
              <w:rPr>
                <w:rFonts w:ascii="Consolas" w:hAnsi="Consolas" w:eastAsia="Consolas" w:cs="Consolas"/>
                <w:color w:val="61AFEF"/>
                <w:sz w:val="21"/>
                <w:szCs w:val="21"/>
              </w:rPr>
              <w:t>zeros</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2</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2</w:t>
            </w:r>
            <w:r w:rsidRPr="6F784F7B">
              <w:rPr>
                <w:rFonts w:ascii="Consolas" w:hAnsi="Consolas" w:eastAsia="Consolas" w:cs="Consolas"/>
                <w:color w:val="ABB2BF"/>
                <w:sz w:val="21"/>
                <w:szCs w:val="21"/>
              </w:rPr>
              <w:t>))]</w:t>
            </w:r>
          </w:p>
          <w:p w:rsidR="6F784F7B" w:rsidP="6F784F7B" w:rsidRDefault="6F784F7B" w14:paraId="3F1A3B00" w14:textId="5B2AA1DA">
            <w:pPr>
              <w:shd w:val="clear" w:color="auto" w:fill="23272E"/>
              <w:spacing w:after="0" w:line="285" w:lineRule="auto"/>
            </w:pPr>
            <w:r w:rsidRPr="6F784F7B">
              <w:rPr>
                <w:rFonts w:ascii="Consolas" w:hAnsi="Consolas" w:eastAsia="Consolas" w:cs="Consolas"/>
                <w:color w:val="E06C75"/>
                <w:sz w:val="21"/>
                <w:szCs w:val="21"/>
              </w:rPr>
              <w:t>feature_types</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98C379"/>
                <w:sz w:val="21"/>
                <w:szCs w:val="21"/>
              </w:rPr>
              <w:t>'type-2-x'</w:t>
            </w:r>
            <w:r w:rsidRPr="6F784F7B">
              <w:rPr>
                <w:rFonts w:ascii="Consolas" w:hAnsi="Consolas" w:eastAsia="Consolas" w:cs="Consolas"/>
                <w:color w:val="ABB2BF"/>
                <w:sz w:val="21"/>
                <w:szCs w:val="21"/>
              </w:rPr>
              <w:t xml:space="preserve">, </w:t>
            </w:r>
            <w:r w:rsidRPr="6F784F7B">
              <w:rPr>
                <w:rFonts w:ascii="Consolas" w:hAnsi="Consolas" w:eastAsia="Consolas" w:cs="Consolas"/>
                <w:color w:val="98C379"/>
                <w:sz w:val="21"/>
                <w:szCs w:val="21"/>
              </w:rPr>
              <w:t>'type-2-y'</w:t>
            </w:r>
            <w:r w:rsidRPr="6F784F7B">
              <w:rPr>
                <w:rFonts w:ascii="Consolas" w:hAnsi="Consolas" w:eastAsia="Consolas" w:cs="Consolas"/>
                <w:color w:val="ABB2BF"/>
                <w:sz w:val="21"/>
                <w:szCs w:val="21"/>
              </w:rPr>
              <w:t xml:space="preserve">, </w:t>
            </w:r>
            <w:r w:rsidRPr="6F784F7B">
              <w:rPr>
                <w:rFonts w:ascii="Consolas" w:hAnsi="Consolas" w:eastAsia="Consolas" w:cs="Consolas"/>
                <w:color w:val="98C379"/>
                <w:sz w:val="21"/>
                <w:szCs w:val="21"/>
              </w:rPr>
              <w:t>'type-3-x'</w:t>
            </w:r>
            <w:r w:rsidRPr="6F784F7B">
              <w:rPr>
                <w:rFonts w:ascii="Consolas" w:hAnsi="Consolas" w:eastAsia="Consolas" w:cs="Consolas"/>
                <w:color w:val="ABB2BF"/>
                <w:sz w:val="21"/>
                <w:szCs w:val="21"/>
              </w:rPr>
              <w:t xml:space="preserve">, </w:t>
            </w:r>
            <w:r w:rsidRPr="6F784F7B">
              <w:rPr>
                <w:rFonts w:ascii="Consolas" w:hAnsi="Consolas" w:eastAsia="Consolas" w:cs="Consolas"/>
                <w:color w:val="98C379"/>
                <w:sz w:val="21"/>
                <w:szCs w:val="21"/>
              </w:rPr>
              <w:t>'type-3-y'</w:t>
            </w:r>
            <w:r w:rsidRPr="6F784F7B">
              <w:rPr>
                <w:rFonts w:ascii="Consolas" w:hAnsi="Consolas" w:eastAsia="Consolas" w:cs="Consolas"/>
                <w:color w:val="ABB2BF"/>
                <w:sz w:val="21"/>
                <w:szCs w:val="21"/>
              </w:rPr>
              <w:t xml:space="preserve">, </w:t>
            </w:r>
            <w:r w:rsidRPr="6F784F7B">
              <w:rPr>
                <w:rFonts w:ascii="Consolas" w:hAnsi="Consolas" w:eastAsia="Consolas" w:cs="Consolas"/>
                <w:color w:val="98C379"/>
                <w:sz w:val="21"/>
                <w:szCs w:val="21"/>
              </w:rPr>
              <w:t>'type-4'</w:t>
            </w:r>
            <w:r w:rsidRPr="6F784F7B">
              <w:rPr>
                <w:rFonts w:ascii="Consolas" w:hAnsi="Consolas" w:eastAsia="Consolas" w:cs="Consolas"/>
                <w:color w:val="ABB2BF"/>
                <w:sz w:val="21"/>
                <w:szCs w:val="21"/>
              </w:rPr>
              <w:t>]</w:t>
            </w:r>
          </w:p>
          <w:p w:rsidR="6F784F7B" w:rsidP="6F784F7B" w:rsidRDefault="6F784F7B" w14:paraId="35F2ADCE" w14:textId="5A9594B6">
            <w:pPr>
              <w:shd w:val="clear" w:color="auto" w:fill="23272E"/>
              <w:spacing w:after="0" w:line="285" w:lineRule="auto"/>
            </w:pPr>
            <w:r w:rsidRPr="6F784F7B">
              <w:rPr>
                <w:rFonts w:ascii="Consolas" w:hAnsi="Consolas" w:eastAsia="Consolas" w:cs="Consolas"/>
                <w:color w:val="E06C75"/>
                <w:sz w:val="21"/>
                <w:szCs w:val="21"/>
              </w:rPr>
              <w:t>fig</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axes</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pylab.</w:t>
            </w:r>
            <w:r w:rsidRPr="6F784F7B">
              <w:rPr>
                <w:rFonts w:ascii="Consolas" w:hAnsi="Consolas" w:eastAsia="Consolas" w:cs="Consolas"/>
                <w:color w:val="61AFEF"/>
                <w:sz w:val="21"/>
                <w:szCs w:val="21"/>
              </w:rPr>
              <w:t>subplots</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3</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2</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figsize</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5</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7</w:t>
            </w:r>
            <w:r w:rsidRPr="6F784F7B">
              <w:rPr>
                <w:rFonts w:ascii="Consolas" w:hAnsi="Consolas" w:eastAsia="Consolas" w:cs="Consolas"/>
                <w:color w:val="ABB2BF"/>
                <w:sz w:val="21"/>
                <w:szCs w:val="21"/>
              </w:rPr>
              <w:t>))</w:t>
            </w:r>
          </w:p>
          <w:p w:rsidR="6F784F7B" w:rsidP="6F784F7B" w:rsidRDefault="6F784F7B" w14:paraId="5F7F1C65" w14:textId="395789FC">
            <w:pPr>
              <w:shd w:val="clear" w:color="auto" w:fill="23272E"/>
              <w:spacing w:after="0" w:line="285" w:lineRule="auto"/>
            </w:pPr>
            <w:r w:rsidRPr="6F784F7B">
              <w:rPr>
                <w:rFonts w:ascii="Consolas" w:hAnsi="Consolas" w:eastAsia="Consolas" w:cs="Consolas"/>
                <w:color w:val="C678DD"/>
                <w:sz w:val="21"/>
                <w:szCs w:val="21"/>
              </w:rPr>
              <w:t>for</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axes</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img</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feat_t</w:t>
            </w:r>
            <w:r w:rsidRPr="6F784F7B">
              <w:rPr>
                <w:rFonts w:ascii="Consolas" w:hAnsi="Consolas" w:eastAsia="Consolas" w:cs="Consolas"/>
                <w:color w:val="ABB2BF"/>
                <w:sz w:val="21"/>
                <w:szCs w:val="21"/>
              </w:rPr>
              <w:t xml:space="preserve"> </w:t>
            </w:r>
            <w:r w:rsidRPr="6F784F7B">
              <w:rPr>
                <w:rFonts w:ascii="Consolas" w:hAnsi="Consolas" w:eastAsia="Consolas" w:cs="Consolas"/>
                <w:color w:val="C678DD"/>
                <w:sz w:val="21"/>
                <w:szCs w:val="21"/>
              </w:rPr>
              <w:t>in</w:t>
            </w:r>
            <w:r w:rsidRPr="6F784F7B">
              <w:rPr>
                <w:rFonts w:ascii="Consolas" w:hAnsi="Consolas" w:eastAsia="Consolas" w:cs="Consolas"/>
                <w:color w:val="ABB2BF"/>
                <w:sz w:val="21"/>
                <w:szCs w:val="21"/>
              </w:rPr>
              <w:t xml:space="preserve"> </w:t>
            </w:r>
            <w:r w:rsidRPr="6F784F7B">
              <w:rPr>
                <w:rFonts w:ascii="Consolas" w:hAnsi="Consolas" w:eastAsia="Consolas" w:cs="Consolas"/>
                <w:color w:val="E5C07B"/>
                <w:sz w:val="21"/>
                <w:szCs w:val="21"/>
              </w:rPr>
              <w:t>zip</w:t>
            </w:r>
            <w:r w:rsidRPr="6F784F7B">
              <w:rPr>
                <w:rFonts w:ascii="Consolas" w:hAnsi="Consolas" w:eastAsia="Consolas" w:cs="Consolas"/>
                <w:color w:val="ABB2BF"/>
                <w:sz w:val="21"/>
                <w:szCs w:val="21"/>
              </w:rPr>
              <w:t>(np.</w:t>
            </w:r>
            <w:r w:rsidRPr="6F784F7B">
              <w:rPr>
                <w:rFonts w:ascii="Consolas" w:hAnsi="Consolas" w:eastAsia="Consolas" w:cs="Consolas"/>
                <w:color w:val="61AFEF"/>
                <w:sz w:val="21"/>
                <w:szCs w:val="21"/>
              </w:rPr>
              <w:t>ravel</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axes</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images</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feature_types</w:t>
            </w:r>
            <w:r w:rsidRPr="6F784F7B">
              <w:rPr>
                <w:rFonts w:ascii="Consolas" w:hAnsi="Consolas" w:eastAsia="Consolas" w:cs="Consolas"/>
                <w:color w:val="ABB2BF"/>
                <w:sz w:val="21"/>
                <w:szCs w:val="21"/>
              </w:rPr>
              <w:t>):</w:t>
            </w:r>
          </w:p>
          <w:p w:rsidR="6F784F7B" w:rsidP="6F784F7B" w:rsidRDefault="6F784F7B" w14:paraId="6BB6FA5D" w14:textId="57BFF98B">
            <w:pPr>
              <w:shd w:val="clear" w:color="auto" w:fill="23272E"/>
              <w:spacing w:after="0" w:line="285" w:lineRule="auto"/>
            </w:pP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coordinates</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_</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haar_like_feature_coord</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img</w:t>
            </w:r>
            <w:r w:rsidRPr="6F784F7B">
              <w:rPr>
                <w:rFonts w:ascii="Consolas" w:hAnsi="Consolas" w:eastAsia="Consolas" w:cs="Consolas"/>
                <w:color w:val="ABB2BF"/>
                <w:sz w:val="21"/>
                <w:szCs w:val="21"/>
              </w:rPr>
              <w:t>.shape[</w:t>
            </w:r>
            <w:r w:rsidRPr="6F784F7B">
              <w:rPr>
                <w:rFonts w:ascii="Consolas" w:hAnsi="Consolas" w:eastAsia="Consolas" w:cs="Consolas"/>
                <w:color w:val="D19A66"/>
                <w:sz w:val="21"/>
                <w:szCs w:val="21"/>
              </w:rPr>
              <w:t>0</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img</w:t>
            </w:r>
            <w:r w:rsidRPr="6F784F7B">
              <w:rPr>
                <w:rFonts w:ascii="Consolas" w:hAnsi="Consolas" w:eastAsia="Consolas" w:cs="Consolas"/>
                <w:color w:val="ABB2BF"/>
                <w:sz w:val="21"/>
                <w:szCs w:val="21"/>
              </w:rPr>
              <w:t>.shape[</w:t>
            </w:r>
            <w:r w:rsidRPr="6F784F7B">
              <w:rPr>
                <w:rFonts w:ascii="Consolas" w:hAnsi="Consolas" w:eastAsia="Consolas" w:cs="Consolas"/>
                <w:color w:val="D19A66"/>
                <w:sz w:val="21"/>
                <w:szCs w:val="21"/>
              </w:rPr>
              <w:t>1</w:t>
            </w:r>
            <w:r w:rsidRPr="6F784F7B">
              <w:rPr>
                <w:rFonts w:ascii="Consolas" w:hAnsi="Consolas" w:eastAsia="Consolas" w:cs="Consolas"/>
                <w:color w:val="ABB2BF"/>
                <w:sz w:val="21"/>
                <w:szCs w:val="21"/>
              </w:rPr>
              <w:t>],</w:t>
            </w:r>
          </w:p>
          <w:p w:rsidR="6F784F7B" w:rsidP="6F784F7B" w:rsidRDefault="6F784F7B" w14:paraId="017EEA53" w14:textId="15A768E0">
            <w:pPr>
              <w:shd w:val="clear" w:color="auto" w:fill="23272E"/>
              <w:spacing w:after="0" w:line="285" w:lineRule="auto"/>
            </w:pPr>
            <w:r w:rsidRPr="6F784F7B">
              <w:rPr>
                <w:rFonts w:ascii="Consolas" w:hAnsi="Consolas" w:eastAsia="Consolas" w:cs="Consolas"/>
                <w:color w:val="E06C75"/>
                <w:sz w:val="21"/>
                <w:szCs w:val="21"/>
              </w:rPr>
              <w:t>feat_t</w:t>
            </w:r>
            <w:r w:rsidRPr="6F784F7B">
              <w:rPr>
                <w:rFonts w:ascii="Consolas" w:hAnsi="Consolas" w:eastAsia="Consolas" w:cs="Consolas"/>
                <w:color w:val="ABB2BF"/>
                <w:sz w:val="21"/>
                <w:szCs w:val="21"/>
              </w:rPr>
              <w:t>)</w:t>
            </w:r>
          </w:p>
          <w:p w:rsidR="6F784F7B" w:rsidP="6F784F7B" w:rsidRDefault="6F784F7B" w14:paraId="6DD2537A" w14:textId="0500F144">
            <w:pPr>
              <w:shd w:val="clear" w:color="auto" w:fill="23272E"/>
              <w:spacing w:after="0" w:line="285" w:lineRule="auto"/>
            </w:pP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haar_feature</w:t>
            </w:r>
            <w:r w:rsidRPr="6F784F7B">
              <w:rPr>
                <w:rFonts w:ascii="Consolas" w:hAnsi="Consolas" w:eastAsia="Consolas" w:cs="Consolas"/>
                <w:color w:val="ABB2BF"/>
                <w:sz w:val="21"/>
                <w:szCs w:val="21"/>
              </w:rPr>
              <w:t xml:space="preserve"> </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 xml:space="preserve"> </w:t>
            </w:r>
            <w:r w:rsidRPr="6F784F7B">
              <w:rPr>
                <w:rFonts w:ascii="Consolas" w:hAnsi="Consolas" w:eastAsia="Consolas" w:cs="Consolas"/>
                <w:color w:val="61AFEF"/>
                <w:sz w:val="21"/>
                <w:szCs w:val="21"/>
              </w:rPr>
              <w:t>draw_haar_like_feature</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img</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0</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0</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img</w:t>
            </w:r>
            <w:r w:rsidRPr="6F784F7B">
              <w:rPr>
                <w:rFonts w:ascii="Consolas" w:hAnsi="Consolas" w:eastAsia="Consolas" w:cs="Consolas"/>
                <w:color w:val="ABB2BF"/>
                <w:sz w:val="21"/>
                <w:szCs w:val="21"/>
              </w:rPr>
              <w:t>.shape[</w:t>
            </w:r>
            <w:r w:rsidRPr="6F784F7B">
              <w:rPr>
                <w:rFonts w:ascii="Consolas" w:hAnsi="Consolas" w:eastAsia="Consolas" w:cs="Consolas"/>
                <w:color w:val="D19A66"/>
                <w:sz w:val="21"/>
                <w:szCs w:val="21"/>
              </w:rPr>
              <w:t>0</w:t>
            </w:r>
            <w:r w:rsidRPr="6F784F7B">
              <w:rPr>
                <w:rFonts w:ascii="Consolas" w:hAnsi="Consolas" w:eastAsia="Consolas" w:cs="Consolas"/>
                <w:color w:val="ABB2BF"/>
                <w:sz w:val="21"/>
                <w:szCs w:val="21"/>
              </w:rPr>
              <w:t>],</w:t>
            </w:r>
          </w:p>
          <w:p w:rsidR="6F784F7B" w:rsidP="6F784F7B" w:rsidRDefault="6F784F7B" w14:paraId="0AFE9A36" w14:textId="7D69CBEB">
            <w:pPr>
              <w:shd w:val="clear" w:color="auto" w:fill="23272E"/>
              <w:spacing w:after="0" w:line="285" w:lineRule="auto"/>
            </w:pPr>
            <w:r w:rsidRPr="6F784F7B">
              <w:rPr>
                <w:rFonts w:ascii="Consolas" w:hAnsi="Consolas" w:eastAsia="Consolas" w:cs="Consolas"/>
                <w:color w:val="E06C75"/>
                <w:sz w:val="21"/>
                <w:szCs w:val="21"/>
              </w:rPr>
              <w:t>img</w:t>
            </w:r>
            <w:r w:rsidRPr="6F784F7B">
              <w:rPr>
                <w:rFonts w:ascii="Consolas" w:hAnsi="Consolas" w:eastAsia="Consolas" w:cs="Consolas"/>
                <w:color w:val="ABB2BF"/>
                <w:sz w:val="21"/>
                <w:szCs w:val="21"/>
              </w:rPr>
              <w:t>.shape[</w:t>
            </w:r>
            <w:r w:rsidRPr="6F784F7B">
              <w:rPr>
                <w:rFonts w:ascii="Consolas" w:hAnsi="Consolas" w:eastAsia="Consolas" w:cs="Consolas"/>
                <w:color w:val="D19A66"/>
                <w:sz w:val="21"/>
                <w:szCs w:val="21"/>
              </w:rPr>
              <w:t>1</w:t>
            </w:r>
            <w:r w:rsidRPr="6F784F7B">
              <w:rPr>
                <w:rFonts w:ascii="Consolas" w:hAnsi="Consolas" w:eastAsia="Consolas" w:cs="Consolas"/>
                <w:color w:val="ABB2BF"/>
                <w:sz w:val="21"/>
                <w:szCs w:val="21"/>
              </w:rPr>
              <w:t>],</w:t>
            </w:r>
          </w:p>
          <w:p w:rsidR="6F784F7B" w:rsidP="6F784F7B" w:rsidRDefault="6F784F7B" w14:paraId="33C648E8" w14:textId="511D44AA">
            <w:pPr>
              <w:shd w:val="clear" w:color="auto" w:fill="23272E"/>
              <w:spacing w:after="0" w:line="285" w:lineRule="auto"/>
            </w:pP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coordinates</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max_n_features</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1</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random_state</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0</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color_positive_block</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1.0</w:t>
            </w:r>
            <w:r w:rsidRPr="6F784F7B">
              <w:rPr>
                <w:rFonts w:ascii="Consolas" w:hAnsi="Consolas" w:eastAsia="Consolas" w:cs="Consolas"/>
                <w:color w:val="ABB2BF"/>
                <w:sz w:val="21"/>
                <w:szCs w:val="21"/>
              </w:rPr>
              <w:t>,</w:t>
            </w:r>
          </w:p>
          <w:p w:rsidR="6F784F7B" w:rsidP="6F784F7B" w:rsidRDefault="6F784F7B" w14:paraId="34A48580" w14:textId="1D21A94D">
            <w:pPr>
              <w:shd w:val="clear" w:color="auto" w:fill="23272E"/>
              <w:spacing w:after="0" w:line="285" w:lineRule="auto"/>
            </w:pPr>
            <w:r w:rsidRPr="6F784F7B">
              <w:rPr>
                <w:rFonts w:ascii="Consolas" w:hAnsi="Consolas" w:eastAsia="Consolas" w:cs="Consolas"/>
                <w:color w:val="D19A66"/>
                <w:sz w:val="21"/>
                <w:szCs w:val="21"/>
              </w:rPr>
              <w:t>0.0</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0.0</w:t>
            </w:r>
            <w:r w:rsidRPr="6F784F7B">
              <w:rPr>
                <w:rFonts w:ascii="Consolas" w:hAnsi="Consolas" w:eastAsia="Consolas" w:cs="Consolas"/>
                <w:color w:val="ABB2BF"/>
                <w:sz w:val="21"/>
                <w:szCs w:val="21"/>
              </w:rPr>
              <w:t>),</w:t>
            </w:r>
          </w:p>
          <w:p w:rsidR="6F784F7B" w:rsidP="6F784F7B" w:rsidRDefault="6F784F7B" w14:paraId="307A9390" w14:textId="6B980AD2">
            <w:pPr>
              <w:shd w:val="clear" w:color="auto" w:fill="23272E"/>
              <w:spacing w:after="0" w:line="285" w:lineRule="auto"/>
            </w:pP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color_negative_block</w:t>
            </w:r>
            <w:r w:rsidRPr="6F784F7B">
              <w:rPr>
                <w:rFonts w:ascii="Consolas" w:hAnsi="Consolas" w:eastAsia="Consolas" w:cs="Consolas"/>
                <w:color w:val="56B6C2"/>
                <w:sz w:val="21"/>
                <w:szCs w:val="21"/>
              </w:rPr>
              <w:t>=</w:t>
            </w:r>
            <w:r w:rsidRPr="6F784F7B">
              <w:rPr>
                <w:rFonts w:ascii="Consolas" w:hAnsi="Consolas" w:eastAsia="Consolas" w:cs="Consolas"/>
                <w:color w:val="ABB2BF"/>
                <w:sz w:val="21"/>
                <w:szCs w:val="21"/>
              </w:rPr>
              <w:t>(</w:t>
            </w:r>
            <w:r w:rsidRPr="6F784F7B">
              <w:rPr>
                <w:rFonts w:ascii="Consolas" w:hAnsi="Consolas" w:eastAsia="Consolas" w:cs="Consolas"/>
                <w:color w:val="D19A66"/>
                <w:sz w:val="21"/>
                <w:szCs w:val="21"/>
              </w:rPr>
              <w:t>0.0</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0.0</w:t>
            </w:r>
            <w:r w:rsidRPr="6F784F7B">
              <w:rPr>
                <w:rFonts w:ascii="Consolas" w:hAnsi="Consolas" w:eastAsia="Consolas" w:cs="Consolas"/>
                <w:color w:val="ABB2BF"/>
                <w:sz w:val="21"/>
                <w:szCs w:val="21"/>
              </w:rPr>
              <w:t xml:space="preserve">, </w:t>
            </w:r>
            <w:r w:rsidRPr="6F784F7B">
              <w:rPr>
                <w:rFonts w:ascii="Consolas" w:hAnsi="Consolas" w:eastAsia="Consolas" w:cs="Consolas"/>
                <w:color w:val="D19A66"/>
                <w:sz w:val="21"/>
                <w:szCs w:val="21"/>
              </w:rPr>
              <w:t>1.0</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alpha</w:t>
            </w:r>
            <w:r w:rsidRPr="6F784F7B">
              <w:rPr>
                <w:rFonts w:ascii="Consolas" w:hAnsi="Consolas" w:eastAsia="Consolas" w:cs="Consolas"/>
                <w:color w:val="56B6C2"/>
                <w:sz w:val="21"/>
                <w:szCs w:val="21"/>
              </w:rPr>
              <w:t>=</w:t>
            </w:r>
            <w:r w:rsidRPr="6F784F7B">
              <w:rPr>
                <w:rFonts w:ascii="Consolas" w:hAnsi="Consolas" w:eastAsia="Consolas" w:cs="Consolas"/>
                <w:color w:val="D19A66"/>
                <w:sz w:val="21"/>
                <w:szCs w:val="21"/>
              </w:rPr>
              <w:t>0.8</w:t>
            </w:r>
            <w:r w:rsidRPr="6F784F7B">
              <w:rPr>
                <w:rFonts w:ascii="Consolas" w:hAnsi="Consolas" w:eastAsia="Consolas" w:cs="Consolas"/>
                <w:color w:val="ABB2BF"/>
                <w:sz w:val="21"/>
                <w:szCs w:val="21"/>
              </w:rPr>
              <w:t>)</w:t>
            </w:r>
          </w:p>
          <w:p w:rsidR="6F784F7B" w:rsidP="6F784F7B" w:rsidRDefault="6F784F7B" w14:paraId="101ACABB" w14:textId="4F0A8DB0">
            <w:pPr>
              <w:shd w:val="clear" w:color="auto" w:fill="23272E"/>
              <w:spacing w:after="0" w:line="285" w:lineRule="auto"/>
            </w:pP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axes</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imshow</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haar_feature</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axes</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set_title</w:t>
            </w:r>
            <w:r w:rsidRPr="6F784F7B">
              <w:rPr>
                <w:rFonts w:ascii="Consolas" w:hAnsi="Consolas" w:eastAsia="Consolas" w:cs="Consolas"/>
                <w:color w:val="ABB2BF"/>
                <w:sz w:val="21"/>
                <w:szCs w:val="21"/>
              </w:rPr>
              <w:t>(</w:t>
            </w:r>
            <w:r w:rsidRPr="6F784F7B">
              <w:rPr>
                <w:rFonts w:ascii="Consolas" w:hAnsi="Consolas" w:eastAsia="Consolas" w:cs="Consolas"/>
                <w:color w:val="E06C75"/>
                <w:sz w:val="21"/>
                <w:szCs w:val="21"/>
              </w:rPr>
              <w:t>feat_t</w:t>
            </w:r>
            <w:r w:rsidRPr="6F784F7B">
              <w:rPr>
                <w:rFonts w:ascii="Consolas" w:hAnsi="Consolas" w:eastAsia="Consolas" w:cs="Consolas"/>
                <w:color w:val="ABB2BF"/>
                <w:sz w:val="21"/>
                <w:szCs w:val="21"/>
              </w:rPr>
              <w:t xml:space="preserve">), </w:t>
            </w:r>
            <w:r w:rsidRPr="6F784F7B">
              <w:rPr>
                <w:rFonts w:ascii="Consolas" w:hAnsi="Consolas" w:eastAsia="Consolas" w:cs="Consolas"/>
                <w:color w:val="E06C75"/>
                <w:sz w:val="21"/>
                <w:szCs w:val="21"/>
              </w:rPr>
              <w:t>axes</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set_axis_off</w:t>
            </w:r>
            <w:r w:rsidRPr="6F784F7B">
              <w:rPr>
                <w:rFonts w:ascii="Consolas" w:hAnsi="Consolas" w:eastAsia="Consolas" w:cs="Consolas"/>
                <w:color w:val="ABB2BF"/>
                <w:sz w:val="21"/>
                <w:szCs w:val="21"/>
              </w:rPr>
              <w:t>()</w:t>
            </w:r>
          </w:p>
          <w:p w:rsidR="6F784F7B" w:rsidP="6F784F7B" w:rsidRDefault="6F784F7B" w14:paraId="7E8E262D" w14:textId="526D2AAB">
            <w:pPr>
              <w:shd w:val="clear" w:color="auto" w:fill="23272E"/>
              <w:spacing w:after="0" w:line="285" w:lineRule="auto"/>
            </w:pPr>
            <w:r w:rsidRPr="6F784F7B">
              <w:rPr>
                <w:rFonts w:ascii="Consolas" w:hAnsi="Consolas" w:eastAsia="Consolas" w:cs="Consolas"/>
                <w:color w:val="E06C75"/>
                <w:sz w:val="21"/>
                <w:szCs w:val="21"/>
              </w:rPr>
              <w:t>fig</w:t>
            </w:r>
            <w:r w:rsidRPr="6F784F7B">
              <w:rPr>
                <w:rFonts w:ascii="Consolas" w:hAnsi="Consolas" w:eastAsia="Consolas" w:cs="Consolas"/>
                <w:color w:val="ABB2BF"/>
                <w:sz w:val="21"/>
                <w:szCs w:val="21"/>
              </w:rPr>
              <w:t>.</w:t>
            </w:r>
            <w:r w:rsidRPr="6F784F7B">
              <w:rPr>
                <w:rFonts w:ascii="Consolas" w:hAnsi="Consolas" w:eastAsia="Consolas" w:cs="Consolas"/>
                <w:color w:val="61AFEF"/>
                <w:sz w:val="21"/>
                <w:szCs w:val="21"/>
              </w:rPr>
              <w:t>suptitle</w:t>
            </w:r>
            <w:r w:rsidRPr="6F784F7B">
              <w:rPr>
                <w:rFonts w:ascii="Consolas" w:hAnsi="Consolas" w:eastAsia="Consolas" w:cs="Consolas"/>
                <w:color w:val="ABB2BF"/>
                <w:sz w:val="21"/>
                <w:szCs w:val="21"/>
              </w:rPr>
              <w:t>(</w:t>
            </w:r>
            <w:r w:rsidRPr="6F784F7B">
              <w:rPr>
                <w:rFonts w:ascii="Consolas" w:hAnsi="Consolas" w:eastAsia="Consolas" w:cs="Consolas"/>
                <w:color w:val="98C379"/>
                <w:sz w:val="21"/>
                <w:szCs w:val="21"/>
              </w:rPr>
              <w:t>'Different Haar-like feature descriptors'</w:t>
            </w:r>
            <w:r w:rsidRPr="6F784F7B">
              <w:rPr>
                <w:rFonts w:ascii="Consolas" w:hAnsi="Consolas" w:eastAsia="Consolas" w:cs="Consolas"/>
                <w:color w:val="ABB2BF"/>
                <w:sz w:val="21"/>
                <w:szCs w:val="21"/>
              </w:rPr>
              <w:t>)</w:t>
            </w:r>
          </w:p>
          <w:p w:rsidR="6F784F7B" w:rsidP="6F784F7B" w:rsidRDefault="6F784F7B" w14:paraId="5DDE403F" w14:textId="3EDA0326">
            <w:pPr>
              <w:shd w:val="clear" w:color="auto" w:fill="23272E"/>
              <w:spacing w:after="0" w:line="285" w:lineRule="auto"/>
            </w:pPr>
            <w:r w:rsidRPr="6F784F7B">
              <w:rPr>
                <w:rFonts w:ascii="Consolas" w:hAnsi="Consolas" w:eastAsia="Consolas" w:cs="Consolas"/>
                <w:color w:val="ABB2BF"/>
                <w:sz w:val="21"/>
                <w:szCs w:val="21"/>
              </w:rPr>
              <w:t>pylab.</w:t>
            </w:r>
            <w:r w:rsidRPr="6F784F7B">
              <w:rPr>
                <w:rFonts w:ascii="Consolas" w:hAnsi="Consolas" w:eastAsia="Consolas" w:cs="Consolas"/>
                <w:color w:val="61AFEF"/>
                <w:sz w:val="21"/>
                <w:szCs w:val="21"/>
              </w:rPr>
              <w:t>axis</w:t>
            </w:r>
            <w:r w:rsidRPr="6F784F7B">
              <w:rPr>
                <w:rFonts w:ascii="Consolas" w:hAnsi="Consolas" w:eastAsia="Consolas" w:cs="Consolas"/>
                <w:color w:val="ABB2BF"/>
                <w:sz w:val="21"/>
                <w:szCs w:val="21"/>
              </w:rPr>
              <w:t>(</w:t>
            </w:r>
            <w:r w:rsidRPr="6F784F7B">
              <w:rPr>
                <w:rFonts w:ascii="Consolas" w:hAnsi="Consolas" w:eastAsia="Consolas" w:cs="Consolas"/>
                <w:color w:val="98C379"/>
                <w:sz w:val="21"/>
                <w:szCs w:val="21"/>
              </w:rPr>
              <w:t>'off'</w:t>
            </w:r>
            <w:r w:rsidRPr="6F784F7B">
              <w:rPr>
                <w:rFonts w:ascii="Consolas" w:hAnsi="Consolas" w:eastAsia="Consolas" w:cs="Consolas"/>
                <w:color w:val="ABB2BF"/>
                <w:sz w:val="21"/>
                <w:szCs w:val="21"/>
              </w:rPr>
              <w:t>), pylab.</w:t>
            </w:r>
            <w:r w:rsidRPr="6F784F7B">
              <w:rPr>
                <w:rFonts w:ascii="Consolas" w:hAnsi="Consolas" w:eastAsia="Consolas" w:cs="Consolas"/>
                <w:color w:val="61AFEF"/>
                <w:sz w:val="21"/>
                <w:szCs w:val="21"/>
              </w:rPr>
              <w:t>tight_layout</w:t>
            </w:r>
            <w:r w:rsidRPr="6F784F7B">
              <w:rPr>
                <w:rFonts w:ascii="Consolas" w:hAnsi="Consolas" w:eastAsia="Consolas" w:cs="Consolas"/>
                <w:color w:val="ABB2BF"/>
                <w:sz w:val="21"/>
                <w:szCs w:val="21"/>
              </w:rPr>
              <w:t>(), pylab.</w:t>
            </w:r>
            <w:r w:rsidRPr="6F784F7B">
              <w:rPr>
                <w:rFonts w:ascii="Consolas" w:hAnsi="Consolas" w:eastAsia="Consolas" w:cs="Consolas"/>
                <w:color w:val="61AFEF"/>
                <w:sz w:val="21"/>
                <w:szCs w:val="21"/>
              </w:rPr>
              <w:t>show</w:t>
            </w:r>
            <w:r w:rsidRPr="6F784F7B">
              <w:rPr>
                <w:rFonts w:ascii="Consolas" w:hAnsi="Consolas" w:eastAsia="Consolas" w:cs="Consolas"/>
                <w:color w:val="ABB2BF"/>
                <w:sz w:val="21"/>
                <w:szCs w:val="21"/>
              </w:rPr>
              <w:t>()</w:t>
            </w:r>
          </w:p>
        </w:tc>
      </w:tr>
    </w:tbl>
    <w:p w:rsidR="6F784F7B" w:rsidP="6F784F7B" w:rsidRDefault="6F784F7B" w14:paraId="079C3AB0" w14:textId="138086C8">
      <w:pPr>
        <w:spacing w:before="240" w:after="240"/>
        <w:jc w:val="both"/>
        <w:rPr>
          <w:rFonts w:ascii="Times New Roman" w:hAnsi="Times New Roman" w:eastAsia="Times New Roman" w:cs="Times New Roman"/>
        </w:rPr>
      </w:pPr>
    </w:p>
    <w:p w:rsidR="6F784F7B" w:rsidRDefault="6F784F7B" w14:paraId="0F88C037" w14:textId="6821EEA0">
      <w:r>
        <w:br w:type="page"/>
      </w:r>
    </w:p>
    <w:p w:rsidR="6F784F7B" w:rsidP="6F784F7B" w:rsidRDefault="635A44DD" w14:paraId="7F35D3D8" w14:textId="0387A2F3">
      <w:pPr>
        <w:pStyle w:val="Heading2"/>
        <w:spacing w:before="240" w:after="240"/>
        <w:jc w:val="both"/>
        <w:rPr>
          <w:rFonts w:ascii="Times New Roman" w:hAnsi="Times New Roman" w:eastAsia="Times New Roman" w:cs="Times New Roman"/>
          <w:b/>
          <w:bCs/>
          <w:color w:val="auto"/>
          <w:sz w:val="24"/>
          <w:szCs w:val="24"/>
        </w:rPr>
      </w:pPr>
      <w:bookmarkStart w:name="_Toc213102711" w:id="101"/>
      <w:r w:rsidRPr="635A44DD">
        <w:rPr>
          <w:rFonts w:ascii="Times New Roman" w:hAnsi="Times New Roman" w:eastAsia="Times New Roman" w:cs="Times New Roman"/>
          <w:b/>
          <w:bCs/>
          <w:color w:val="auto"/>
          <w:sz w:val="24"/>
          <w:szCs w:val="24"/>
        </w:rPr>
        <w:t>7.3. Matching Applications and Techniques</w:t>
      </w:r>
      <w:bookmarkEnd w:id="101"/>
    </w:p>
    <w:p w:rsidR="635A44DD" w:rsidP="635A44DD" w:rsidRDefault="635A44DD" w14:paraId="27FA61BD" w14:textId="18CBB1F5">
      <w:pPr>
        <w:spacing w:before="240" w:after="240"/>
        <w:ind w:firstLine="720"/>
        <w:jc w:val="both"/>
        <w:rPr>
          <w:rFonts w:ascii="Times New Roman" w:hAnsi="Times New Roman" w:eastAsia="Times New Roman" w:cs="Times New Roman"/>
        </w:rPr>
      </w:pPr>
      <w:r w:rsidRPr="635A44DD">
        <w:rPr>
          <w:rFonts w:ascii="Times New Roman" w:hAnsi="Times New Roman" w:eastAsia="Times New Roman" w:cs="Times New Roman"/>
        </w:rPr>
        <w:t>Fokus pada aplikasi praktis, seperti mencocokkan gambar menggunakan algoritma RANSAC untuk estimasi transformasi, atau brute-force/FLANN matching dengan deskriptor seperti BRIEF, ORB, dan SIFT. Juga termasuk deteksi wajah dengan classifier Haar-cascade (Viola-Jones) menggunakan OpenCV. Bagian ini menunjukkan bagaimana fitur digunakan untuk tugas nyata seperti pencocokan gambar yang terdistorsi atau deteksi objek</w:t>
      </w:r>
    </w:p>
    <w:p w:rsidR="6F784F7B" w:rsidP="6F784F7B" w:rsidRDefault="6F784F7B" w14:paraId="6C67FE0B" w14:textId="6AE4E844">
      <w:pPr>
        <w:pStyle w:val="Heading3"/>
        <w:spacing w:before="240" w:after="240"/>
      </w:pPr>
      <w:bookmarkStart w:name="_Toc213102712" w:id="102"/>
      <w:r>
        <w:t xml:space="preserve">7.3.1. </w:t>
      </w:r>
      <w:r w:rsidRPr="6F784F7B">
        <w:t>An application – image matching</w:t>
      </w:r>
      <w:bookmarkEnd w:id="102"/>
    </w:p>
    <w:p w:rsidR="6F784F7B" w:rsidP="6F784F7B" w:rsidRDefault="6F784F7B" w14:paraId="3146DC5F" w14:textId="3FD38EBA">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Sub-bab ini membahas aplikasi deteksi interest points untuk matching gambar. Langkah umum meliputi menghitung interest points (misalnya Harris Corners), menghitung descriptor lokal di sekitar points, dan matching descriptor (misalnya dengan Euclidean distance). Contoh menggunakan RANSAC untuk matching gambar dengan transformasi affine (seperti perubahan skala, rotasi, translasi). Kode menunjukkan cara ekstrak corner, cari correspondences menggunakan weighted sum of squared differences (SSD), estimasi model affine, dan visualisasi inliers (korespondensi benar) dengan garis biru serta outliers (salah) dengan garis merah. Contoh gambar menggunakan temple.jpg dan versinya yang diwarp, dengan output menunjukkan parameter transformasi yang diestimasi dekat dengan nilai sebenarnya.</w:t>
      </w:r>
    </w:p>
    <w:p w:rsidR="6F784F7B" w:rsidP="6F784F7B" w:rsidRDefault="6F784F7B" w14:paraId="181D4F78" w14:textId="1A77E20F">
      <w:pPr>
        <w:pStyle w:val="Heading3"/>
      </w:pPr>
      <w:bookmarkStart w:name="_Toc213102713" w:id="103"/>
      <w:r>
        <w:t xml:space="preserve">7.3.2. </w:t>
      </w:r>
      <w:r w:rsidRPr="6F784F7B">
        <w:t>Application – matching images with BRIEF, SIFT, and ORB</w:t>
      </w:r>
      <w:bookmarkEnd w:id="103"/>
    </w:p>
    <w:p w:rsidR="6F784F7B" w:rsidP="6F784F7B" w:rsidRDefault="6F784F7B" w14:paraId="303B01FA" w14:textId="34BD00AD">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Sub-bab ini membahas aplikasi matching gambar menggunakan descriptor BRIEF (Binary Robust Independent Elementary Features), SIFT, dan ORB (Oriented FAST and Rotated BRIEF). BRIEF adalah descriptor binary cepat yang robust terhadap noise, tapi tidak invariabel terhadap rotasi. SIFT dan ORB digunakan untuk matching gambar dengan perubahan skala, rotasi, dan iluminasi. Pendekatan umum: deteksi keypoint, hitung descriptor, dan matching dengan method seperti brute-force atau FLANN. Contoh menunjukkan bagaimana descriptor ini lebih baik daripada Harris Corner sederhana untuk gambar yang terdistorsi, dengan fokus pada robustness terhadap variasi pose dan scale. Bagian ini menghubungkan ke sub-bab matching spesifik dengan library scikit-image dan OpenCV.</w:t>
      </w:r>
    </w:p>
    <w:p w:rsidR="6F784F7B" w:rsidP="6F784F7B" w:rsidRDefault="6F784F7B" w14:paraId="42828EDE" w14:textId="0EE1E4E5">
      <w:pPr>
        <w:pStyle w:val="Heading3"/>
      </w:pPr>
      <w:bookmarkStart w:name="_Toc213102714" w:id="104"/>
      <w:r>
        <w:t xml:space="preserve">7.3.3. </w:t>
      </w:r>
      <w:r w:rsidRPr="6F784F7B">
        <w:t>Matching with ORB feature detector and binary descriptor using scikit-image</w:t>
      </w:r>
      <w:bookmarkEnd w:id="104"/>
    </w:p>
    <w:p w:rsidR="6F784F7B" w:rsidP="635A44DD" w:rsidRDefault="635A44DD" w14:paraId="4E696FB6" w14:textId="6C024DCB">
      <w:pPr>
        <w:spacing w:before="240" w:after="240"/>
        <w:ind w:firstLine="720"/>
        <w:rPr>
          <w:rFonts w:ascii="Times New Roman" w:hAnsi="Times New Roman" w:eastAsia="Times New Roman" w:cs="Times New Roman"/>
        </w:rPr>
      </w:pPr>
      <w:r w:rsidRPr="635A44DD">
        <w:rPr>
          <w:rFonts w:ascii="Times New Roman" w:hAnsi="Times New Roman" w:eastAsia="Times New Roman" w:cs="Times New Roman"/>
        </w:rPr>
        <w:t>Sub-bab ini menjelaskan matching menggunakan ORB dengan scikit-image. ORB adalah kombinasi FAST keypoint detector dan BRIEF descriptor yang dimodifikasi untuk invariabel terhadap rotasi. Kode menggunakan skimage.feature.orb() untuk deteksi keypoint dan descriptor, kemudian matching dengan brute-force menggunakan Hamming distance (karena binary descriptor). Contoh menggunakan gambar yang sama atau berbeda untuk menunjukkan matching, dengan visualisasi garis korespondensi. Hasil menunjukkan ORB cepat dan efisien untuk aplikasi real-time, meskipun kurang akurat daripada SIFT untuk perubahan besar.</w:t>
      </w:r>
    </w:p>
    <w:p w:rsidR="6F784F7B" w:rsidP="6F784F7B" w:rsidRDefault="6F784F7B" w14:paraId="425FB058" w14:textId="145F70F0">
      <w:pPr>
        <w:pStyle w:val="Heading3"/>
      </w:pPr>
      <w:bookmarkStart w:name="_Toc213102715" w:id="105"/>
      <w:r>
        <w:t xml:space="preserve">7.3.4. </w:t>
      </w:r>
      <w:r w:rsidRPr="6F784F7B">
        <w:t>Matching with ORB features using brute-force matching with OpenCV</w:t>
      </w:r>
      <w:bookmarkEnd w:id="105"/>
    </w:p>
    <w:p w:rsidR="6F784F7B" w:rsidP="6F784F7B" w:rsidRDefault="6F784F7B" w14:paraId="1BD80215" w14:textId="1F67AB97">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Sub-bab ini fokus pada matching ORB menggunakan OpenCV dengan brute-force matcher. Kode membuat ORB object dengan cv2.ORB_create(), deteksi keypoint dan descriptor dengan orbdetectAndCompute(), cv2.BFMatcher(cv2.NORM_HAMMING, crossCheck=True). Matching dilakukan dengan membandingkan descriptor dari dua gambar, dan filter dengan ratio test untuk good matches. Contoh visualisasi menggunakan cv2.drawMatches() untuk garis korespondensi. Bagian ini menekankan kecepatan ORB dan kegunaannya untuk matching gambar dengan transformasi kecil, seperti dalam SLAM atau augmented reality.</w:t>
      </w:r>
    </w:p>
    <w:p w:rsidR="6F784F7B" w:rsidP="6F784F7B" w:rsidRDefault="6F784F7B" w14:paraId="29802176" w14:textId="513EFD66">
      <w:pPr>
        <w:pStyle w:val="Heading3"/>
      </w:pPr>
      <w:bookmarkStart w:name="_Toc213102716" w:id="106"/>
      <w:r>
        <w:t xml:space="preserve">7.3.5. </w:t>
      </w:r>
      <w:r w:rsidRPr="6F784F7B">
        <w:t>Matching with SIFT features using FLANN</w:t>
      </w:r>
      <w:bookmarkEnd w:id="106"/>
    </w:p>
    <w:p w:rsidR="6F784F7B" w:rsidP="6F784F7B" w:rsidRDefault="6F784F7B" w14:paraId="4B22BE1D" w14:textId="20A3B9CD">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Sub-bab ini membahas matching SIFT menggunakan FLANN (Fast Library for Approximate Nearest Neighbors) di OpenCV untuk efisiensi. SIFT deteksi keypoint dan descriptor dengan cv2.SIFT_create(), kemudian matching dengan FLANN matcher (index_params dan search_params). Kode menggunakan k=2 nearest neighbors dan ratio test (Lowe's ratio) untuk filter matches. Contoh menggunakan dua gambar Mona Lisa atau gambar dengan rotasi/skala berbeda, dengan visualisasi matches. FLANN lebih cepat daripada brute-force untuk dataset besar, dan SIFT robust terhadap perubahan scale, rotasi, dan iluminasi, meskipun lebih lambat dari ORB.</w:t>
      </w:r>
    </w:p>
    <w:p w:rsidR="6F784F7B" w:rsidP="6F784F7B" w:rsidRDefault="6F784F7B" w14:paraId="44CAC29C" w14:textId="2EB31566">
      <w:pPr>
        <w:pStyle w:val="Heading3"/>
      </w:pPr>
      <w:bookmarkStart w:name="_Toc213102717" w:id="107"/>
      <w:r>
        <w:t xml:space="preserve">7.3.6. </w:t>
      </w:r>
      <w:r w:rsidRPr="6F784F7B">
        <w:t>Application – face detection with Haar-like features</w:t>
      </w:r>
      <w:bookmarkEnd w:id="107"/>
    </w:p>
    <w:p w:rsidR="6F784F7B" w:rsidP="6F784F7B" w:rsidRDefault="635A44DD" w14:paraId="55959D4F" w14:textId="2ECD16BC">
      <w:pPr>
        <w:spacing w:before="240" w:after="240"/>
        <w:ind w:firstLine="720"/>
        <w:jc w:val="both"/>
        <w:rPr>
          <w:rFonts w:ascii="Times New Roman" w:hAnsi="Times New Roman" w:eastAsia="Times New Roman" w:cs="Times New Roman"/>
        </w:rPr>
      </w:pPr>
      <w:r w:rsidRPr="635A44DD">
        <w:rPr>
          <w:rFonts w:ascii="Times New Roman" w:hAnsi="Times New Roman" w:eastAsia="Times New Roman" w:cs="Times New Roman"/>
        </w:rPr>
        <w:t>Sub-bab ini membahas aplikasi deteksi wajah menggunakan Haar-like features. Haar-like adalah fitur sederhana seperti edge, line, dan rectangle untuk deteksi objek. Kode menggunakan cv2.CascadeClassifier dengan pre-trained model (haarcascade_frontalface_default.xml) untuk deteksi wajah. Contoh kode: load classifier, deteksi dengan detectMultiScale(), dan gambar kotak di sekitar wajah. Bagian ini menjelaskan Viola-Jones algorithm dengan AdaBoost untuk training cascade classifier. Contoh menggunakan gambar grup orang, dengan output kotak biru di wajah. Robust untuk deteksi cepat, tapi sensitif terhadap orientasi dan iluminasi. Juga dibahas implementasi sederhana dengan scikit-image untuk compute Haar-like features.</w:t>
      </w:r>
    </w:p>
    <w:p w:rsidR="6F784F7B" w:rsidRDefault="6F784F7B" w14:paraId="72EE874A" w14:textId="609CF2FE">
      <w:r>
        <w:br w:type="page"/>
      </w:r>
    </w:p>
    <w:p w:rsidR="6F784F7B" w:rsidP="6F784F7B" w:rsidRDefault="6F784F7B" w14:paraId="6A25D1EF" w14:textId="2FDFA9AD">
      <w:pPr>
        <w:pStyle w:val="Heading2"/>
        <w:spacing w:before="240" w:after="240"/>
        <w:jc w:val="both"/>
        <w:rPr>
          <w:rFonts w:ascii="Times New Roman" w:hAnsi="Times New Roman" w:eastAsia="Times New Roman" w:cs="Times New Roman"/>
          <w:b/>
          <w:bCs/>
          <w:color w:val="auto"/>
          <w:sz w:val="24"/>
          <w:szCs w:val="24"/>
        </w:rPr>
      </w:pPr>
      <w:bookmarkStart w:name="_Toc213102718" w:id="108"/>
      <w:r w:rsidRPr="6F784F7B">
        <w:rPr>
          <w:rFonts w:ascii="Times New Roman" w:hAnsi="Times New Roman" w:eastAsia="Times New Roman" w:cs="Times New Roman"/>
          <w:b/>
          <w:bCs/>
          <w:color w:val="auto"/>
          <w:sz w:val="24"/>
          <w:szCs w:val="24"/>
        </w:rPr>
        <w:t>7.4. Conclusion</w:t>
      </w:r>
      <w:bookmarkEnd w:id="108"/>
    </w:p>
    <w:p w:rsidR="6F784F7B" w:rsidP="6F784F7B" w:rsidRDefault="6F784F7B" w14:paraId="062A8A57" w14:textId="6B32E689">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 xml:space="preserve">Bab 7 dari buku </w:t>
      </w:r>
      <w:r w:rsidRPr="6F784F7B">
        <w:rPr>
          <w:rFonts w:ascii="Times New Roman" w:hAnsi="Times New Roman" w:eastAsia="Times New Roman" w:cs="Times New Roman"/>
          <w:b/>
          <w:bCs/>
        </w:rPr>
        <w:t>"Hands-On Image Processing with Python"</w:t>
      </w:r>
      <w:r w:rsidRPr="6F784F7B">
        <w:rPr>
          <w:rFonts w:ascii="Times New Roman" w:hAnsi="Times New Roman" w:eastAsia="Times New Roman" w:cs="Times New Roman"/>
        </w:rPr>
        <w:t xml:space="preserve"> memperkenalkan konsep </w:t>
      </w:r>
      <w:r w:rsidRPr="6F784F7B">
        <w:rPr>
          <w:rFonts w:ascii="Times New Roman" w:hAnsi="Times New Roman" w:eastAsia="Times New Roman" w:cs="Times New Roman"/>
          <w:b/>
          <w:bCs/>
        </w:rPr>
        <w:t>feature detectors</w:t>
      </w:r>
      <w:r w:rsidRPr="6F784F7B">
        <w:rPr>
          <w:rFonts w:ascii="Times New Roman" w:hAnsi="Times New Roman" w:eastAsia="Times New Roman" w:cs="Times New Roman"/>
        </w:rPr>
        <w:t xml:space="preserve"> dan </w:t>
      </w:r>
      <w:r w:rsidRPr="6F784F7B">
        <w:rPr>
          <w:rFonts w:ascii="Times New Roman" w:hAnsi="Times New Roman" w:eastAsia="Times New Roman" w:cs="Times New Roman"/>
          <w:b/>
          <w:bCs/>
        </w:rPr>
        <w:t>descriptors</w:t>
      </w:r>
      <w:r w:rsidRPr="6F784F7B">
        <w:rPr>
          <w:rFonts w:ascii="Times New Roman" w:hAnsi="Times New Roman" w:eastAsia="Times New Roman" w:cs="Times New Roman"/>
        </w:rPr>
        <w:t xml:space="preserve">, yang sangat penting dalam tugas seperti image matching dan object detection. Bab ini dimulai dengan membedakan antara detector, yang berfungsi untuk mengidentifikasi titik-titik penting (seperti sudut atau blob) berdasarkan kriteria seperti local maxima atau minima, dan descriptor, yang merepresentasikan titik-titik tersebut secara numerik agar dapat dibandingkan secara andal. Bab ini juga menyoroti karakteristik penting seperti repeatability, invariance terhadap transformasi (skala, rotasi, translasi), serta ketahanan terhadap noise atau perubahan pencahayaan. Pembahasan diawali dengan </w:t>
      </w:r>
      <w:r w:rsidRPr="6F784F7B">
        <w:rPr>
          <w:rFonts w:ascii="Times New Roman" w:hAnsi="Times New Roman" w:eastAsia="Times New Roman" w:cs="Times New Roman"/>
          <w:b/>
          <w:bCs/>
        </w:rPr>
        <w:t>Harris Corner Detector</w:t>
      </w:r>
      <w:r w:rsidRPr="6F784F7B">
        <w:rPr>
          <w:rFonts w:ascii="Times New Roman" w:hAnsi="Times New Roman" w:eastAsia="Times New Roman" w:cs="Times New Roman"/>
        </w:rPr>
        <w:t xml:space="preserve">, yang diimplementasikan menggunakan fungsi corner_harris() dan corner_subpix() dari scikit-image untuk mencapai ketelitian sub-piksel. Aplikasinya kemudian ditunjukkan dalam image matching menggunakan algoritma </w:t>
      </w:r>
      <w:r w:rsidRPr="6F784F7B">
        <w:rPr>
          <w:rFonts w:ascii="Times New Roman" w:hAnsi="Times New Roman" w:eastAsia="Times New Roman" w:cs="Times New Roman"/>
          <w:b/>
          <w:bCs/>
        </w:rPr>
        <w:t>RANSAC</w:t>
      </w:r>
      <w:r w:rsidRPr="6F784F7B">
        <w:rPr>
          <w:rFonts w:ascii="Times New Roman" w:hAnsi="Times New Roman" w:eastAsia="Times New Roman" w:cs="Times New Roman"/>
        </w:rPr>
        <w:t xml:space="preserve"> untuk memperkirakan transformasi afine antar citra, dengan pengelolaan inliers dan outliers secara efektif.</w:t>
      </w:r>
    </w:p>
    <w:p w:rsidR="6F784F7B" w:rsidP="6F784F7B" w:rsidRDefault="6F784F7B" w14:paraId="2A9BEA2F" w14:textId="67F1977B">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 xml:space="preserve">Selanjutnya, bab ini membahas </w:t>
      </w:r>
      <w:r w:rsidRPr="6F784F7B">
        <w:rPr>
          <w:rFonts w:ascii="Times New Roman" w:hAnsi="Times New Roman" w:eastAsia="Times New Roman" w:cs="Times New Roman"/>
          <w:b/>
          <w:bCs/>
        </w:rPr>
        <w:t>deteksi blob</w:t>
      </w:r>
      <w:r w:rsidRPr="6F784F7B">
        <w:rPr>
          <w:rFonts w:ascii="Times New Roman" w:hAnsi="Times New Roman" w:eastAsia="Times New Roman" w:cs="Times New Roman"/>
        </w:rPr>
        <w:t xml:space="preserve"> menggunakan metode </w:t>
      </w:r>
      <w:r w:rsidRPr="6F784F7B">
        <w:rPr>
          <w:rFonts w:ascii="Times New Roman" w:hAnsi="Times New Roman" w:eastAsia="Times New Roman" w:cs="Times New Roman"/>
          <w:b/>
          <w:bCs/>
        </w:rPr>
        <w:t>Laplacian of Gaussian (LoG)</w:t>
      </w:r>
      <w:r w:rsidRPr="6F784F7B">
        <w:rPr>
          <w:rFonts w:ascii="Times New Roman" w:hAnsi="Times New Roman" w:eastAsia="Times New Roman" w:cs="Times New Roman"/>
        </w:rPr>
        <w:t xml:space="preserve">, </w:t>
      </w:r>
      <w:r w:rsidRPr="6F784F7B">
        <w:rPr>
          <w:rFonts w:ascii="Times New Roman" w:hAnsi="Times New Roman" w:eastAsia="Times New Roman" w:cs="Times New Roman"/>
          <w:b/>
          <w:bCs/>
        </w:rPr>
        <w:t>Difference of Gaussian (DoG)</w:t>
      </w:r>
      <w:r w:rsidRPr="6F784F7B">
        <w:rPr>
          <w:rFonts w:ascii="Times New Roman" w:hAnsi="Times New Roman" w:eastAsia="Times New Roman" w:cs="Times New Roman"/>
        </w:rPr>
        <w:t xml:space="preserve">, dan </w:t>
      </w:r>
      <w:r w:rsidRPr="6F784F7B">
        <w:rPr>
          <w:rFonts w:ascii="Times New Roman" w:hAnsi="Times New Roman" w:eastAsia="Times New Roman" w:cs="Times New Roman"/>
          <w:b/>
          <w:bCs/>
        </w:rPr>
        <w:t>Determinant of Hessian (DoH)</w:t>
      </w:r>
      <w:r w:rsidRPr="6F784F7B">
        <w:rPr>
          <w:rFonts w:ascii="Times New Roman" w:hAnsi="Times New Roman" w:eastAsia="Times New Roman" w:cs="Times New Roman"/>
        </w:rPr>
        <w:t xml:space="preserve"> dengan scikit-image, beserta keunggulan masing-masing: LoG unggul dalam akurasi mendeteksi bright blobs, DoG lebih cepat sebagai pendekatan dari LoG, dan DoH lebih efisien untuk berbagai ukuran blob karena mampu mendeteksi bright maupun dark blobs. Setelah itu, dijelaskan </w:t>
      </w:r>
      <w:r w:rsidRPr="6F784F7B">
        <w:rPr>
          <w:rFonts w:ascii="Times New Roman" w:hAnsi="Times New Roman" w:eastAsia="Times New Roman" w:cs="Times New Roman"/>
          <w:b/>
          <w:bCs/>
        </w:rPr>
        <w:t>Histogram of Oriented Gradients (HOG)</w:t>
      </w:r>
      <w:r w:rsidRPr="6F784F7B">
        <w:rPr>
          <w:rFonts w:ascii="Times New Roman" w:hAnsi="Times New Roman" w:eastAsia="Times New Roman" w:cs="Times New Roman"/>
        </w:rPr>
        <w:t xml:space="preserve"> yang dihitung melalui skimage.feature.hog(), mencakup perhitungan gradien, normalisasi histogram, dan pembentukan vektor fitur untuk deteksi objek. Pembahasan berlanjut ke </w:t>
      </w:r>
      <w:r w:rsidRPr="6F784F7B">
        <w:rPr>
          <w:rFonts w:ascii="Times New Roman" w:hAnsi="Times New Roman" w:eastAsia="Times New Roman" w:cs="Times New Roman"/>
          <w:b/>
          <w:bCs/>
        </w:rPr>
        <w:t>Scale-Invariant Feature Transform (SIFT)</w:t>
      </w:r>
      <w:r w:rsidRPr="6F784F7B">
        <w:rPr>
          <w:rFonts w:ascii="Times New Roman" w:hAnsi="Times New Roman" w:eastAsia="Times New Roman" w:cs="Times New Roman"/>
        </w:rPr>
        <w:t xml:space="preserve">, dengan tahapan seperti scale-space extrema detection, keypoint localization, orientation assignment, dan descriptor computation, yang menjadikannya tangguh terhadap perubahan skala, rotasi, pencahayaan, dan sudut pandang. Bab ini juga memperkenalkan </w:t>
      </w:r>
      <w:r w:rsidRPr="6F784F7B">
        <w:rPr>
          <w:rFonts w:ascii="Times New Roman" w:hAnsi="Times New Roman" w:eastAsia="Times New Roman" w:cs="Times New Roman"/>
          <w:b/>
          <w:bCs/>
        </w:rPr>
        <w:t>BRIEF</w:t>
      </w:r>
      <w:r w:rsidRPr="6F784F7B">
        <w:rPr>
          <w:rFonts w:ascii="Times New Roman" w:hAnsi="Times New Roman" w:eastAsia="Times New Roman" w:cs="Times New Roman"/>
        </w:rPr>
        <w:t xml:space="preserve"> dan </w:t>
      </w:r>
      <w:r w:rsidRPr="6F784F7B">
        <w:rPr>
          <w:rFonts w:ascii="Times New Roman" w:hAnsi="Times New Roman" w:eastAsia="Times New Roman" w:cs="Times New Roman"/>
          <w:b/>
          <w:bCs/>
        </w:rPr>
        <w:t>ORB descriptors</w:t>
      </w:r>
      <w:r w:rsidRPr="6F784F7B">
        <w:rPr>
          <w:rFonts w:ascii="Times New Roman" w:hAnsi="Times New Roman" w:eastAsia="Times New Roman" w:cs="Times New Roman"/>
        </w:rPr>
        <w:t>, yang digunakan dalam image matching menggunakan metode brute-force dan FLANN pada OpenCV.</w:t>
      </w:r>
    </w:p>
    <w:p w:rsidR="6F784F7B" w:rsidP="6F784F7B" w:rsidRDefault="6F784F7B" w14:paraId="7F11E9C8" w14:textId="63428C26">
      <w:pPr>
        <w:spacing w:before="240" w:after="240"/>
        <w:ind w:firstLine="720"/>
        <w:jc w:val="both"/>
        <w:rPr>
          <w:rFonts w:ascii="Times New Roman" w:hAnsi="Times New Roman" w:eastAsia="Times New Roman" w:cs="Times New Roman"/>
        </w:rPr>
      </w:pPr>
      <w:r w:rsidRPr="6F784F7B">
        <w:rPr>
          <w:rFonts w:ascii="Times New Roman" w:hAnsi="Times New Roman" w:eastAsia="Times New Roman" w:cs="Times New Roman"/>
        </w:rPr>
        <w:t xml:space="preserve">Sebagai penutup, dibahas </w:t>
      </w:r>
      <w:r w:rsidRPr="6F784F7B">
        <w:rPr>
          <w:rFonts w:ascii="Times New Roman" w:hAnsi="Times New Roman" w:eastAsia="Times New Roman" w:cs="Times New Roman"/>
          <w:b/>
          <w:bCs/>
        </w:rPr>
        <w:t>Haar-like features</w:t>
      </w:r>
      <w:r w:rsidRPr="6F784F7B">
        <w:rPr>
          <w:rFonts w:ascii="Times New Roman" w:hAnsi="Times New Roman" w:eastAsia="Times New Roman" w:cs="Times New Roman"/>
        </w:rPr>
        <w:t xml:space="preserve"> yang efisien untuk deteksi objek, terutama dalam deteksi wajah menggunakan CascadeClassifier dari OpenCV dengan model pra-latih </w:t>
      </w:r>
      <w:r w:rsidRPr="6F784F7B">
        <w:rPr>
          <w:rFonts w:ascii="Times New Roman" w:hAnsi="Times New Roman" w:eastAsia="Times New Roman" w:cs="Times New Roman"/>
          <w:b/>
          <w:bCs/>
        </w:rPr>
        <w:t>Viola-Jones</w:t>
      </w:r>
      <w:r w:rsidRPr="6F784F7B">
        <w:rPr>
          <w:rFonts w:ascii="Times New Roman" w:hAnsi="Times New Roman" w:eastAsia="Times New Roman" w:cs="Times New Roman"/>
        </w:rPr>
        <w:t>. Contoh praktis mencakup pencocokan citra yang mengalami rotasi atau skala menggunakan SIFT dan ORB, serta deteksi wajah dalam foto kelompok. Bab ini ditutup dengan ringkasan teknik utama, pertanyaan implementasi, serta referensi lanjutan seperti makalah Stanford tentang SIFT. Secara keseluruhan, bab ini membekali pembaca dengan pemahaman konseptual dan penerapan praktis menggunakan kode Python untuk mengekstraksi dan menerapkan fitur dalam berbagai skenario dunia nyata.</w:t>
      </w:r>
    </w:p>
    <w:p w:rsidR="7D3A20AE" w:rsidRDefault="7D3A20AE" w14:paraId="7C7AF283" w14:textId="2DFB5BF0">
      <w:r>
        <w:br w:type="page"/>
      </w:r>
    </w:p>
    <w:p w:rsidRPr="00D55E45" w:rsidR="0B276B47" w:rsidP="00D55E45" w:rsidRDefault="7D3A20AE" w14:paraId="2AC4D2AB" w14:textId="2AD22C98">
      <w:pPr>
        <w:pStyle w:val="Heading1"/>
      </w:pPr>
      <w:bookmarkStart w:name="_Toc213102719" w:id="109"/>
      <w:r w:rsidRPr="00D55E45">
        <w:t>BAB 8</w:t>
      </w:r>
      <w:bookmarkEnd w:id="109"/>
    </w:p>
    <w:p w:rsidR="765912B6" w:rsidP="765912B6" w:rsidRDefault="765912B6" w14:paraId="0C228AE5" w14:textId="40FFBC67">
      <w:pPr>
        <w:jc w:val="center"/>
        <w:rPr>
          <w:rFonts w:ascii="Times New Roman" w:hAnsi="Times New Roman" w:eastAsia="Times New Roman" w:cs="Times New Roman"/>
          <w:b/>
          <w:bCs/>
          <w:sz w:val="28"/>
          <w:szCs w:val="28"/>
        </w:rPr>
      </w:pPr>
      <w:r w:rsidRPr="765912B6">
        <w:rPr>
          <w:rFonts w:ascii="Times New Roman" w:hAnsi="Times New Roman" w:eastAsia="Times New Roman" w:cs="Times New Roman"/>
          <w:b/>
          <w:bCs/>
          <w:sz w:val="28"/>
          <w:szCs w:val="28"/>
        </w:rPr>
        <w:t>IMAGE SEGMENTATION</w:t>
      </w:r>
    </w:p>
    <w:p w:rsidR="765912B6" w:rsidP="765912B6" w:rsidRDefault="765912B6" w14:paraId="27BC794D" w14:textId="7FB4B500">
      <w:pPr>
        <w:jc w:val="center"/>
        <w:rPr>
          <w:rFonts w:ascii="Times New Roman" w:hAnsi="Times New Roman" w:eastAsia="Times New Roman" w:cs="Times New Roman"/>
          <w:b/>
          <w:bCs/>
          <w:sz w:val="28"/>
          <w:szCs w:val="28"/>
        </w:rPr>
      </w:pPr>
    </w:p>
    <w:p w:rsidR="23F103F6" w:rsidP="23F103F6" w:rsidRDefault="23F103F6" w14:paraId="3E075B33" w14:textId="30AC7C46">
      <w:pPr>
        <w:jc w:val="center"/>
        <w:rPr>
          <w:rFonts w:ascii="Times New Roman" w:hAnsi="Times New Roman" w:eastAsia="Times New Roman" w:cs="Times New Roman"/>
          <w:b/>
        </w:rPr>
      </w:pPr>
    </w:p>
    <w:p w:rsidR="0B803DBF" w:rsidP="635A44DD" w:rsidRDefault="635A44DD" w14:paraId="023C4022" w14:textId="7378ED23">
      <w:pPr>
        <w:pStyle w:val="Heading2"/>
        <w:spacing w:before="240" w:after="240"/>
        <w:rPr>
          <w:rFonts w:ascii="Times New Roman" w:hAnsi="Times New Roman" w:eastAsia="Times New Roman" w:cs="Times New Roman"/>
          <w:b/>
          <w:bCs/>
          <w:color w:val="auto"/>
          <w:sz w:val="24"/>
          <w:szCs w:val="24"/>
        </w:rPr>
      </w:pPr>
      <w:bookmarkStart w:name="_Toc213102720" w:id="110"/>
      <w:r w:rsidRPr="635A44DD">
        <w:rPr>
          <w:rFonts w:ascii="Times New Roman" w:hAnsi="Times New Roman" w:eastAsia="Times New Roman" w:cs="Times New Roman"/>
          <w:b/>
          <w:bCs/>
          <w:color w:val="auto"/>
          <w:sz w:val="24"/>
          <w:szCs w:val="24"/>
        </w:rPr>
        <w:t>8.1. Basic Concepts</w:t>
      </w:r>
      <w:bookmarkEnd w:id="110"/>
    </w:p>
    <w:p w:rsidR="00792233" w:rsidP="635A44DD" w:rsidRDefault="635A44DD" w14:paraId="2E3648E1" w14:textId="773B54B9">
      <w:pPr>
        <w:spacing w:before="240" w:after="240"/>
        <w:ind w:firstLine="720"/>
        <w:jc w:val="both"/>
        <w:rPr>
          <w:rFonts w:ascii="Times New Roman" w:hAnsi="Times New Roman" w:eastAsia="Times New Roman" w:cs="Times New Roman"/>
          <w:b/>
          <w:bCs/>
        </w:rPr>
      </w:pPr>
      <w:r w:rsidRPr="635A44DD">
        <w:rPr>
          <w:rFonts w:ascii="Times New Roman" w:hAnsi="Times New Roman" w:eastAsia="Times New Roman" w:cs="Times New Roman"/>
          <w:b/>
          <w:bCs/>
        </w:rPr>
        <w:t xml:space="preserve">What is image segmentation? </w:t>
      </w:r>
      <w:r w:rsidRPr="635A44DD">
        <w:rPr>
          <w:rFonts w:ascii="Times New Roman" w:hAnsi="Times New Roman" w:eastAsia="Times New Roman" w:cs="Times New Roman"/>
        </w:rPr>
        <w:t xml:space="preserve">Segmentasi gambar (image segmentation) adalah proses </w:t>
      </w:r>
      <w:r w:rsidRPr="635A44DD">
        <w:rPr>
          <w:rFonts w:ascii="Times New Roman" w:hAnsi="Times New Roman" w:eastAsia="Times New Roman" w:cs="Times New Roman"/>
          <w:b/>
          <w:bCs/>
        </w:rPr>
        <w:t>membagi gambar</w:t>
      </w:r>
      <w:r w:rsidRPr="635A44DD">
        <w:rPr>
          <w:rFonts w:ascii="Times New Roman" w:hAnsi="Times New Roman" w:eastAsia="Times New Roman" w:cs="Times New Roman"/>
        </w:rPr>
        <w:t xml:space="preserve"> menjadi wilayah-wilayah atau kategori yang berbeda, yang masing-masing mewakili objek atau bagian dari objek yang berbeda. Setiap wilayah </w:t>
      </w:r>
      <w:r w:rsidRPr="635A44DD">
        <w:rPr>
          <w:rFonts w:ascii="Times New Roman" w:hAnsi="Times New Roman" w:eastAsia="Times New Roman" w:cs="Times New Roman"/>
          <w:b/>
          <w:bCs/>
        </w:rPr>
        <w:t xml:space="preserve">terdiri dari piksel-piksel </w:t>
      </w:r>
      <w:r w:rsidRPr="635A44DD">
        <w:rPr>
          <w:rFonts w:ascii="Times New Roman" w:hAnsi="Times New Roman" w:eastAsia="Times New Roman" w:cs="Times New Roman"/>
        </w:rPr>
        <w:t>yang memiliki atribut serupa, dan setiap piksel dalam gambar dialokasikan ke salah satu kategori tersebut. Segmentasi yang baik biasanya memiliki ciri di mana piksel dalam kategori yang sama memiliki nilai intensitas yang mirip dan membentuk wilayah yang terhubung, sementara piksel tetangga dari kategori berbeda memiliki nilai yang berbeda secara signifikan. Tujuan utama segmentasi adalah menyederhanakan atau mengubah representasi gambar menjadi sesuatu yang lebih bermakna dan lebih mudah dianalisis.</w:t>
      </w:r>
    </w:p>
    <w:p w:rsidR="00792233" w:rsidP="635A44DD" w:rsidRDefault="635A44DD" w14:paraId="074039FD" w14:textId="3885364D">
      <w:pPr>
        <w:spacing w:before="240" w:after="240"/>
        <w:ind w:firstLine="720"/>
        <w:jc w:val="both"/>
      </w:pPr>
      <w:r w:rsidRPr="635A44DD">
        <w:rPr>
          <w:rFonts w:ascii="Times New Roman" w:hAnsi="Times New Roman" w:eastAsia="Times New Roman" w:cs="Times New Roman"/>
        </w:rPr>
        <w:t>Jika segmentasi dilakukan dengan baik, maka tahapan-tahapan lain dalam analisis gambar akan menjadi lebih sederhana. Oleh karena itu, kualitas dan keandalan segmentasi sangat menentukan keberhasilan analisis gambar secara keseluruhan. Namun, mempartisi gambar menjadi segmen-segmen yang benar sering kali merupakan masalah yang sangat menantang.</w:t>
      </w:r>
    </w:p>
    <w:p w:rsidR="00792233" w:rsidP="635A44DD" w:rsidRDefault="635A44DD" w14:paraId="2E0C966B" w14:textId="4A4051F9">
      <w:pPr>
        <w:spacing w:before="240" w:after="240"/>
        <w:jc w:val="both"/>
      </w:pPr>
      <w:r w:rsidRPr="635A44DD">
        <w:rPr>
          <w:rFonts w:ascii="Times New Roman" w:hAnsi="Times New Roman" w:eastAsia="Times New Roman" w:cs="Times New Roman"/>
        </w:rPr>
        <w:t>Teknik segmentasi dapat dikategorikan menjadi dua jenis:</w:t>
      </w:r>
    </w:p>
    <w:p w:rsidR="00792233" w:rsidP="00210EC7" w:rsidRDefault="635A44DD" w14:paraId="61B37619" w14:textId="1B75C75C">
      <w:pPr>
        <w:pStyle w:val="ListParagraph"/>
        <w:numPr>
          <w:ilvl w:val="0"/>
          <w:numId w:val="19"/>
        </w:numPr>
        <w:spacing w:after="0"/>
        <w:jc w:val="both"/>
        <w:rPr>
          <w:rFonts w:ascii="Times New Roman" w:hAnsi="Times New Roman" w:eastAsia="Times New Roman" w:cs="Times New Roman"/>
        </w:rPr>
      </w:pPr>
      <w:r w:rsidRPr="635A44DD">
        <w:rPr>
          <w:rFonts w:ascii="Times New Roman" w:hAnsi="Times New Roman" w:eastAsia="Times New Roman" w:cs="Times New Roman"/>
          <w:b/>
          <w:bCs/>
        </w:rPr>
        <w:t>Non-kontekstual</w:t>
      </w:r>
      <w:r w:rsidRPr="635A44DD">
        <w:rPr>
          <w:rFonts w:ascii="Times New Roman" w:hAnsi="Times New Roman" w:eastAsia="Times New Roman" w:cs="Times New Roman"/>
        </w:rPr>
        <w:t>: Tidak mempertimbangkan hubungan spasial antar fitur dalam gambar, melainkan hanya mengelompokkan piksel berdasarkan atribut global seperti warna atau level abu-abu (gray level). Contohnya, pengelompokan berdasarkan histogram intensitas piksel.</w:t>
      </w:r>
    </w:p>
    <w:p w:rsidR="00792233" w:rsidP="00210EC7" w:rsidRDefault="635A44DD" w14:paraId="1D962986" w14:textId="547BA705">
      <w:pPr>
        <w:pStyle w:val="ListParagraph"/>
        <w:numPr>
          <w:ilvl w:val="0"/>
          <w:numId w:val="19"/>
        </w:numPr>
        <w:spacing w:after="0"/>
        <w:jc w:val="both"/>
        <w:rPr>
          <w:rFonts w:ascii="Times New Roman" w:hAnsi="Times New Roman" w:eastAsia="Times New Roman" w:cs="Times New Roman"/>
        </w:rPr>
      </w:pPr>
      <w:r w:rsidRPr="635A44DD">
        <w:rPr>
          <w:rFonts w:ascii="Times New Roman" w:hAnsi="Times New Roman" w:eastAsia="Times New Roman" w:cs="Times New Roman"/>
          <w:b/>
          <w:bCs/>
        </w:rPr>
        <w:t>Kontekstual</w:t>
      </w:r>
      <w:r w:rsidRPr="635A44DD">
        <w:rPr>
          <w:rFonts w:ascii="Times New Roman" w:hAnsi="Times New Roman" w:eastAsia="Times New Roman" w:cs="Times New Roman"/>
        </w:rPr>
        <w:t>: Selain atribut global, juga memanfaatkan hubungan spasial, misalnya mengelompokkan piksel yang berdekatan secara spasial dengan level abu-abu yang mirip.</w:t>
      </w:r>
    </w:p>
    <w:p w:rsidR="00792233" w:rsidP="635A44DD" w:rsidRDefault="00792233" w14:paraId="0C2077E9" w14:textId="2841C4C1">
      <w:pPr>
        <w:spacing w:after="0"/>
        <w:jc w:val="both"/>
        <w:rPr>
          <w:rFonts w:ascii="Times New Roman" w:hAnsi="Times New Roman" w:eastAsia="Times New Roman" w:cs="Times New Roman"/>
        </w:rPr>
      </w:pPr>
    </w:p>
    <w:p w:rsidR="00792233" w:rsidP="635A44DD" w:rsidRDefault="6F784F7B" w14:paraId="2B41B166" w14:textId="118CC065">
      <w:r>
        <w:br w:type="page"/>
      </w:r>
    </w:p>
    <w:p w:rsidR="00792233" w:rsidP="635A44DD" w:rsidRDefault="635A44DD" w14:paraId="22AC336E" w14:textId="73CDB1C0">
      <w:pPr>
        <w:spacing w:after="0"/>
        <w:jc w:val="both"/>
        <w:rPr>
          <w:rFonts w:ascii="Times New Roman" w:hAnsi="Times New Roman" w:eastAsia="Times New Roman" w:cs="Times New Roman"/>
        </w:rPr>
      </w:pPr>
      <w:r w:rsidRPr="635A44DD">
        <w:rPr>
          <w:rFonts w:ascii="Times New Roman" w:hAnsi="Times New Roman" w:eastAsia="Times New Roman" w:cs="Times New Roman"/>
        </w:rPr>
        <w:t>required libraries for this chapter:</w:t>
      </w:r>
    </w:p>
    <w:tbl>
      <w:tblPr>
        <w:tblW w:w="0" w:type="auto"/>
        <w:tblLayout w:type="fixed"/>
        <w:tblLook w:val="0600" w:firstRow="0" w:lastRow="0" w:firstColumn="0" w:lastColumn="0" w:noHBand="1" w:noVBand="1"/>
      </w:tblPr>
      <w:tblGrid>
        <w:gridCol w:w="9454"/>
      </w:tblGrid>
      <w:tr w:rsidR="635A44DD" w:rsidTr="635A44DD" w14:paraId="53D9137E" w14:textId="77777777">
        <w:trPr>
          <w:trHeight w:val="300"/>
        </w:trPr>
        <w:tc>
          <w:tcPr>
            <w:tcW w:w="94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7E41616F" w14:textId="37C7CEF1">
            <w:pPr>
              <w:shd w:val="clear" w:color="auto" w:fill="23272E"/>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numpy</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as</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np</w:t>
            </w:r>
          </w:p>
          <w:p w:rsidR="635A44DD" w:rsidP="635A44DD" w:rsidRDefault="635A44DD" w14:paraId="30D3381B" w14:textId="65272C13">
            <w:pPr>
              <w:shd w:val="clear" w:color="auto" w:fill="23272E"/>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skimage</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transform</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hough_line</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hough_line_peaks</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hough_circle</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hough_circle_peaks</w:t>
            </w:r>
            <w:r w:rsidRPr="635A44DD">
              <w:rPr>
                <w:rFonts w:ascii="Consolas" w:hAnsi="Consolas" w:eastAsia="Consolas" w:cs="Consolas"/>
                <w:color w:val="ABB2BF"/>
                <w:sz w:val="21"/>
                <w:szCs w:val="21"/>
              </w:rPr>
              <w:t>)</w:t>
            </w:r>
          </w:p>
          <w:p w:rsidR="635A44DD" w:rsidP="635A44DD" w:rsidRDefault="635A44DD" w14:paraId="3A939F1E" w14:textId="45E0C009">
            <w:pPr>
              <w:shd w:val="clear" w:color="auto" w:fill="23272E"/>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skimage</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draw</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circle_perimeter</w:t>
            </w:r>
          </w:p>
          <w:p w:rsidR="635A44DD" w:rsidP="635A44DD" w:rsidRDefault="635A44DD" w14:paraId="0104F220" w14:textId="4A7C04E2">
            <w:pPr>
              <w:shd w:val="clear" w:color="auto" w:fill="23272E"/>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skimage</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feature</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canny</w:t>
            </w:r>
          </w:p>
          <w:p w:rsidR="635A44DD" w:rsidP="635A44DD" w:rsidRDefault="635A44DD" w14:paraId="2344DDD0" w14:textId="3C5B2FF5">
            <w:pPr>
              <w:shd w:val="clear" w:color="auto" w:fill="23272E"/>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skimage</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data</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astronaut</w:t>
            </w:r>
          </w:p>
          <w:p w:rsidR="635A44DD" w:rsidP="635A44DD" w:rsidRDefault="635A44DD" w14:paraId="07785759" w14:textId="7C63AF28">
            <w:pPr>
              <w:shd w:val="clear" w:color="auto" w:fill="23272E"/>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skimage.io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imread</w:t>
            </w:r>
          </w:p>
          <w:p w:rsidR="635A44DD" w:rsidP="635A44DD" w:rsidRDefault="635A44DD" w14:paraId="08188CB1" w14:textId="03601795">
            <w:pPr>
              <w:shd w:val="clear" w:color="auto" w:fill="23272E"/>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skimage.color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rgb2gray, label2rgb</w:t>
            </w:r>
          </w:p>
          <w:p w:rsidR="635A44DD" w:rsidP="635A44DD" w:rsidRDefault="635A44DD" w14:paraId="55C8E306" w14:textId="61A5AFDE">
            <w:pPr>
              <w:shd w:val="clear" w:color="auto" w:fill="23272E"/>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skimage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img_as_float</w:t>
            </w:r>
          </w:p>
          <w:p w:rsidR="635A44DD" w:rsidP="635A44DD" w:rsidRDefault="635A44DD" w14:paraId="161D7363" w14:textId="43F0120F">
            <w:pPr>
              <w:shd w:val="clear" w:color="auto" w:fill="23272E"/>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matplotlib</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pyplot</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as</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pylab</w:t>
            </w:r>
          </w:p>
          <w:p w:rsidR="635A44DD" w:rsidP="635A44DD" w:rsidRDefault="635A44DD" w14:paraId="2A78DF93" w14:textId="77FB7538">
            <w:pPr>
              <w:shd w:val="clear" w:color="auto" w:fill="23272E"/>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matplotlib</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cm</w:t>
            </w:r>
          </w:p>
          <w:p w:rsidR="635A44DD" w:rsidP="635A44DD" w:rsidRDefault="635A44DD" w14:paraId="2E5239EF" w14:textId="6628311F">
            <w:pPr>
              <w:shd w:val="clear" w:color="auto" w:fill="23272E"/>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skimage.filters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sobel, threshold_otsu</w:t>
            </w:r>
          </w:p>
          <w:p w:rsidR="635A44DD" w:rsidP="635A44DD" w:rsidRDefault="635A44DD" w14:paraId="559ADA9E" w14:textId="0E6E4EB4">
            <w:pPr>
              <w:shd w:val="clear" w:color="auto" w:fill="23272E"/>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skimage</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feature</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canny</w:t>
            </w:r>
          </w:p>
          <w:p w:rsidR="635A44DD" w:rsidP="635A44DD" w:rsidRDefault="635A44DD" w14:paraId="0F606CCA" w14:textId="1E8E3CF3">
            <w:pPr>
              <w:shd w:val="clear" w:color="auto" w:fill="23272E"/>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skimage.segmentation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felzenszwalb, slic, quickshift, watershed</w:t>
            </w:r>
          </w:p>
          <w:p w:rsidR="635A44DD" w:rsidP="635A44DD" w:rsidRDefault="635A44DD" w14:paraId="45B17AB6" w14:textId="554D62C1">
            <w:pPr>
              <w:shd w:val="clear" w:color="auto" w:fill="23272E"/>
              <w:spacing w:after="0" w:line="285" w:lineRule="auto"/>
              <w:rPr>
                <w:rFonts w:ascii="Consolas" w:hAnsi="Consolas" w:eastAsia="Consolas" w:cs="Consolas"/>
                <w:color w:val="ABB2BF"/>
                <w:sz w:val="21"/>
                <w:szCs w:val="21"/>
              </w:rPr>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skimage.segmentation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mark_boundaries, find_boundaries</w:t>
            </w:r>
          </w:p>
        </w:tc>
      </w:tr>
    </w:tbl>
    <w:p w:rsidR="00792233" w:rsidP="635A44DD" w:rsidRDefault="00792233" w14:paraId="5DCD609A" w14:textId="6EC2F081">
      <w:pPr>
        <w:ind w:left="720"/>
        <w:rPr>
          <w:rFonts w:ascii="Times New Roman" w:hAnsi="Times New Roman" w:eastAsia="Times New Roman" w:cs="Times New Roman"/>
          <w:b/>
          <w:bCs/>
        </w:rPr>
      </w:pPr>
    </w:p>
    <w:p w:rsidR="00792233" w:rsidP="635A44DD" w:rsidRDefault="6F784F7B" w14:paraId="669CF6DC" w14:textId="3B36E2B6">
      <w:r>
        <w:br w:type="page"/>
      </w:r>
    </w:p>
    <w:p w:rsidR="00792233" w:rsidP="635A44DD" w:rsidRDefault="635A44DD" w14:paraId="1F8A8F5E" w14:textId="59B123E6">
      <w:pPr>
        <w:pStyle w:val="Heading2"/>
        <w:rPr>
          <w:rFonts w:ascii="Times New Roman" w:hAnsi="Times New Roman" w:eastAsia="Times New Roman" w:cs="Times New Roman"/>
          <w:b/>
          <w:bCs/>
          <w:color w:val="auto"/>
          <w:sz w:val="24"/>
          <w:szCs w:val="24"/>
        </w:rPr>
      </w:pPr>
      <w:bookmarkStart w:name="_Toc213102721" w:id="111"/>
      <w:r w:rsidRPr="635A44DD">
        <w:rPr>
          <w:rFonts w:ascii="Times New Roman" w:hAnsi="Times New Roman" w:eastAsia="Times New Roman" w:cs="Times New Roman"/>
          <w:b/>
          <w:bCs/>
          <w:color w:val="auto"/>
          <w:sz w:val="24"/>
          <w:szCs w:val="24"/>
        </w:rPr>
        <w:t>8.2. Segmentation Method</w:t>
      </w:r>
      <w:bookmarkEnd w:id="111"/>
    </w:p>
    <w:p w:rsidR="00792233" w:rsidP="635A44DD" w:rsidRDefault="635A44DD" w14:paraId="4A606965" w14:textId="74920020">
      <w:pPr>
        <w:spacing w:before="240" w:after="240"/>
        <w:ind w:firstLine="720"/>
        <w:jc w:val="both"/>
        <w:rPr>
          <w:rFonts w:ascii="Times New Roman" w:hAnsi="Times New Roman" w:eastAsia="Times New Roman" w:cs="Times New Roman"/>
        </w:rPr>
      </w:pPr>
      <w:r w:rsidRPr="635A44DD">
        <w:rPr>
          <w:rFonts w:ascii="Times New Roman" w:hAnsi="Times New Roman" w:eastAsia="Times New Roman" w:cs="Times New Roman"/>
        </w:rPr>
        <w:t>Sub-bab ini mencakup teknik-teknik segmentasi dasar dalam pengolahan gambar menggunakan Python, dengan fokus pada deteksi bentuk geometris, thresholding, serta segmentasi berbasis edge dan region.</w:t>
      </w:r>
    </w:p>
    <w:p w:rsidR="00792233" w:rsidP="635A44DD" w:rsidRDefault="635A44DD" w14:paraId="2509C748" w14:textId="440A6E46">
      <w:pPr>
        <w:pStyle w:val="Heading3"/>
        <w:spacing w:before="240" w:after="240"/>
      </w:pPr>
      <w:bookmarkStart w:name="_Toc213102722" w:id="112"/>
      <w:r w:rsidRPr="635A44DD">
        <w:t>8.2.1. Hough Transform – Detecting Lines and Circles</w:t>
      </w:r>
      <w:bookmarkEnd w:id="112"/>
    </w:p>
    <w:p w:rsidR="00792233" w:rsidP="635A44DD" w:rsidRDefault="635A44DD" w14:paraId="201D76CC" w14:textId="2D8C3904">
      <w:pPr>
        <w:spacing w:before="240" w:after="240"/>
        <w:ind w:firstLine="720"/>
        <w:jc w:val="both"/>
        <w:rPr>
          <w:rFonts w:ascii="Times New Roman" w:hAnsi="Times New Roman" w:eastAsia="Times New Roman" w:cs="Times New Roman"/>
        </w:rPr>
      </w:pPr>
      <w:r w:rsidRPr="635A44DD">
        <w:rPr>
          <w:rFonts w:ascii="Times New Roman" w:hAnsi="Times New Roman" w:eastAsia="Times New Roman" w:cs="Times New Roman"/>
        </w:rPr>
        <w:t>Hough transform sebagai teknik ekstraksi fitur untuk mendeteksi objek dengan bentuk tertentu (seperti garis lurus dan lingkaran) melalui prosedur voting di ruang parameter. Dalam bentuk sederhana, Hough transform klasik digunakan untuk mendeteksi garis lurus dengan representasi polar (ρ, θ), di mana ρ adalah panjang segmen garis dan θ adalah sudut antara garis dan sumbu x. Prosesnya melibatkan pembuatan histogram 2D di ruang parameter (ρ, θ), di mana setiap piksel non-nol memberikan vote untuk kandidat garis potensial. Garis yang paling mungkin adalah yang mendapatkan vote terbanyak (maksima lokal di histogram). Metode ini dapat diperluas untuk mendeteksi lingkaran (dan kurva lain), meskipun semakin banyak parameter kurva, semakin mahal secara spasial dan komputasional.</w:t>
      </w:r>
    </w:p>
    <w:p w:rsidR="00792233" w:rsidP="635A44DD" w:rsidRDefault="6F784F7B" w14:paraId="624EA2A6" w14:textId="63982DA9">
      <w:r>
        <w:br w:type="page"/>
      </w:r>
    </w:p>
    <w:p w:rsidR="00792233" w:rsidP="635A44DD" w:rsidRDefault="635A44DD" w14:paraId="6FA1E18E" w14:textId="4C266D38">
      <w:pPr>
        <w:spacing w:before="240" w:after="240"/>
        <w:rPr>
          <w:rFonts w:ascii="Times New Roman" w:hAnsi="Times New Roman" w:eastAsia="Times New Roman" w:cs="Times New Roman"/>
        </w:rPr>
      </w:pPr>
      <w:r w:rsidRPr="635A44DD">
        <w:rPr>
          <w:rFonts w:ascii="Times New Roman" w:hAnsi="Times New Roman" w:eastAsia="Times New Roman" w:cs="Times New Roman"/>
        </w:rPr>
        <w:t>Implementasi menggunakan fungsi dari modul skimage.transform</w:t>
      </w:r>
    </w:p>
    <w:tbl>
      <w:tblPr>
        <w:tblW w:w="0" w:type="auto"/>
        <w:tblLayout w:type="fixed"/>
        <w:tblLook w:val="0600" w:firstRow="0" w:lastRow="0" w:firstColumn="0" w:lastColumn="0" w:noHBand="1" w:noVBand="1"/>
      </w:tblPr>
      <w:tblGrid>
        <w:gridCol w:w="9468"/>
      </w:tblGrid>
      <w:tr w:rsidR="635A44DD" w:rsidTr="635A44DD" w14:paraId="2496569F"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57EAD83E" w14:textId="3D7F6FE7">
            <w:pPr>
              <w:shd w:val="clear" w:color="auto" w:fill="23272E"/>
              <w:spacing w:after="0" w:line="285" w:lineRule="auto"/>
            </w:pP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rgb2gray</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'.../images/triangle_circle.png'</w:t>
            </w:r>
            <w:r w:rsidRPr="635A44DD">
              <w:rPr>
                <w:rFonts w:ascii="Consolas" w:hAnsi="Consolas" w:eastAsia="Consolas" w:cs="Consolas"/>
                <w:color w:val="ABB2BF"/>
                <w:sz w:val="21"/>
                <w:szCs w:val="21"/>
              </w:rPr>
              <w:t>))</w:t>
            </w:r>
          </w:p>
          <w:p w:rsidR="635A44DD" w:rsidP="635A44DD" w:rsidRDefault="635A44DD" w14:paraId="6909F23E" w14:textId="4354A702">
            <w:pPr>
              <w:shd w:val="clear" w:color="auto" w:fill="23272E"/>
              <w:spacing w:after="0" w:line="285" w:lineRule="auto"/>
            </w:pPr>
            <w:r w:rsidRPr="635A44DD">
              <w:rPr>
                <w:rFonts w:ascii="Consolas" w:hAnsi="Consolas" w:eastAsia="Consolas" w:cs="Consolas"/>
                <w:color w:val="7F848E"/>
                <w:sz w:val="21"/>
                <w:szCs w:val="21"/>
              </w:rPr>
              <w:t># Classic straight-line Hough transform</w:t>
            </w:r>
          </w:p>
          <w:p w:rsidR="635A44DD" w:rsidP="635A44DD" w:rsidRDefault="635A44DD" w14:paraId="762166BB" w14:textId="1DD6C842">
            <w:pPr>
              <w:shd w:val="clear" w:color="auto" w:fill="23272E"/>
              <w:spacing w:after="0" w:line="285" w:lineRule="auto"/>
            </w:pPr>
            <w:r w:rsidRPr="635A44DD">
              <w:rPr>
                <w:rFonts w:ascii="Consolas" w:hAnsi="Consolas" w:eastAsia="Consolas" w:cs="Consolas"/>
                <w:color w:val="E06C75"/>
                <w:sz w:val="21"/>
                <w:szCs w:val="21"/>
              </w:rPr>
              <w:t>h</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theta</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d</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hough_line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w:t>
            </w:r>
          </w:p>
          <w:p w:rsidR="635A44DD" w:rsidP="635A44DD" w:rsidRDefault="635A44DD" w14:paraId="372335A4" w14:textId="04658F2D">
            <w:pPr>
              <w:shd w:val="clear" w:color="auto" w:fill="23272E"/>
              <w:spacing w:after="0" w:line="285" w:lineRule="auto"/>
            </w:pPr>
            <w:r w:rsidRPr="635A44DD">
              <w:rPr>
                <w:rFonts w:ascii="Consolas" w:hAnsi="Consolas" w:eastAsia="Consolas" w:cs="Consolas"/>
                <w:color w:val="E06C75"/>
                <w:sz w:val="21"/>
                <w:szCs w:val="21"/>
              </w:rPr>
              <w:t>fig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w:t>
            </w:r>
          </w:p>
          <w:p w:rsidR="635A44DD" w:rsidP="635A44DD" w:rsidRDefault="635A44DD" w14:paraId="69032B5E" w14:textId="677A850E">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ravel</w:t>
            </w:r>
            <w:r w:rsidRPr="635A44DD">
              <w:rPr>
                <w:rFonts w:ascii="Consolas" w:hAnsi="Consolas" w:eastAsia="Consolas" w:cs="Consolas"/>
                <w:color w:val="ABB2BF"/>
                <w:sz w:val="21"/>
                <w:szCs w:val="21"/>
              </w:rPr>
              <w:t>()</w:t>
            </w:r>
          </w:p>
          <w:p w:rsidR="635A44DD" w:rsidP="635A44DD" w:rsidRDefault="635A44DD" w14:paraId="00318075" w14:textId="6D3EDA69">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cm.gray),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'Input 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set_axis_off</w:t>
            </w:r>
            <w:r w:rsidRPr="635A44DD">
              <w:rPr>
                <w:rFonts w:ascii="Consolas" w:hAnsi="Consolas" w:eastAsia="Consolas" w:cs="Consolas"/>
                <w:color w:val="ABB2BF"/>
                <w:sz w:val="21"/>
                <w:szCs w:val="21"/>
              </w:rPr>
              <w:t>()</w:t>
            </w:r>
          </w:p>
          <w:p w:rsidR="635A44DD" w:rsidP="635A44DD" w:rsidRDefault="635A44DD" w14:paraId="69EFDB88" w14:textId="28D88BB4">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(np.</w:t>
            </w:r>
            <w:r w:rsidRPr="635A44DD">
              <w:rPr>
                <w:rFonts w:ascii="Consolas" w:hAnsi="Consolas" w:eastAsia="Consolas" w:cs="Consolas"/>
                <w:color w:val="61AFEF"/>
                <w:sz w:val="21"/>
                <w:szCs w:val="21"/>
              </w:rPr>
              <w:t>log</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h</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extent</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10</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np.</w:t>
            </w:r>
            <w:r w:rsidRPr="635A44DD">
              <w:rPr>
                <w:rFonts w:ascii="Consolas" w:hAnsi="Consolas" w:eastAsia="Consolas" w:cs="Consolas"/>
                <w:color w:val="61AFEF"/>
                <w:sz w:val="21"/>
                <w:szCs w:val="21"/>
              </w:rPr>
              <w:t>rad2deg</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theta</w:t>
            </w:r>
            <w:r w:rsidRPr="635A44DD">
              <w:rPr>
                <w:rFonts w:ascii="Consolas" w:hAnsi="Consolas" w:eastAsia="Consolas" w:cs="Consolas"/>
                <w:color w:val="ABB2BF"/>
                <w:sz w:val="21"/>
                <w:szCs w:val="21"/>
              </w:rPr>
              <w:t>[</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np.</w:t>
            </w:r>
            <w:r w:rsidRPr="635A44DD">
              <w:rPr>
                <w:rFonts w:ascii="Consolas" w:hAnsi="Consolas" w:eastAsia="Consolas" w:cs="Consolas"/>
                <w:color w:val="61AFEF"/>
                <w:sz w:val="21"/>
                <w:szCs w:val="21"/>
              </w:rPr>
              <w:t>rad2deg</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theta</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d</w:t>
            </w:r>
            <w:r w:rsidRPr="635A44DD">
              <w:rPr>
                <w:rFonts w:ascii="Consolas" w:hAnsi="Consolas" w:eastAsia="Consolas" w:cs="Consolas"/>
                <w:color w:val="ABB2BF"/>
                <w:sz w:val="21"/>
                <w:szCs w:val="21"/>
              </w:rPr>
              <w:t>[</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d</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cm.hot, </w:t>
            </w:r>
            <w:r w:rsidRPr="635A44DD">
              <w:rPr>
                <w:rFonts w:ascii="Consolas" w:hAnsi="Consolas" w:eastAsia="Consolas" w:cs="Consolas"/>
                <w:color w:val="E06C75"/>
                <w:sz w:val="21"/>
                <w:szCs w:val="21"/>
              </w:rPr>
              <w:t>aspect</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1.5</w:t>
            </w:r>
            <w:r w:rsidRPr="635A44DD">
              <w:rPr>
                <w:rFonts w:ascii="Consolas" w:hAnsi="Consolas" w:eastAsia="Consolas" w:cs="Consolas"/>
                <w:color w:val="ABB2BF"/>
                <w:sz w:val="21"/>
                <w:szCs w:val="21"/>
              </w:rPr>
              <w:t>)</w:t>
            </w:r>
          </w:p>
          <w:p w:rsidR="635A44DD" w:rsidP="635A44DD" w:rsidRDefault="635A44DD" w14:paraId="10446A8F" w14:textId="25B87F86">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'Hough transform'</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w:t>
            </w:r>
          </w:p>
          <w:p w:rsidR="635A44DD" w:rsidP="635A44DD" w:rsidRDefault="635A44DD" w14:paraId="0B76DA73" w14:textId="21E0BF5D">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set_xlabel</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'Angles (degrees)'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set_ylabel</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'Distance (pixels)'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w:t>
            </w:r>
          </w:p>
          <w:p w:rsidR="635A44DD" w:rsidP="635A44DD" w:rsidRDefault="635A44DD" w14:paraId="59BD7C72" w14:textId="4C6F9D41">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'image'</w:t>
            </w:r>
            <w:r w:rsidRPr="635A44DD">
              <w:rPr>
                <w:rFonts w:ascii="Consolas" w:hAnsi="Consolas" w:eastAsia="Consolas" w:cs="Consolas"/>
                <w:color w:val="ABB2BF"/>
                <w:sz w:val="21"/>
                <w:szCs w:val="21"/>
              </w:rPr>
              <w:t>)</w:t>
            </w:r>
          </w:p>
          <w:p w:rsidR="635A44DD" w:rsidP="635A44DD" w:rsidRDefault="635A44DD" w14:paraId="4D6A4EA4" w14:textId="039702EC">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cm.gray)</w:t>
            </w:r>
          </w:p>
          <w:p w:rsidR="635A44DD" w:rsidP="635A44DD" w:rsidRDefault="635A44DD" w14:paraId="120A3EFD" w14:textId="00B090E5">
            <w:pPr>
              <w:shd w:val="clear" w:color="auto" w:fill="23272E"/>
              <w:spacing w:after="0" w:line="285" w:lineRule="auto"/>
            </w:pPr>
            <w:r w:rsidRPr="635A44DD">
              <w:rPr>
                <w:rFonts w:ascii="Consolas" w:hAnsi="Consolas" w:eastAsia="Consolas" w:cs="Consolas"/>
                <w:color w:val="C678DD"/>
                <w:sz w:val="21"/>
                <w:szCs w:val="21"/>
              </w:rPr>
              <w:t>for</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_</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angle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dist</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in</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zip</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hough_line_peaks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h</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theta</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d</w:t>
            </w:r>
            <w:r w:rsidRPr="635A44DD">
              <w:rPr>
                <w:rFonts w:ascii="Consolas" w:hAnsi="Consolas" w:eastAsia="Consolas" w:cs="Consolas"/>
                <w:color w:val="ABB2BF"/>
                <w:sz w:val="21"/>
                <w:szCs w:val="21"/>
              </w:rPr>
              <w:t>)):</w:t>
            </w:r>
          </w:p>
          <w:p w:rsidR="635A44DD" w:rsidP="635A44DD" w:rsidRDefault="635A44DD" w14:paraId="2641D93D" w14:textId="0D1F0631">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y0</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dist</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np.</w:t>
            </w:r>
            <w:r w:rsidRPr="635A44DD">
              <w:rPr>
                <w:rFonts w:ascii="Consolas" w:hAnsi="Consolas" w:eastAsia="Consolas" w:cs="Consolas"/>
                <w:color w:val="61AFEF"/>
                <w:sz w:val="21"/>
                <w:szCs w:val="21"/>
              </w:rPr>
              <w:t>cos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angle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np.</w:t>
            </w:r>
            <w:r w:rsidRPr="635A44DD">
              <w:rPr>
                <w:rFonts w:ascii="Consolas" w:hAnsi="Consolas" w:eastAsia="Consolas" w:cs="Consolas"/>
                <w:color w:val="61AFEF"/>
                <w:sz w:val="21"/>
                <w:szCs w:val="21"/>
              </w:rPr>
              <w:t>sin</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angle</w:t>
            </w:r>
            <w:r w:rsidRPr="635A44DD">
              <w:rPr>
                <w:rFonts w:ascii="Consolas" w:hAnsi="Consolas" w:eastAsia="Consolas" w:cs="Consolas"/>
                <w:color w:val="ABB2BF"/>
                <w:sz w:val="21"/>
                <w:szCs w:val="21"/>
              </w:rPr>
              <w:t>)</w:t>
            </w:r>
          </w:p>
          <w:p w:rsidR="635A44DD" w:rsidP="635A44DD" w:rsidRDefault="635A44DD" w14:paraId="23580160" w14:textId="4FF5E69C">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y1</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dist</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.shape[</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np.</w:t>
            </w:r>
            <w:r w:rsidRPr="635A44DD">
              <w:rPr>
                <w:rFonts w:ascii="Consolas" w:hAnsi="Consolas" w:eastAsia="Consolas" w:cs="Consolas"/>
                <w:color w:val="61AFEF"/>
                <w:sz w:val="21"/>
                <w:szCs w:val="21"/>
              </w:rPr>
              <w:t>cos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angle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np.</w:t>
            </w:r>
            <w:r w:rsidRPr="635A44DD">
              <w:rPr>
                <w:rFonts w:ascii="Consolas" w:hAnsi="Consolas" w:eastAsia="Consolas" w:cs="Consolas"/>
                <w:color w:val="61AFEF"/>
                <w:sz w:val="21"/>
                <w:szCs w:val="21"/>
              </w:rPr>
              <w:t>sin</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angle</w:t>
            </w:r>
            <w:r w:rsidRPr="635A44DD">
              <w:rPr>
                <w:rFonts w:ascii="Consolas" w:hAnsi="Consolas" w:eastAsia="Consolas" w:cs="Consolas"/>
                <w:color w:val="ABB2BF"/>
                <w:sz w:val="21"/>
                <w:szCs w:val="21"/>
              </w:rPr>
              <w:t>)</w:t>
            </w:r>
          </w:p>
          <w:p w:rsidR="635A44DD" w:rsidP="635A44DD" w:rsidRDefault="635A44DD" w14:paraId="70CD456C" w14:textId="5F1D5276">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.shape[</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w:t>
            </w:r>
            <w:r w:rsidRPr="635A44DD">
              <w:rPr>
                <w:rFonts w:ascii="Consolas" w:hAnsi="Consolas" w:eastAsia="Consolas" w:cs="Consolas"/>
                <w:color w:val="E06C75"/>
                <w:sz w:val="21"/>
                <w:szCs w:val="21"/>
              </w:rPr>
              <w:t>y0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y1</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'-r'</w:t>
            </w:r>
            <w:r w:rsidRPr="635A44DD">
              <w:rPr>
                <w:rFonts w:ascii="Consolas" w:hAnsi="Consolas" w:eastAsia="Consolas" w:cs="Consolas"/>
                <w:color w:val="ABB2BF"/>
                <w:sz w:val="21"/>
                <w:szCs w:val="21"/>
              </w:rPr>
              <w:t>)</w:t>
            </w:r>
          </w:p>
          <w:p w:rsidR="635A44DD" w:rsidP="635A44DD" w:rsidRDefault="635A44DD" w14:paraId="3BC88EB9" w14:textId="649465E4">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set_xlim</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.shape[</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set_ylim</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.shape[</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p>
          <w:p w:rsidR="635A44DD" w:rsidP="635A44DD" w:rsidRDefault="635A44DD" w14:paraId="2EA97C96" w14:textId="3789E080">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set_axis_off</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'Detected lines'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w:t>
            </w:r>
          </w:p>
          <w:p w:rsidR="635A44DD" w:rsidP="635A44DD" w:rsidRDefault="635A44DD" w14:paraId="0771E4C3" w14:textId="331F5EA1">
            <w:pPr>
              <w:shd w:val="clear" w:color="auto" w:fill="23272E"/>
              <w:spacing w:after="0" w:line="285" w:lineRule="auto"/>
            </w:pPr>
          </w:p>
          <w:p w:rsidR="635A44DD" w:rsidP="635A44DD" w:rsidRDefault="635A44DD" w14:paraId="2920A341" w14:textId="609A21E7">
            <w:pPr>
              <w:shd w:val="clear" w:color="auto" w:fill="23272E"/>
              <w:spacing w:after="0" w:line="285" w:lineRule="auto"/>
            </w:pPr>
            <w:r w:rsidRPr="635A44DD">
              <w:rPr>
                <w:rFonts w:ascii="Consolas" w:hAnsi="Consolas" w:eastAsia="Consolas" w:cs="Consolas"/>
                <w:color w:val="7F848E"/>
                <w:sz w:val="21"/>
                <w:szCs w:val="21"/>
              </w:rPr>
              <w:t># Circle Hough transform</w:t>
            </w:r>
          </w:p>
          <w:p w:rsidR="635A44DD" w:rsidP="635A44DD" w:rsidRDefault="635A44DD" w14:paraId="19991B2C" w14:textId="7D656AC0">
            <w:pPr>
              <w:shd w:val="clear" w:color="auto" w:fill="23272E"/>
              <w:spacing w:after="0" w:line="285" w:lineRule="auto"/>
            </w:pPr>
            <w:r w:rsidRPr="635A44DD">
              <w:rPr>
                <w:rFonts w:ascii="Consolas" w:hAnsi="Consolas" w:eastAsia="Consolas" w:cs="Consolas"/>
                <w:color w:val="E06C75"/>
                <w:sz w:val="21"/>
                <w:szCs w:val="21"/>
              </w:rPr>
              <w:t>hough_radii</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np.</w:t>
            </w:r>
            <w:r w:rsidRPr="635A44DD">
              <w:rPr>
                <w:rFonts w:ascii="Consolas" w:hAnsi="Consolas" w:eastAsia="Consolas" w:cs="Consolas"/>
                <w:color w:val="61AFEF"/>
                <w:sz w:val="21"/>
                <w:szCs w:val="21"/>
              </w:rPr>
              <w:t>arange</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50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100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p>
          <w:p w:rsidR="635A44DD" w:rsidP="635A44DD" w:rsidRDefault="635A44DD" w14:paraId="1C8D99C4" w14:textId="1993F1F3">
            <w:pPr>
              <w:shd w:val="clear" w:color="auto" w:fill="23272E"/>
              <w:spacing w:after="0" w:line="285" w:lineRule="auto"/>
            </w:pPr>
            <w:r w:rsidRPr="635A44DD">
              <w:rPr>
                <w:rFonts w:ascii="Consolas" w:hAnsi="Consolas" w:eastAsia="Consolas" w:cs="Consolas"/>
                <w:color w:val="E06C75"/>
                <w:sz w:val="21"/>
                <w:szCs w:val="21"/>
              </w:rPr>
              <w:t>hough_res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hough_circle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hough_radii</w:t>
            </w:r>
            <w:r w:rsidRPr="635A44DD">
              <w:rPr>
                <w:rFonts w:ascii="Consolas" w:hAnsi="Consolas" w:eastAsia="Consolas" w:cs="Consolas"/>
                <w:color w:val="ABB2BF"/>
                <w:sz w:val="21"/>
                <w:szCs w:val="21"/>
              </w:rPr>
              <w:t>)</w:t>
            </w:r>
          </w:p>
          <w:p w:rsidR="635A44DD" w:rsidP="635A44DD" w:rsidRDefault="635A44DD" w14:paraId="24EA94D6" w14:textId="151A9A1B">
            <w:pPr>
              <w:shd w:val="clear" w:color="auto" w:fill="23272E"/>
              <w:spacing w:after="0" w:line="285" w:lineRule="auto"/>
            </w:pPr>
            <w:r w:rsidRPr="635A44DD">
              <w:rPr>
                <w:rFonts w:ascii="Consolas" w:hAnsi="Consolas" w:eastAsia="Consolas" w:cs="Consolas"/>
                <w:color w:val="7F848E"/>
                <w:sz w:val="21"/>
                <w:szCs w:val="21"/>
              </w:rPr>
              <w:t># Select the most prominent 6 circles</w:t>
            </w:r>
          </w:p>
          <w:p w:rsidR="635A44DD" w:rsidP="635A44DD" w:rsidRDefault="635A44DD" w14:paraId="6228B6DD" w14:textId="42228915">
            <w:pPr>
              <w:shd w:val="clear" w:color="auto" w:fill="23272E"/>
              <w:spacing w:after="0" w:line="285" w:lineRule="auto"/>
            </w:pPr>
            <w:r w:rsidRPr="635A44DD">
              <w:rPr>
                <w:rFonts w:ascii="Consolas" w:hAnsi="Consolas" w:eastAsia="Consolas" w:cs="Consolas"/>
                <w:color w:val="E06C75"/>
                <w:sz w:val="21"/>
                <w:szCs w:val="21"/>
              </w:rPr>
              <w:t>accums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c_x</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c_y</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radii</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hough_circle_peaks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hough_res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hough_radii</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total_num_peaks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6</w:t>
            </w:r>
            <w:r w:rsidRPr="635A44DD">
              <w:rPr>
                <w:rFonts w:ascii="Consolas" w:hAnsi="Consolas" w:eastAsia="Consolas" w:cs="Consolas"/>
                <w:color w:val="ABB2BF"/>
                <w:sz w:val="21"/>
                <w:szCs w:val="21"/>
              </w:rPr>
              <w:t>)</w:t>
            </w:r>
          </w:p>
          <w:p w:rsidR="635A44DD" w:rsidP="635A44DD" w:rsidRDefault="635A44DD" w14:paraId="4A136AEC" w14:textId="0147F98D">
            <w:pPr>
              <w:shd w:val="clear" w:color="auto" w:fill="23272E"/>
              <w:spacing w:after="0" w:line="285" w:lineRule="auto"/>
            </w:pPr>
            <w:r w:rsidRPr="635A44DD">
              <w:rPr>
                <w:rFonts w:ascii="Consolas" w:hAnsi="Consolas" w:eastAsia="Consolas" w:cs="Consolas"/>
                <w:color w:val="E06C75"/>
                <w:sz w:val="21"/>
                <w:szCs w:val="21"/>
              </w:rPr>
              <w:t>segmented_image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np.</w:t>
            </w:r>
            <w:r w:rsidRPr="635A44DD">
              <w:rPr>
                <w:rFonts w:ascii="Consolas" w:hAnsi="Consolas" w:eastAsia="Consolas" w:cs="Consolas"/>
                <w:color w:val="61AFEF"/>
                <w:sz w:val="21"/>
                <w:szCs w:val="21"/>
              </w:rPr>
              <w:t>zeros_like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w:t>
            </w:r>
          </w:p>
          <w:p w:rsidR="635A44DD" w:rsidP="635A44DD" w:rsidRDefault="635A44DD" w14:paraId="36BB75F4" w14:textId="3EF7DE9E">
            <w:pPr>
              <w:shd w:val="clear" w:color="auto" w:fill="23272E"/>
              <w:spacing w:after="0" w:line="285" w:lineRule="auto"/>
            </w:pP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gray2rgb</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w:t>
            </w:r>
          </w:p>
          <w:p w:rsidR="635A44DD" w:rsidP="635A44DD" w:rsidRDefault="635A44DD" w14:paraId="47D25C7E" w14:textId="2F4116BF">
            <w:pPr>
              <w:shd w:val="clear" w:color="auto" w:fill="23272E"/>
              <w:spacing w:after="0" w:line="285" w:lineRule="auto"/>
            </w:pPr>
            <w:r w:rsidRPr="635A44DD">
              <w:rPr>
                <w:rFonts w:ascii="Consolas" w:hAnsi="Consolas" w:eastAsia="Consolas" w:cs="Consolas"/>
                <w:color w:val="C678DD"/>
                <w:sz w:val="21"/>
                <w:szCs w:val="21"/>
              </w:rPr>
              <w:t>for</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center_y</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center_x</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radius</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in</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zip</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c_y</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c_x</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radii</w:t>
            </w:r>
            <w:r w:rsidRPr="635A44DD">
              <w:rPr>
                <w:rFonts w:ascii="Consolas" w:hAnsi="Consolas" w:eastAsia="Consolas" w:cs="Consolas"/>
                <w:color w:val="ABB2BF"/>
                <w:sz w:val="21"/>
                <w:szCs w:val="21"/>
              </w:rPr>
              <w:t>):</w:t>
            </w:r>
          </w:p>
          <w:p w:rsidR="635A44DD" w:rsidP="635A44DD" w:rsidRDefault="635A44DD" w14:paraId="02530F9F" w14:textId="29952E0F">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circ_y</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circ_x</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circle_perimeter</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center_y</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center_x</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radius</w:t>
            </w:r>
            <w:r w:rsidRPr="635A44DD">
              <w:rPr>
                <w:rFonts w:ascii="Consolas" w:hAnsi="Consolas" w:eastAsia="Consolas" w:cs="Consolas"/>
                <w:color w:val="ABB2BF"/>
                <w:sz w:val="21"/>
                <w:szCs w:val="21"/>
              </w:rPr>
              <w:t>)</w:t>
            </w:r>
          </w:p>
          <w:p w:rsidR="635A44DD" w:rsidP="635A44DD" w:rsidRDefault="635A44DD" w14:paraId="454125F6" w14:textId="27A2C9F3">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circ_y</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circ_x</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p>
          <w:p w:rsidR="635A44DD" w:rsidP="635A44DD" w:rsidRDefault="635A44DD" w14:paraId="69D718B4" w14:textId="2A3B9203">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segmented_image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circ_y</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circ_x</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p>
          <w:p w:rsidR="635A44DD" w:rsidP="635A44DD" w:rsidRDefault="635A44DD" w14:paraId="79FE8153" w14:textId="51552BFE">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pylab.cm.gray),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set_axis_off</w:t>
            </w:r>
            <w:r w:rsidRPr="635A44DD">
              <w:rPr>
                <w:rFonts w:ascii="Consolas" w:hAnsi="Consolas" w:eastAsia="Consolas" w:cs="Consolas"/>
                <w:color w:val="ABB2BF"/>
                <w:sz w:val="21"/>
                <w:szCs w:val="21"/>
              </w:rPr>
              <w:t>()</w:t>
            </w:r>
          </w:p>
          <w:p w:rsidR="635A44DD" w:rsidP="635A44DD" w:rsidRDefault="635A44DD" w14:paraId="7B0AFE9F" w14:textId="5DBF298B">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'Detected Circles'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 xml:space="preserve">)  </w:t>
            </w:r>
            <w:r w:rsidRPr="635A44DD">
              <w:rPr>
                <w:rFonts w:ascii="Consolas" w:hAnsi="Consolas" w:eastAsia="Consolas" w:cs="Consolas"/>
                <w:color w:val="7F848E"/>
                <w:sz w:val="21"/>
                <w:szCs w:val="21"/>
              </w:rPr>
              <w:t># Note: Ini seharusnya axes[3], tapi di kode asli mungkin ada penyesuaian</w:t>
            </w:r>
          </w:p>
          <w:p w:rsidR="635A44DD" w:rsidP="635A44DD" w:rsidRDefault="635A44DD" w14:paraId="573D6AA4" w14:textId="0F44E219">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tight_layout</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00792233" w14:paraId="6980E0C5" w14:textId="6ADD0279">
      <w:pPr>
        <w:spacing w:before="240" w:after="240"/>
        <w:rPr>
          <w:rFonts w:ascii="Times New Roman" w:hAnsi="Times New Roman" w:eastAsia="Times New Roman" w:cs="Times New Roman"/>
        </w:rPr>
      </w:pPr>
    </w:p>
    <w:p w:rsidR="00792233" w:rsidP="635A44DD" w:rsidRDefault="6F784F7B" w14:paraId="3F57A3A1" w14:textId="25A46EE5">
      <w:r>
        <w:br w:type="page"/>
      </w:r>
    </w:p>
    <w:p w:rsidR="00792233" w:rsidP="635A44DD" w:rsidRDefault="635A44DD" w14:paraId="3B495F14" w14:textId="5DD61744">
      <w:pPr>
        <w:spacing w:before="240" w:after="240"/>
      </w:pPr>
      <w:r w:rsidRPr="635A44DD">
        <w:rPr>
          <w:rFonts w:ascii="Times New Roman" w:hAnsi="Times New Roman" w:eastAsia="Times New Roman" w:cs="Times New Roman"/>
        </w:rPr>
        <w:t>mendeteksi lingkaran pada gambar</w:t>
      </w:r>
    </w:p>
    <w:tbl>
      <w:tblPr>
        <w:tblW w:w="0" w:type="auto"/>
        <w:tblLayout w:type="fixed"/>
        <w:tblLook w:val="0600" w:firstRow="0" w:lastRow="0" w:firstColumn="0" w:lastColumn="0" w:noHBand="1" w:noVBand="1"/>
      </w:tblPr>
      <w:tblGrid>
        <w:gridCol w:w="9468"/>
      </w:tblGrid>
      <w:tr w:rsidR="635A44DD" w:rsidTr="635A44DD" w14:paraId="0C104FA5"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0E9A391A" w14:textId="0D47C257">
            <w:pPr>
              <w:shd w:val="clear" w:color="auto" w:fill="23272E"/>
              <w:spacing w:after="0" w:line="285" w:lineRule="auto"/>
            </w:pP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rgb2gray</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'images/coins.png'</w:t>
            </w:r>
            <w:r w:rsidRPr="635A44DD">
              <w:rPr>
                <w:rFonts w:ascii="Consolas" w:hAnsi="Consolas" w:eastAsia="Consolas" w:cs="Consolas"/>
                <w:color w:val="ABB2BF"/>
                <w:sz w:val="21"/>
                <w:szCs w:val="21"/>
              </w:rPr>
              <w:t>))</w:t>
            </w:r>
          </w:p>
          <w:p w:rsidR="635A44DD" w:rsidP="635A44DD" w:rsidRDefault="635A44DD" w14:paraId="32C481F1" w14:textId="4DA480EA">
            <w:pPr>
              <w:shd w:val="clear" w:color="auto" w:fill="23272E"/>
              <w:spacing w:after="0" w:line="285" w:lineRule="auto"/>
            </w:pPr>
            <w:r w:rsidRPr="635A44DD">
              <w:rPr>
                <w:rFonts w:ascii="Consolas" w:hAnsi="Consolas" w:eastAsia="Consolas" w:cs="Consolas"/>
                <w:color w:val="E06C75"/>
                <w:sz w:val="21"/>
                <w:szCs w:val="21"/>
              </w:rPr>
              <w:t>fig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sharex</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True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sharey</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True</w:t>
            </w:r>
            <w:r w:rsidRPr="635A44DD">
              <w:rPr>
                <w:rFonts w:ascii="Consolas" w:hAnsi="Consolas" w:eastAsia="Consolas" w:cs="Consolas"/>
                <w:color w:val="ABB2BF"/>
                <w:sz w:val="21"/>
                <w:szCs w:val="21"/>
              </w:rPr>
              <w:t>)</w:t>
            </w:r>
          </w:p>
          <w:p w:rsidR="635A44DD" w:rsidP="635A44DD" w:rsidRDefault="635A44DD" w14:paraId="61F55CD0" w14:textId="6B759C9B">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ravel</w:t>
            </w:r>
            <w:r w:rsidRPr="635A44DD">
              <w:rPr>
                <w:rFonts w:ascii="Consolas" w:hAnsi="Consolas" w:eastAsia="Consolas" w:cs="Consolas"/>
                <w:color w:val="ABB2BF"/>
                <w:sz w:val="21"/>
                <w:szCs w:val="21"/>
              </w:rPr>
              <w:t>()</w:t>
            </w:r>
          </w:p>
          <w:p w:rsidR="635A44DD" w:rsidP="635A44DD" w:rsidRDefault="635A44DD" w14:paraId="42ECCE1F" w14:textId="42004B13">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pylab.cm.gray),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set_axis_off</w:t>
            </w:r>
            <w:r w:rsidRPr="635A44DD">
              <w:rPr>
                <w:rFonts w:ascii="Consolas" w:hAnsi="Consolas" w:eastAsia="Consolas" w:cs="Consolas"/>
                <w:color w:val="ABB2BF"/>
                <w:sz w:val="21"/>
                <w:szCs w:val="21"/>
              </w:rPr>
              <w:t>()</w:t>
            </w:r>
          </w:p>
          <w:p w:rsidR="635A44DD" w:rsidP="635A44DD" w:rsidRDefault="635A44DD" w14:paraId="3DBE7247" w14:textId="25D58AEF">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'Original 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w:t>
            </w:r>
          </w:p>
          <w:p w:rsidR="635A44DD" w:rsidP="635A44DD" w:rsidRDefault="635A44DD" w14:paraId="66F5A53D" w14:textId="60CFCBC7">
            <w:pPr>
              <w:shd w:val="clear" w:color="auto" w:fill="23272E"/>
              <w:spacing w:after="0" w:line="285" w:lineRule="auto"/>
            </w:pPr>
            <w:r w:rsidRPr="635A44DD">
              <w:rPr>
                <w:rFonts w:ascii="Consolas" w:hAnsi="Consolas" w:eastAsia="Consolas" w:cs="Consolas"/>
                <w:color w:val="E06C75"/>
                <w:sz w:val="21"/>
                <w:szCs w:val="21"/>
              </w:rPr>
              <w:t>hough_radii</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np.</w:t>
            </w:r>
            <w:r w:rsidRPr="635A44DD">
              <w:rPr>
                <w:rFonts w:ascii="Consolas" w:hAnsi="Consolas" w:eastAsia="Consolas" w:cs="Consolas"/>
                <w:color w:val="61AFEF"/>
                <w:sz w:val="21"/>
                <w:szCs w:val="21"/>
              </w:rPr>
              <w:t>arange</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65</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75</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p>
          <w:p w:rsidR="635A44DD" w:rsidP="635A44DD" w:rsidRDefault="635A44DD" w14:paraId="3C03E6B4" w14:textId="6E4D4A5F">
            <w:pPr>
              <w:shd w:val="clear" w:color="auto" w:fill="23272E"/>
              <w:spacing w:after="0" w:line="285" w:lineRule="auto"/>
            </w:pPr>
            <w:r w:rsidRPr="635A44DD">
              <w:rPr>
                <w:rFonts w:ascii="Consolas" w:hAnsi="Consolas" w:eastAsia="Consolas" w:cs="Consolas"/>
                <w:color w:val="E06C75"/>
                <w:sz w:val="21"/>
                <w:szCs w:val="21"/>
              </w:rPr>
              <w:t>hough_res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hough_circle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hough_radii</w:t>
            </w:r>
            <w:r w:rsidRPr="635A44DD">
              <w:rPr>
                <w:rFonts w:ascii="Consolas" w:hAnsi="Consolas" w:eastAsia="Consolas" w:cs="Consolas"/>
                <w:color w:val="ABB2BF"/>
                <w:sz w:val="21"/>
                <w:szCs w:val="21"/>
              </w:rPr>
              <w:t>)</w:t>
            </w:r>
          </w:p>
          <w:p w:rsidR="635A44DD" w:rsidP="635A44DD" w:rsidRDefault="635A44DD" w14:paraId="4D640473" w14:textId="7931BB0C">
            <w:pPr>
              <w:shd w:val="clear" w:color="auto" w:fill="23272E"/>
              <w:spacing w:after="0" w:line="285" w:lineRule="auto"/>
            </w:pPr>
            <w:r w:rsidRPr="635A44DD">
              <w:rPr>
                <w:rFonts w:ascii="Consolas" w:hAnsi="Consolas" w:eastAsia="Consolas" w:cs="Consolas"/>
                <w:color w:val="7F848E"/>
                <w:sz w:val="21"/>
                <w:szCs w:val="21"/>
              </w:rPr>
              <w:t># Select the most prominent 4 circles</w:t>
            </w:r>
          </w:p>
          <w:p w:rsidR="635A44DD" w:rsidP="635A44DD" w:rsidRDefault="635A44DD" w14:paraId="4F78C9BF" w14:textId="6F6F9626">
            <w:pPr>
              <w:shd w:val="clear" w:color="auto" w:fill="23272E"/>
              <w:spacing w:after="0" w:line="285" w:lineRule="auto"/>
            </w:pPr>
            <w:r w:rsidRPr="635A44DD">
              <w:rPr>
                <w:rFonts w:ascii="Consolas" w:hAnsi="Consolas" w:eastAsia="Consolas" w:cs="Consolas"/>
                <w:color w:val="E06C75"/>
                <w:sz w:val="21"/>
                <w:szCs w:val="21"/>
              </w:rPr>
              <w:t>accums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c_x</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c_y</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radii</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hough_circle_peaks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hough_res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hough_radii</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total_num_peaks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4</w:t>
            </w:r>
            <w:r w:rsidRPr="635A44DD">
              <w:rPr>
                <w:rFonts w:ascii="Consolas" w:hAnsi="Consolas" w:eastAsia="Consolas" w:cs="Consolas"/>
                <w:color w:val="ABB2BF"/>
                <w:sz w:val="21"/>
                <w:szCs w:val="21"/>
              </w:rPr>
              <w:t>)</w:t>
            </w:r>
          </w:p>
          <w:p w:rsidR="635A44DD" w:rsidP="635A44DD" w:rsidRDefault="635A44DD" w14:paraId="0C1B5F09" w14:textId="464B5C12">
            <w:pPr>
              <w:shd w:val="clear" w:color="auto" w:fill="23272E"/>
              <w:spacing w:after="0" w:line="285" w:lineRule="auto"/>
            </w:pP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color.</w:t>
            </w:r>
            <w:r w:rsidRPr="635A44DD">
              <w:rPr>
                <w:rFonts w:ascii="Consolas" w:hAnsi="Consolas" w:eastAsia="Consolas" w:cs="Consolas"/>
                <w:color w:val="61AFEF"/>
                <w:sz w:val="21"/>
                <w:szCs w:val="21"/>
              </w:rPr>
              <w:t>gray2rgb</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w:t>
            </w:r>
          </w:p>
          <w:p w:rsidR="635A44DD" w:rsidP="635A44DD" w:rsidRDefault="635A44DD" w14:paraId="08C94DE4" w14:textId="283222D4">
            <w:pPr>
              <w:shd w:val="clear" w:color="auto" w:fill="23272E"/>
              <w:spacing w:after="0" w:line="285" w:lineRule="auto"/>
            </w:pPr>
            <w:r w:rsidRPr="635A44DD">
              <w:rPr>
                <w:rFonts w:ascii="Consolas" w:hAnsi="Consolas" w:eastAsia="Consolas" w:cs="Consolas"/>
                <w:color w:val="C678DD"/>
                <w:sz w:val="21"/>
                <w:szCs w:val="21"/>
              </w:rPr>
              <w:t>for</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center_y</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center_x</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radius</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in</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zip</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c_y</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c_x</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radii</w:t>
            </w:r>
            <w:r w:rsidRPr="635A44DD">
              <w:rPr>
                <w:rFonts w:ascii="Consolas" w:hAnsi="Consolas" w:eastAsia="Consolas" w:cs="Consolas"/>
                <w:color w:val="ABB2BF"/>
                <w:sz w:val="21"/>
                <w:szCs w:val="21"/>
              </w:rPr>
              <w:t>):</w:t>
            </w:r>
          </w:p>
          <w:p w:rsidR="635A44DD" w:rsidP="635A44DD" w:rsidRDefault="635A44DD" w14:paraId="0FB3A29C" w14:textId="0657DBD8">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circ_y</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circ_x</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circle_perimeter</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center_y</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center_x</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radius</w:t>
            </w:r>
            <w:r w:rsidRPr="635A44DD">
              <w:rPr>
                <w:rFonts w:ascii="Consolas" w:hAnsi="Consolas" w:eastAsia="Consolas" w:cs="Consolas"/>
                <w:color w:val="ABB2BF"/>
                <w:sz w:val="21"/>
                <w:szCs w:val="21"/>
              </w:rPr>
              <w:t>)</w:t>
            </w:r>
          </w:p>
          <w:p w:rsidR="635A44DD" w:rsidP="635A44DD" w:rsidRDefault="635A44DD" w14:paraId="392FD94F" w14:textId="684A3639">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circ_y</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circ_x</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p>
          <w:p w:rsidR="635A44DD" w:rsidP="635A44DD" w:rsidRDefault="635A44DD" w14:paraId="35E19F7B" w14:textId="362671F7">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pylab.cm.gray),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set_axis_off</w:t>
            </w:r>
            <w:r w:rsidRPr="635A44DD">
              <w:rPr>
                <w:rFonts w:ascii="Consolas" w:hAnsi="Consolas" w:eastAsia="Consolas" w:cs="Consolas"/>
                <w:color w:val="ABB2BF"/>
                <w:sz w:val="21"/>
                <w:szCs w:val="21"/>
              </w:rPr>
              <w:t>()</w:t>
            </w:r>
          </w:p>
          <w:p w:rsidR="635A44DD" w:rsidP="635A44DD" w:rsidRDefault="635A44DD" w14:paraId="72CB95E2" w14:textId="6C13C453">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'Detected Circles'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w:t>
            </w:r>
          </w:p>
          <w:p w:rsidR="635A44DD" w:rsidP="635A44DD" w:rsidRDefault="635A44DD" w14:paraId="4F345C77" w14:textId="792620E0">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tight_layout</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00792233" w14:paraId="6A502306" w14:textId="207AAF44">
      <w:pPr>
        <w:pStyle w:val="Heading3"/>
        <w:spacing w:before="240" w:after="240"/>
      </w:pPr>
    </w:p>
    <w:p w:rsidR="00792233" w:rsidP="635A44DD" w:rsidRDefault="6F784F7B" w14:paraId="770C1D6F" w14:textId="1223FD20">
      <w:r>
        <w:br w:type="page"/>
      </w:r>
    </w:p>
    <w:p w:rsidR="00792233" w:rsidP="635A44DD" w:rsidRDefault="635A44DD" w14:paraId="233B2CD4" w14:textId="268FA627">
      <w:pPr>
        <w:pStyle w:val="Heading3"/>
        <w:spacing w:before="240" w:after="240"/>
      </w:pPr>
      <w:bookmarkStart w:name="_Toc213102723" w:id="113"/>
      <w:r w:rsidRPr="635A44DD">
        <w:t>8.2.2. Thresholding and Otsu's Segmentation</w:t>
      </w:r>
      <w:bookmarkEnd w:id="113"/>
    </w:p>
    <w:p w:rsidR="00792233" w:rsidP="635A44DD" w:rsidRDefault="635A44DD" w14:paraId="37AD636E" w14:textId="496FB953">
      <w:pPr>
        <w:spacing w:before="240" w:after="240"/>
        <w:ind w:firstLine="720"/>
        <w:jc w:val="both"/>
        <w:rPr>
          <w:rFonts w:ascii="Times New Roman" w:hAnsi="Times New Roman" w:eastAsia="Times New Roman" w:cs="Times New Roman"/>
        </w:rPr>
      </w:pPr>
      <w:r w:rsidRPr="635A44DD">
        <w:rPr>
          <w:rFonts w:ascii="Times New Roman" w:hAnsi="Times New Roman" w:eastAsia="Times New Roman" w:cs="Times New Roman"/>
        </w:rPr>
        <w:t>Thresholding adalah keluarga algoritma yang menggunakan nilai piksel sebagai threshold untuk membuat gambar biner (hitam-putih) dari gambar grayscale, menyediakan cara sederhana untuk segmentasi objek dari latar belakang. Threshold bisa dipilih manual (dari histogram) atau otomatis. Di scikit-image, ada dua kategori: histogram-based (menggunakan histogram intensitas piksel, misalnya bimodal) dan local (menggunakan piksel tetangga, lebih mahal komputasi).</w:t>
      </w:r>
    </w:p>
    <w:p w:rsidR="00792233" w:rsidP="635A44DD" w:rsidRDefault="635A44DD" w14:paraId="2866F372" w14:textId="6A4A52F5">
      <w:pPr>
        <w:spacing w:before="240" w:after="240"/>
        <w:jc w:val="both"/>
        <w:rPr>
          <w:rFonts w:ascii="Times New Roman" w:hAnsi="Times New Roman" w:eastAsia="Times New Roman" w:cs="Times New Roman"/>
        </w:rPr>
      </w:pPr>
      <w:r w:rsidRPr="635A44DD">
        <w:rPr>
          <w:rFonts w:ascii="Times New Roman" w:hAnsi="Times New Roman" w:eastAsia="Times New Roman" w:cs="Times New Roman"/>
        </w:rPr>
        <w:t>Menghitung threshold optimal dengan memaksimalkan varian antar-kelas dan meminimalkan varian intra-kelas antara dua kelas piksel:</w:t>
      </w:r>
    </w:p>
    <w:tbl>
      <w:tblPr>
        <w:tblW w:w="0" w:type="auto"/>
        <w:tblLayout w:type="fixed"/>
        <w:tblLook w:val="0600" w:firstRow="0" w:lastRow="0" w:firstColumn="0" w:lastColumn="0" w:noHBand="1" w:noVBand="1"/>
      </w:tblPr>
      <w:tblGrid>
        <w:gridCol w:w="9468"/>
      </w:tblGrid>
      <w:tr w:rsidR="635A44DD" w:rsidTr="635A44DD" w14:paraId="157881AE"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3AFEE40B" w14:textId="66FF3B92">
            <w:pPr>
              <w:shd w:val="clear" w:color="auto" w:fill="23272E"/>
              <w:spacing w:after="0" w:line="285" w:lineRule="auto"/>
            </w:pP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rgb2gray</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'../images/horse.jpg'</w:t>
            </w:r>
            <w:r w:rsidRPr="635A44DD">
              <w:rPr>
                <w:rFonts w:ascii="Consolas" w:hAnsi="Consolas" w:eastAsia="Consolas" w:cs="Consolas"/>
                <w:color w:val="ABB2BF"/>
                <w:sz w:val="21"/>
                <w:szCs w:val="21"/>
              </w:rPr>
              <w:t>))</w:t>
            </w:r>
          </w:p>
          <w:p w:rsidR="635A44DD" w:rsidP="635A44DD" w:rsidRDefault="635A44DD" w14:paraId="4380CA33" w14:textId="6EF65FA6">
            <w:pPr>
              <w:shd w:val="clear" w:color="auto" w:fill="23272E"/>
              <w:spacing w:after="0" w:line="285" w:lineRule="auto"/>
            </w:pPr>
            <w:r w:rsidRPr="635A44DD">
              <w:rPr>
                <w:rFonts w:ascii="Consolas" w:hAnsi="Consolas" w:eastAsia="Consolas" w:cs="Consolas"/>
                <w:color w:val="E06C75"/>
                <w:sz w:val="21"/>
                <w:szCs w:val="21"/>
              </w:rPr>
              <w:t>thresh</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threshold_otsu</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w:t>
            </w:r>
          </w:p>
          <w:p w:rsidR="635A44DD" w:rsidP="635A44DD" w:rsidRDefault="635A44DD" w14:paraId="6D2CFA54" w14:textId="05440630">
            <w:pPr>
              <w:shd w:val="clear" w:color="auto" w:fill="23272E"/>
              <w:spacing w:after="0" w:line="285" w:lineRule="auto"/>
            </w:pPr>
            <w:r w:rsidRPr="635A44DD">
              <w:rPr>
                <w:rFonts w:ascii="Consolas" w:hAnsi="Consolas" w:eastAsia="Consolas" w:cs="Consolas"/>
                <w:color w:val="E06C75"/>
                <w:sz w:val="21"/>
                <w:szCs w:val="21"/>
              </w:rPr>
              <w:t>binary</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&gt;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thresh</w:t>
            </w:r>
          </w:p>
          <w:p w:rsidR="635A44DD" w:rsidP="635A44DD" w:rsidRDefault="635A44DD" w14:paraId="61A50B77" w14:textId="6189A30B">
            <w:pPr>
              <w:shd w:val="clear" w:color="auto" w:fill="23272E"/>
              <w:spacing w:after="0" w:line="285" w:lineRule="auto"/>
            </w:pPr>
          </w:p>
          <w:p w:rsidR="635A44DD" w:rsidP="635A44DD" w:rsidRDefault="635A44DD" w14:paraId="584113F4" w14:textId="0ED7D8C9">
            <w:pPr>
              <w:shd w:val="clear" w:color="auto" w:fill="23272E"/>
              <w:spacing w:after="0" w:line="285" w:lineRule="auto"/>
            </w:pPr>
            <w:r w:rsidRPr="635A44DD">
              <w:rPr>
                <w:rFonts w:ascii="Consolas" w:hAnsi="Consolas" w:eastAsia="Consolas" w:cs="Consolas"/>
                <w:color w:val="E06C75"/>
                <w:sz w:val="21"/>
                <w:szCs w:val="21"/>
              </w:rPr>
              <w:t>fig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nrows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ncols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15</w:t>
            </w:r>
            <w:r w:rsidRPr="635A44DD">
              <w:rPr>
                <w:rFonts w:ascii="Consolas" w:hAnsi="Consolas" w:eastAsia="Consolas" w:cs="Consolas"/>
                <w:color w:val="ABB2BF"/>
                <w:sz w:val="21"/>
                <w:szCs w:val="21"/>
              </w:rPr>
              <w:t>))</w:t>
            </w:r>
          </w:p>
          <w:p w:rsidR="635A44DD" w:rsidP="635A44DD" w:rsidRDefault="635A44DD" w14:paraId="028AA782" w14:textId="081D031D">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ravel</w:t>
            </w:r>
            <w:r w:rsidRPr="635A44DD">
              <w:rPr>
                <w:rFonts w:ascii="Consolas" w:hAnsi="Consolas" w:eastAsia="Consolas" w:cs="Consolas"/>
                <w:color w:val="ABB2BF"/>
                <w:sz w:val="21"/>
                <w:szCs w:val="21"/>
              </w:rPr>
              <w:t>()</w:t>
            </w:r>
          </w:p>
          <w:p w:rsidR="635A44DD" w:rsidP="635A44DD" w:rsidRDefault="635A44DD" w14:paraId="36ECFBA4" w14:textId="273B9CBA">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p>
          <w:p w:rsidR="635A44DD" w:rsidP="635A44DD" w:rsidRDefault="635A44DD" w14:paraId="7974B434" w14:textId="16515E2D">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sharex</w:t>
            </w:r>
            <w:r w:rsidRPr="635A44DD">
              <w:rPr>
                <w:rFonts w:ascii="Consolas" w:hAnsi="Consolas" w:eastAsia="Consolas" w:cs="Consolas"/>
                <w:color w:val="56B6C2"/>
                <w:sz w:val="21"/>
                <w:szCs w:val="21"/>
              </w:rPr>
              <w:t>=</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sharey</w:t>
            </w:r>
            <w:r w:rsidRPr="635A44DD">
              <w:rPr>
                <w:rFonts w:ascii="Consolas" w:hAnsi="Consolas" w:eastAsia="Consolas" w:cs="Consolas"/>
                <w:color w:val="56B6C2"/>
                <w:sz w:val="21"/>
                <w:szCs w:val="21"/>
              </w:rPr>
              <w:t>=</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p>
          <w:p w:rsidR="635A44DD" w:rsidP="635A44DD" w:rsidRDefault="635A44DD" w14:paraId="26460509" w14:textId="2D66B94D">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4</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sharex</w:t>
            </w:r>
            <w:r w:rsidRPr="635A44DD">
              <w:rPr>
                <w:rFonts w:ascii="Consolas" w:hAnsi="Consolas" w:eastAsia="Consolas" w:cs="Consolas"/>
                <w:color w:val="56B6C2"/>
                <w:sz w:val="21"/>
                <w:szCs w:val="21"/>
              </w:rPr>
              <w:t>=</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sharey</w:t>
            </w:r>
            <w:r w:rsidRPr="635A44DD">
              <w:rPr>
                <w:rFonts w:ascii="Consolas" w:hAnsi="Consolas" w:eastAsia="Consolas" w:cs="Consolas"/>
                <w:color w:val="56B6C2"/>
                <w:sz w:val="21"/>
                <w:szCs w:val="21"/>
              </w:rPr>
              <w:t>=</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p>
          <w:p w:rsidR="635A44DD" w:rsidP="635A44DD" w:rsidRDefault="635A44DD" w14:paraId="2E8ED2DF" w14:textId="1FFB5453">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pylab.cm.gray)</w:t>
            </w:r>
          </w:p>
          <w:p w:rsidR="635A44DD" w:rsidP="635A44DD" w:rsidRDefault="635A44DD" w14:paraId="45D19300" w14:textId="314669E9">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'Original'</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7336F535" w14:textId="308F737C">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hist</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ravel</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bins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256</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normed</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True</w:t>
            </w:r>
            <w:r w:rsidRPr="635A44DD">
              <w:rPr>
                <w:rFonts w:ascii="Consolas" w:hAnsi="Consolas" w:eastAsia="Consolas" w:cs="Consolas"/>
                <w:color w:val="ABB2BF"/>
                <w:sz w:val="21"/>
                <w:szCs w:val="21"/>
              </w:rPr>
              <w:t>)</w:t>
            </w:r>
          </w:p>
          <w:p w:rsidR="635A44DD" w:rsidP="635A44DD" w:rsidRDefault="635A44DD" w14:paraId="4F76E259" w14:textId="11078E5E">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'Histogram'</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axvline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thresh</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color</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'r'</w:t>
            </w:r>
            <w:r w:rsidRPr="635A44DD">
              <w:rPr>
                <w:rFonts w:ascii="Consolas" w:hAnsi="Consolas" w:eastAsia="Consolas" w:cs="Consolas"/>
                <w:color w:val="ABB2BF"/>
                <w:sz w:val="21"/>
                <w:szCs w:val="21"/>
              </w:rPr>
              <w:t>)</w:t>
            </w:r>
          </w:p>
          <w:p w:rsidR="635A44DD" w:rsidP="635A44DD" w:rsidRDefault="635A44DD" w14:paraId="3508E0B4" w14:textId="5CE053E2">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binary</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pylab.cm.gray)</w:t>
            </w:r>
          </w:p>
          <w:p w:rsidR="635A44DD" w:rsidP="635A44DD" w:rsidRDefault="635A44DD" w14:paraId="71632491" w14:textId="2A027B52">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'Thresholded (Otsu)'</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1B05256C" w14:textId="7438BC2C">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tight_layout</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00792233" w14:paraId="5429C9C8" w14:textId="614DA8A4">
      <w:pPr>
        <w:pStyle w:val="Heading3"/>
        <w:spacing w:before="240" w:after="240"/>
      </w:pPr>
    </w:p>
    <w:p w:rsidR="00792233" w:rsidP="635A44DD" w:rsidRDefault="6F784F7B" w14:paraId="26016A27" w14:textId="4319D12C">
      <w:r>
        <w:br w:type="page"/>
      </w:r>
    </w:p>
    <w:p w:rsidR="00792233" w:rsidP="635A44DD" w:rsidRDefault="635A44DD" w14:paraId="764A31C9" w14:textId="672E645E">
      <w:pPr>
        <w:pStyle w:val="Heading3"/>
        <w:spacing w:before="240" w:after="240"/>
      </w:pPr>
      <w:bookmarkStart w:name="_Toc213102724" w:id="114"/>
      <w:r w:rsidRPr="635A44DD">
        <w:t>8.3.3. Edge-based Segmentation</w:t>
      </w:r>
      <w:bookmarkEnd w:id="114"/>
    </w:p>
    <w:p w:rsidR="00792233" w:rsidP="635A44DD" w:rsidRDefault="635A44DD" w14:paraId="26952CAC" w14:textId="745905C0">
      <w:pPr>
        <w:ind w:firstLine="720"/>
        <w:jc w:val="both"/>
        <w:rPr>
          <w:rFonts w:ascii="Times New Roman" w:hAnsi="Times New Roman" w:eastAsia="Times New Roman" w:cs="Times New Roman"/>
        </w:rPr>
      </w:pPr>
      <w:r w:rsidRPr="635A44DD">
        <w:rPr>
          <w:rFonts w:ascii="Times New Roman" w:hAnsi="Times New Roman" w:eastAsia="Times New Roman" w:cs="Times New Roman"/>
          <w:b/>
          <w:bCs/>
        </w:rPr>
        <w:t>Segmentation berbasis tepi</w:t>
      </w:r>
      <w:r w:rsidRPr="635A44DD">
        <w:rPr>
          <w:rFonts w:ascii="Times New Roman" w:hAnsi="Times New Roman" w:eastAsia="Times New Roman" w:cs="Times New Roman"/>
        </w:rPr>
        <w:t xml:space="preserve"> berfokus pada identifikasi batas atau kontur objek dalam gambar. Metode ini bekerja dengan mencari perbedaan intensitas yang tajam (</w:t>
      </w:r>
      <w:r w:rsidRPr="635A44DD">
        <w:rPr>
          <w:rFonts w:ascii="Times New Roman" w:hAnsi="Times New Roman" w:eastAsia="Times New Roman" w:cs="Times New Roman"/>
          <w:b/>
          <w:bCs/>
        </w:rPr>
        <w:t>diskontinuitas</w:t>
      </w:r>
      <w:r w:rsidRPr="635A44DD">
        <w:rPr>
          <w:rFonts w:ascii="Times New Roman" w:hAnsi="Times New Roman" w:eastAsia="Times New Roman" w:cs="Times New Roman"/>
        </w:rPr>
        <w:t xml:space="preserve">) antar piksel yang berdekatan—yang merupakan indikasi adanya tepi (batas) objek. Tujuannya adalah untuk mendeteksi semua piksel yang termasuk dalam batas-batas ini, kemudian menghubungkan mereka untuk membentuk garis batas yang tertutup. Metode umum dalam kategori ini menggunakan operator turunan (seperti </w:t>
      </w:r>
      <w:r w:rsidRPr="635A44DD">
        <w:rPr>
          <w:rFonts w:ascii="Times New Roman" w:hAnsi="Times New Roman" w:eastAsia="Times New Roman" w:cs="Times New Roman"/>
          <w:b/>
          <w:bCs/>
        </w:rPr>
        <w:t>Sobel</w:t>
      </w:r>
      <w:r w:rsidRPr="635A44DD">
        <w:rPr>
          <w:rFonts w:ascii="Times New Roman" w:hAnsi="Times New Roman" w:eastAsia="Times New Roman" w:cs="Times New Roman"/>
        </w:rPr>
        <w:t xml:space="preserve">, </w:t>
      </w:r>
      <w:r w:rsidRPr="635A44DD">
        <w:rPr>
          <w:rFonts w:ascii="Times New Roman" w:hAnsi="Times New Roman" w:eastAsia="Times New Roman" w:cs="Times New Roman"/>
          <w:b/>
          <w:bCs/>
        </w:rPr>
        <w:t>Prewitt</w:t>
      </w:r>
      <w:r w:rsidRPr="635A44DD">
        <w:rPr>
          <w:rFonts w:ascii="Times New Roman" w:hAnsi="Times New Roman" w:eastAsia="Times New Roman" w:cs="Times New Roman"/>
        </w:rPr>
        <w:t xml:space="preserve">, atau yang paling terkenal, </w:t>
      </w:r>
      <w:r w:rsidRPr="635A44DD">
        <w:rPr>
          <w:rFonts w:ascii="Times New Roman" w:hAnsi="Times New Roman" w:eastAsia="Times New Roman" w:cs="Times New Roman"/>
          <w:b/>
          <w:bCs/>
        </w:rPr>
        <w:t>Canny</w:t>
      </w:r>
      <w:r w:rsidRPr="635A44DD">
        <w:rPr>
          <w:rFonts w:ascii="Times New Roman" w:hAnsi="Times New Roman" w:eastAsia="Times New Roman" w:cs="Times New Roman"/>
        </w:rPr>
        <w:t xml:space="preserve">) untuk menghitung gradien kecerahan, yang kemudian digunakan untuk menandai lokasi tepi. Meskipun efektif dalam memisahkan objek, metode ini sering sensitif terhadap </w:t>
      </w:r>
      <w:r w:rsidRPr="635A44DD">
        <w:rPr>
          <w:rFonts w:ascii="Times New Roman" w:hAnsi="Times New Roman" w:eastAsia="Times New Roman" w:cs="Times New Roman"/>
          <w:i/>
          <w:iCs/>
        </w:rPr>
        <w:t>noise</w:t>
      </w:r>
      <w:r w:rsidRPr="635A44DD">
        <w:rPr>
          <w:rFonts w:ascii="Times New Roman" w:hAnsi="Times New Roman" w:eastAsia="Times New Roman" w:cs="Times New Roman"/>
        </w:rPr>
        <w:t xml:space="preserve"> dan rentan menghasilkan garis batas yang terfragmentasi atau tidak tertutup sempurna.</w:t>
      </w:r>
    </w:p>
    <w:p w:rsidR="00792233" w:rsidP="635A44DD" w:rsidRDefault="635A44DD" w14:paraId="35591432" w14:textId="58C33C8A">
      <w:pPr>
        <w:spacing w:before="240" w:after="240"/>
        <w:jc w:val="both"/>
      </w:pPr>
      <w:r w:rsidRPr="635A44DD">
        <w:rPr>
          <w:rFonts w:ascii="Times New Roman" w:hAnsi="Times New Roman" w:eastAsia="Times New Roman" w:cs="Times New Roman"/>
        </w:rPr>
        <w:t>menampilkan gambar grayscale dan histogram intensitas</w:t>
      </w:r>
    </w:p>
    <w:tbl>
      <w:tblPr>
        <w:tblW w:w="0" w:type="auto"/>
        <w:tblLayout w:type="fixed"/>
        <w:tblLook w:val="0600" w:firstRow="0" w:lastRow="0" w:firstColumn="0" w:lastColumn="0" w:noHBand="1" w:noVBand="1"/>
      </w:tblPr>
      <w:tblGrid>
        <w:gridCol w:w="9468"/>
      </w:tblGrid>
      <w:tr w:rsidR="635A44DD" w:rsidTr="635A44DD" w14:paraId="0D28DB41"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4AC50B50" w14:textId="46670591">
            <w:pPr>
              <w:shd w:val="clear" w:color="auto" w:fill="23272E"/>
              <w:spacing w:after="0" w:line="285" w:lineRule="auto"/>
            </w:pPr>
            <w:r w:rsidRPr="635A44DD">
              <w:rPr>
                <w:rFonts w:ascii="Consolas" w:hAnsi="Consolas" w:eastAsia="Consolas" w:cs="Consolas"/>
                <w:color w:val="E06C75"/>
                <w:sz w:val="21"/>
                <w:szCs w:val="21"/>
              </w:rPr>
              <w:t>coins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data.</w:t>
            </w:r>
            <w:r w:rsidRPr="635A44DD">
              <w:rPr>
                <w:rFonts w:ascii="Consolas" w:hAnsi="Consolas" w:eastAsia="Consolas" w:cs="Consolas"/>
                <w:color w:val="61AFEF"/>
                <w:sz w:val="21"/>
                <w:szCs w:val="21"/>
              </w:rPr>
              <w:t>coins</w:t>
            </w:r>
            <w:r w:rsidRPr="635A44DD">
              <w:rPr>
                <w:rFonts w:ascii="Consolas" w:hAnsi="Consolas" w:eastAsia="Consolas" w:cs="Consolas"/>
                <w:color w:val="ABB2BF"/>
                <w:sz w:val="21"/>
                <w:szCs w:val="21"/>
              </w:rPr>
              <w:t>()</w:t>
            </w:r>
          </w:p>
          <w:p w:rsidR="635A44DD" w:rsidP="635A44DD" w:rsidRDefault="635A44DD" w14:paraId="1879198F" w14:textId="1F6AD228">
            <w:pPr>
              <w:shd w:val="clear" w:color="auto" w:fill="23272E"/>
              <w:spacing w:after="0" w:line="285" w:lineRule="auto"/>
            </w:pPr>
            <w:r w:rsidRPr="635A44DD">
              <w:rPr>
                <w:rFonts w:ascii="Consolas" w:hAnsi="Consolas" w:eastAsia="Consolas" w:cs="Consolas"/>
                <w:color w:val="E06C75"/>
                <w:sz w:val="21"/>
                <w:szCs w:val="21"/>
              </w:rPr>
              <w:t>hist</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np.</w:t>
            </w:r>
            <w:r w:rsidRPr="635A44DD">
              <w:rPr>
                <w:rFonts w:ascii="Consolas" w:hAnsi="Consolas" w:eastAsia="Consolas" w:cs="Consolas"/>
                <w:color w:val="61AFEF"/>
                <w:sz w:val="21"/>
                <w:szCs w:val="21"/>
              </w:rPr>
              <w:t>histogram</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coins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bins</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np.</w:t>
            </w:r>
            <w:r w:rsidRPr="635A44DD">
              <w:rPr>
                <w:rFonts w:ascii="Consolas" w:hAnsi="Consolas" w:eastAsia="Consolas" w:cs="Consolas"/>
                <w:color w:val="61AFEF"/>
                <w:sz w:val="21"/>
                <w:szCs w:val="21"/>
              </w:rPr>
              <w:t>arange</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256</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normed</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True</w:t>
            </w:r>
            <w:r w:rsidRPr="635A44DD">
              <w:rPr>
                <w:rFonts w:ascii="Consolas" w:hAnsi="Consolas" w:eastAsia="Consolas" w:cs="Consolas"/>
                <w:color w:val="ABB2BF"/>
                <w:sz w:val="21"/>
                <w:szCs w:val="21"/>
              </w:rPr>
              <w:t>)</w:t>
            </w:r>
          </w:p>
          <w:p w:rsidR="635A44DD" w:rsidP="635A44DD" w:rsidRDefault="635A44DD" w14:paraId="282FD69B" w14:textId="5C9F4A38">
            <w:pPr>
              <w:shd w:val="clear" w:color="auto" w:fill="23272E"/>
              <w:spacing w:after="0" w:line="285" w:lineRule="auto"/>
            </w:pPr>
            <w:r w:rsidRPr="635A44DD">
              <w:rPr>
                <w:rFonts w:ascii="Consolas" w:hAnsi="Consolas" w:eastAsia="Consolas" w:cs="Consolas"/>
                <w:color w:val="E06C75"/>
                <w:sz w:val="21"/>
                <w:szCs w:val="21"/>
              </w:rPr>
              <w:t>fig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w:t>
            </w:r>
          </w:p>
          <w:p w:rsidR="635A44DD" w:rsidP="635A44DD" w:rsidRDefault="635A44DD" w14:paraId="39402FAD" w14:textId="14FDF047">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coins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pylab.cm.gray, </w:t>
            </w:r>
            <w:r w:rsidRPr="635A44DD">
              <w:rPr>
                <w:rFonts w:ascii="Consolas" w:hAnsi="Consolas" w:eastAsia="Consolas" w:cs="Consolas"/>
                <w:color w:val="E06C75"/>
                <w:sz w:val="21"/>
                <w:szCs w:val="21"/>
              </w:rPr>
              <w:t>interpolation</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'nearest'</w:t>
            </w:r>
            <w:r w:rsidRPr="635A44DD">
              <w:rPr>
                <w:rFonts w:ascii="Consolas" w:hAnsi="Consolas" w:eastAsia="Consolas" w:cs="Consolas"/>
                <w:color w:val="ABB2BF"/>
                <w:sz w:val="21"/>
                <w:szCs w:val="21"/>
              </w:rPr>
              <w:t>)</w:t>
            </w:r>
          </w:p>
          <w:p w:rsidR="635A44DD" w:rsidP="635A44DD" w:rsidRDefault="635A44DD" w14:paraId="73E26EC4" w14:textId="7772C164">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plot</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hist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hist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lw</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p>
          <w:p w:rsidR="635A44DD" w:rsidP="635A44DD" w:rsidRDefault="635A44DD" w14:paraId="1815BFEF" w14:textId="386180B3">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'histogram of gray values'</w:t>
            </w:r>
            <w:r w:rsidRPr="635A44DD">
              <w:rPr>
                <w:rFonts w:ascii="Consolas" w:hAnsi="Consolas" w:eastAsia="Consolas" w:cs="Consolas"/>
                <w:color w:val="ABB2BF"/>
                <w:sz w:val="21"/>
                <w:szCs w:val="21"/>
              </w:rPr>
              <w:t>)</w:t>
            </w:r>
          </w:p>
          <w:p w:rsidR="635A44DD" w:rsidP="635A44DD" w:rsidRDefault="635A44DD" w14:paraId="6B40A424" w14:textId="1149B3B2">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635A44DD" w14:paraId="279D13BA" w14:textId="318EFA3A">
      <w:pPr>
        <w:spacing w:before="240" w:after="240"/>
        <w:jc w:val="both"/>
      </w:pPr>
      <w:r w:rsidRPr="635A44DD">
        <w:rPr>
          <w:rFonts w:ascii="Times New Roman" w:hAnsi="Times New Roman" w:eastAsia="Times New Roman" w:cs="Times New Roman"/>
        </w:rPr>
        <w:t>Deteksi edge menggunakan Canny edge detector (sigma=2).</w:t>
      </w:r>
    </w:p>
    <w:tbl>
      <w:tblPr>
        <w:tblW w:w="0" w:type="auto"/>
        <w:tblLayout w:type="fixed"/>
        <w:tblLook w:val="0600" w:firstRow="0" w:lastRow="0" w:firstColumn="0" w:lastColumn="0" w:noHBand="1" w:noVBand="1"/>
      </w:tblPr>
      <w:tblGrid>
        <w:gridCol w:w="9468"/>
      </w:tblGrid>
      <w:tr w:rsidR="635A44DD" w:rsidTr="635A44DD" w14:paraId="653EAD68"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3CBB0480" w14:textId="50629D56">
            <w:pPr>
              <w:shd w:val="clear" w:color="auto" w:fill="23272E"/>
              <w:spacing w:after="0" w:line="285" w:lineRule="auto"/>
            </w:pPr>
            <w:r w:rsidRPr="635A44DD">
              <w:rPr>
                <w:rFonts w:ascii="Consolas" w:hAnsi="Consolas" w:eastAsia="Consolas" w:cs="Consolas"/>
                <w:color w:val="E06C75"/>
                <w:sz w:val="21"/>
                <w:szCs w:val="21"/>
              </w:rPr>
              <w:t>edges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canny</w:t>
            </w:r>
            <w:r w:rsidRPr="635A44DD">
              <w:rPr>
                <w:rFonts w:ascii="Consolas" w:hAnsi="Consolas" w:eastAsia="Consolas" w:cs="Consolas"/>
                <w:color w:val="ABB2BF"/>
                <w:sz w:val="21"/>
                <w:szCs w:val="21"/>
              </w:rPr>
              <w:t xml:space="preserve">(coins, </w:t>
            </w:r>
            <w:r w:rsidRPr="635A44DD">
              <w:rPr>
                <w:rFonts w:ascii="Consolas" w:hAnsi="Consolas" w:eastAsia="Consolas" w:cs="Consolas"/>
                <w:color w:val="E06C75"/>
                <w:sz w:val="21"/>
                <w:szCs w:val="21"/>
              </w:rPr>
              <w:t>sigma</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p>
          <w:p w:rsidR="635A44DD" w:rsidP="635A44DD" w:rsidRDefault="635A44DD" w14:paraId="393F2CCD" w14:textId="09234F7D">
            <w:pPr>
              <w:shd w:val="clear" w:color="auto" w:fill="23272E"/>
              <w:spacing w:after="0" w:line="285" w:lineRule="auto"/>
            </w:pPr>
            <w:r w:rsidRPr="635A44DD">
              <w:rPr>
                <w:rFonts w:ascii="Consolas" w:hAnsi="Consolas" w:eastAsia="Consolas" w:cs="Consolas"/>
                <w:color w:val="E06C75"/>
                <w:sz w:val="21"/>
                <w:szCs w:val="21"/>
              </w:rPr>
              <w:t>fig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6</w:t>
            </w:r>
            <w:r w:rsidRPr="635A44DD">
              <w:rPr>
                <w:rFonts w:ascii="Consolas" w:hAnsi="Consolas" w:eastAsia="Consolas" w:cs="Consolas"/>
                <w:color w:val="ABB2BF"/>
                <w:sz w:val="21"/>
                <w:szCs w:val="21"/>
              </w:rPr>
              <w:t>))</w:t>
            </w:r>
          </w:p>
          <w:p w:rsidR="635A44DD" w:rsidP="635A44DD" w:rsidRDefault="635A44DD" w14:paraId="45B05D66" w14:textId="1657AA2E">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edges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pylab.cm.gray, </w:t>
            </w:r>
            <w:r w:rsidRPr="635A44DD">
              <w:rPr>
                <w:rFonts w:ascii="Consolas" w:hAnsi="Consolas" w:eastAsia="Consolas" w:cs="Consolas"/>
                <w:color w:val="E06C75"/>
                <w:sz w:val="21"/>
                <w:szCs w:val="21"/>
              </w:rPr>
              <w:t>interpolation</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'nearest'</w:t>
            </w:r>
            <w:r w:rsidRPr="635A44DD">
              <w:rPr>
                <w:rFonts w:ascii="Consolas" w:hAnsi="Consolas" w:eastAsia="Consolas" w:cs="Consolas"/>
                <w:color w:val="ABB2BF"/>
                <w:sz w:val="21"/>
                <w:szCs w:val="21"/>
              </w:rPr>
              <w:t>)</w:t>
            </w:r>
          </w:p>
          <w:p w:rsidR="635A44DD" w:rsidP="635A44DD" w:rsidRDefault="635A44DD" w14:paraId="75D6AC15" w14:textId="6C84B40B">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'Canny detector'</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635A44DD" w14:paraId="6531217B" w14:textId="41BFAF77">
      <w:pPr>
        <w:spacing w:before="240" w:after="240"/>
        <w:jc w:val="both"/>
      </w:pPr>
      <w:r w:rsidRPr="635A44DD">
        <w:rPr>
          <w:rFonts w:ascii="Times New Roman" w:hAnsi="Times New Roman" w:eastAsia="Times New Roman" w:cs="Times New Roman"/>
        </w:rPr>
        <w:t>Isi kontur menggunakan binary_fill_holes()</w:t>
      </w:r>
    </w:p>
    <w:tbl>
      <w:tblPr>
        <w:tblW w:w="0" w:type="auto"/>
        <w:tblLayout w:type="fixed"/>
        <w:tblLook w:val="0600" w:firstRow="0" w:lastRow="0" w:firstColumn="0" w:lastColumn="0" w:noHBand="1" w:noVBand="1"/>
      </w:tblPr>
      <w:tblGrid>
        <w:gridCol w:w="9468"/>
      </w:tblGrid>
      <w:tr w:rsidR="635A44DD" w:rsidTr="635A44DD" w14:paraId="50E46AAB"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2D3C7618" w14:textId="25EE8839">
            <w:pPr>
              <w:shd w:val="clear" w:color="auto" w:fill="23272E"/>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scipy</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ndimage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as</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ndi</w:t>
            </w:r>
          </w:p>
          <w:p w:rsidR="635A44DD" w:rsidP="635A44DD" w:rsidRDefault="635A44DD" w14:paraId="04BEB644" w14:textId="37532849">
            <w:pPr>
              <w:shd w:val="clear" w:color="auto" w:fill="23272E"/>
              <w:spacing w:after="0" w:line="285" w:lineRule="auto"/>
            </w:pPr>
            <w:r w:rsidRPr="635A44DD">
              <w:rPr>
                <w:rFonts w:ascii="Consolas" w:hAnsi="Consolas" w:eastAsia="Consolas" w:cs="Consolas"/>
                <w:color w:val="E06C75"/>
                <w:sz w:val="21"/>
                <w:szCs w:val="21"/>
              </w:rPr>
              <w:t>fill_coins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ndi</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binary_fill_holes</w:t>
            </w:r>
            <w:r w:rsidRPr="635A44DD">
              <w:rPr>
                <w:rFonts w:ascii="Consolas" w:hAnsi="Consolas" w:eastAsia="Consolas" w:cs="Consolas"/>
                <w:color w:val="ABB2BF"/>
                <w:sz w:val="21"/>
                <w:szCs w:val="21"/>
              </w:rPr>
              <w:t>(edges)</w:t>
            </w:r>
          </w:p>
          <w:p w:rsidR="635A44DD" w:rsidP="635A44DD" w:rsidRDefault="635A44DD" w14:paraId="5732DF77" w14:textId="4D01F9F3">
            <w:pPr>
              <w:shd w:val="clear" w:color="auto" w:fill="23272E"/>
              <w:spacing w:after="0" w:line="285" w:lineRule="auto"/>
            </w:pPr>
            <w:r w:rsidRPr="635A44DD">
              <w:rPr>
                <w:rFonts w:ascii="Consolas" w:hAnsi="Consolas" w:eastAsia="Consolas" w:cs="Consolas"/>
                <w:color w:val="E06C75"/>
                <w:sz w:val="21"/>
                <w:szCs w:val="21"/>
              </w:rPr>
              <w:t>fig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6</w:t>
            </w:r>
            <w:r w:rsidRPr="635A44DD">
              <w:rPr>
                <w:rFonts w:ascii="Consolas" w:hAnsi="Consolas" w:eastAsia="Consolas" w:cs="Consolas"/>
                <w:color w:val="ABB2BF"/>
                <w:sz w:val="21"/>
                <w:szCs w:val="21"/>
              </w:rPr>
              <w:t>))</w:t>
            </w:r>
          </w:p>
          <w:p w:rsidR="635A44DD" w:rsidP="635A44DD" w:rsidRDefault="635A44DD" w14:paraId="4CE0FBA9" w14:textId="24B6153C">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fill_coins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pylab.cm.gray, </w:t>
            </w:r>
            <w:r w:rsidRPr="635A44DD">
              <w:rPr>
                <w:rFonts w:ascii="Consolas" w:hAnsi="Consolas" w:eastAsia="Consolas" w:cs="Consolas"/>
                <w:color w:val="E06C75"/>
                <w:sz w:val="21"/>
                <w:szCs w:val="21"/>
              </w:rPr>
              <w:t>interpolation</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'nearest'</w:t>
            </w:r>
            <w:r w:rsidRPr="635A44DD">
              <w:rPr>
                <w:rFonts w:ascii="Consolas" w:hAnsi="Consolas" w:eastAsia="Consolas" w:cs="Consolas"/>
                <w:color w:val="ABB2BF"/>
                <w:sz w:val="21"/>
                <w:szCs w:val="21"/>
              </w:rPr>
              <w:t>)</w:t>
            </w:r>
          </w:p>
          <w:p w:rsidR="635A44DD" w:rsidP="635A44DD" w:rsidRDefault="635A44DD" w14:paraId="6EBA29F3" w14:textId="082F2D1B">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'filling the holes'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635A44DD" w14:paraId="7A721963" w14:textId="5D561C04">
      <w:pPr>
        <w:jc w:val="both"/>
      </w:pPr>
      <w:r w:rsidRPr="635A44DD">
        <w:rPr>
          <w:rFonts w:ascii="Times New Roman" w:hAnsi="Times New Roman" w:eastAsia="Times New Roman" w:cs="Times New Roman"/>
        </w:rPr>
        <w:t xml:space="preserve">  </w:t>
      </w:r>
    </w:p>
    <w:p w:rsidR="00792233" w:rsidP="635A44DD" w:rsidRDefault="6F784F7B" w14:paraId="2E02F008" w14:textId="30593356">
      <w:r>
        <w:br w:type="page"/>
      </w:r>
    </w:p>
    <w:p w:rsidR="00792233" w:rsidP="635A44DD" w:rsidRDefault="635A44DD" w14:paraId="70F6A965" w14:textId="21338D26">
      <w:pPr>
        <w:spacing w:before="240" w:after="240"/>
        <w:jc w:val="both"/>
      </w:pPr>
      <w:r w:rsidRPr="635A44DD">
        <w:rPr>
          <w:rFonts w:ascii="Times New Roman" w:hAnsi="Times New Roman" w:eastAsia="Times New Roman" w:cs="Times New Roman"/>
        </w:rPr>
        <w:t>Hapus objek kecil/spurious dengan menetapkan ukuran minimum (21) menggunakan remove_small_objects() dari skimage.morphology</w:t>
      </w:r>
    </w:p>
    <w:tbl>
      <w:tblPr>
        <w:tblW w:w="0" w:type="auto"/>
        <w:tblLayout w:type="fixed"/>
        <w:tblLook w:val="0600" w:firstRow="0" w:lastRow="0" w:firstColumn="0" w:lastColumn="0" w:noHBand="1" w:noVBand="1"/>
      </w:tblPr>
      <w:tblGrid>
        <w:gridCol w:w="9468"/>
      </w:tblGrid>
      <w:tr w:rsidR="635A44DD" w:rsidTr="635A44DD" w14:paraId="549E7727"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7005D9F6" w14:textId="1478DC25">
            <w:pPr>
              <w:shd w:val="clear" w:color="auto" w:fill="23272E"/>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skimage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morphology</w:t>
            </w:r>
          </w:p>
          <w:p w:rsidR="635A44DD" w:rsidP="635A44DD" w:rsidRDefault="635A44DD" w14:paraId="192F4931" w14:textId="06BD5DA5">
            <w:pPr>
              <w:shd w:val="clear" w:color="auto" w:fill="23272E"/>
              <w:spacing w:after="0" w:line="285" w:lineRule="auto"/>
            </w:pPr>
            <w:r w:rsidRPr="635A44DD">
              <w:rPr>
                <w:rFonts w:ascii="Consolas" w:hAnsi="Consolas" w:eastAsia="Consolas" w:cs="Consolas"/>
                <w:color w:val="E06C75"/>
                <w:sz w:val="21"/>
                <w:szCs w:val="21"/>
              </w:rPr>
              <w:t>coins_cleaned</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morphology</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remove_small_objects</w:t>
            </w:r>
            <w:r w:rsidRPr="635A44DD">
              <w:rPr>
                <w:rFonts w:ascii="Consolas" w:hAnsi="Consolas" w:eastAsia="Consolas" w:cs="Consolas"/>
                <w:color w:val="ABB2BF"/>
                <w:sz w:val="21"/>
                <w:szCs w:val="21"/>
              </w:rPr>
              <w:t xml:space="preserve">(fill_coins, </w:t>
            </w:r>
            <w:r w:rsidRPr="635A44DD">
              <w:rPr>
                <w:rFonts w:ascii="Consolas" w:hAnsi="Consolas" w:eastAsia="Consolas" w:cs="Consolas"/>
                <w:color w:val="D19A66"/>
                <w:sz w:val="21"/>
                <w:szCs w:val="21"/>
              </w:rPr>
              <w:t>21</w:t>
            </w:r>
            <w:r w:rsidRPr="635A44DD">
              <w:rPr>
                <w:rFonts w:ascii="Consolas" w:hAnsi="Consolas" w:eastAsia="Consolas" w:cs="Consolas"/>
                <w:color w:val="ABB2BF"/>
                <w:sz w:val="21"/>
                <w:szCs w:val="21"/>
              </w:rPr>
              <w:t>)</w:t>
            </w:r>
          </w:p>
          <w:p w:rsidR="635A44DD" w:rsidP="635A44DD" w:rsidRDefault="635A44DD" w14:paraId="2C29CAE7" w14:textId="08938E41">
            <w:pPr>
              <w:shd w:val="clear" w:color="auto" w:fill="23272E"/>
              <w:spacing w:after="0" w:line="285" w:lineRule="auto"/>
            </w:pPr>
            <w:r w:rsidRPr="635A44DD">
              <w:rPr>
                <w:rFonts w:ascii="Consolas" w:hAnsi="Consolas" w:eastAsia="Consolas" w:cs="Consolas"/>
                <w:color w:val="E06C75"/>
                <w:sz w:val="21"/>
                <w:szCs w:val="21"/>
              </w:rPr>
              <w:t>fig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6</w:t>
            </w:r>
            <w:r w:rsidRPr="635A44DD">
              <w:rPr>
                <w:rFonts w:ascii="Consolas" w:hAnsi="Consolas" w:eastAsia="Consolas" w:cs="Consolas"/>
                <w:color w:val="ABB2BF"/>
                <w:sz w:val="21"/>
                <w:szCs w:val="21"/>
              </w:rPr>
              <w:t>))</w:t>
            </w:r>
          </w:p>
          <w:p w:rsidR="635A44DD" w:rsidP="635A44DD" w:rsidRDefault="635A44DD" w14:paraId="380ACAE1" w14:textId="54E7CBCD">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coins_cleaned</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pylab.cm.gray, </w:t>
            </w:r>
            <w:r w:rsidRPr="635A44DD">
              <w:rPr>
                <w:rFonts w:ascii="Consolas" w:hAnsi="Consolas" w:eastAsia="Consolas" w:cs="Consolas"/>
                <w:color w:val="E06C75"/>
                <w:sz w:val="21"/>
                <w:szCs w:val="21"/>
              </w:rPr>
              <w:t>interpolation</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'nearest'</w:t>
            </w:r>
            <w:r w:rsidRPr="635A44DD">
              <w:rPr>
                <w:rFonts w:ascii="Consolas" w:hAnsi="Consolas" w:eastAsia="Consolas" w:cs="Consolas"/>
                <w:color w:val="ABB2BF"/>
                <w:sz w:val="21"/>
                <w:szCs w:val="21"/>
              </w:rPr>
              <w:t>)</w:t>
            </w:r>
          </w:p>
          <w:p w:rsidR="635A44DD" w:rsidP="635A44DD" w:rsidRDefault="635A44DD" w14:paraId="197CA47B" w14:textId="2E86F569">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'removing small objects'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635A44DD" w14:paraId="230696B0" w14:textId="06850F3A">
      <w:pPr>
        <w:pStyle w:val="Heading3"/>
        <w:jc w:val="both"/>
      </w:pPr>
      <w:bookmarkStart w:name="_Toc213102725" w:id="115"/>
      <w:r w:rsidRPr="635A44DD">
        <w:t>8.3.4. Region-based Segmentation</w:t>
      </w:r>
      <w:bookmarkEnd w:id="115"/>
    </w:p>
    <w:p w:rsidR="00792233" w:rsidP="635A44DD" w:rsidRDefault="635A44DD" w14:paraId="5BAFD75B" w14:textId="78250811">
      <w:pPr>
        <w:ind w:firstLine="720"/>
        <w:jc w:val="both"/>
        <w:rPr>
          <w:rFonts w:ascii="Times New Roman" w:hAnsi="Times New Roman" w:eastAsia="Times New Roman" w:cs="Times New Roman"/>
        </w:rPr>
      </w:pPr>
      <w:r w:rsidRPr="635A44DD">
        <w:rPr>
          <w:rFonts w:ascii="Times New Roman" w:hAnsi="Times New Roman" w:eastAsia="Times New Roman" w:cs="Times New Roman"/>
          <w:b/>
          <w:bCs/>
        </w:rPr>
        <w:t>Segmentation berbasis wilayah</w:t>
      </w:r>
      <w:r w:rsidRPr="635A44DD">
        <w:rPr>
          <w:rFonts w:ascii="Times New Roman" w:hAnsi="Times New Roman" w:eastAsia="Times New Roman" w:cs="Times New Roman"/>
        </w:rPr>
        <w:t xml:space="preserve"> bertujuan untuk mengelompokkan piksel-piksel yang berdekatan dan memiliki karakteristik yang sama (misalnya, warna, tekstur, atau intensitas) ke dalam satu segmen atau wilayah. Berbeda dengan metode tepi yang berfokus pada perbedaan, metode wilayah berfokus pada </w:t>
      </w:r>
      <w:r w:rsidRPr="635A44DD">
        <w:rPr>
          <w:rFonts w:ascii="Times New Roman" w:hAnsi="Times New Roman" w:eastAsia="Times New Roman" w:cs="Times New Roman"/>
          <w:b/>
          <w:bCs/>
        </w:rPr>
        <w:t>kesamaan</w:t>
      </w:r>
      <w:r w:rsidRPr="635A44DD">
        <w:rPr>
          <w:rFonts w:ascii="Times New Roman" w:hAnsi="Times New Roman" w:eastAsia="Times New Roman" w:cs="Times New Roman"/>
        </w:rPr>
        <w:t xml:space="preserve"> antar piksel. Terdapat dua pendekatan utama: </w:t>
      </w:r>
      <w:r w:rsidRPr="635A44DD">
        <w:rPr>
          <w:rFonts w:ascii="Times New Roman" w:hAnsi="Times New Roman" w:eastAsia="Times New Roman" w:cs="Times New Roman"/>
          <w:b/>
          <w:bCs/>
        </w:rPr>
        <w:t>Region Growing</w:t>
      </w:r>
      <w:r w:rsidRPr="635A44DD">
        <w:rPr>
          <w:rFonts w:ascii="Times New Roman" w:hAnsi="Times New Roman" w:eastAsia="Times New Roman" w:cs="Times New Roman"/>
        </w:rPr>
        <w:t xml:space="preserve"> (mulai dari satu </w:t>
      </w:r>
      <w:r w:rsidRPr="635A44DD">
        <w:rPr>
          <w:rFonts w:ascii="Times New Roman" w:hAnsi="Times New Roman" w:eastAsia="Times New Roman" w:cs="Times New Roman"/>
          <w:i/>
          <w:iCs/>
        </w:rPr>
        <w:t>seed pixel</w:t>
      </w:r>
      <w:r w:rsidRPr="635A44DD">
        <w:rPr>
          <w:rFonts w:ascii="Times New Roman" w:hAnsi="Times New Roman" w:eastAsia="Times New Roman" w:cs="Times New Roman"/>
        </w:rPr>
        <w:t xml:space="preserve"> dan menambahkan piksel sekitarnya yang memenuhi kriteria kesamaan) dan </w:t>
      </w:r>
      <w:r w:rsidRPr="635A44DD">
        <w:rPr>
          <w:rFonts w:ascii="Times New Roman" w:hAnsi="Times New Roman" w:eastAsia="Times New Roman" w:cs="Times New Roman"/>
          <w:b/>
          <w:bCs/>
        </w:rPr>
        <w:t>Region Splitting and Merging</w:t>
      </w:r>
      <w:r w:rsidRPr="635A44DD">
        <w:rPr>
          <w:rFonts w:ascii="Times New Roman" w:hAnsi="Times New Roman" w:eastAsia="Times New Roman" w:cs="Times New Roman"/>
        </w:rPr>
        <w:t xml:space="preserve"> (membagi gambar menjadi kuadran, kemudian menggabungkan kuadran yang serupa). Keuntungan utama dari metode ini adalah segmen yang dihasilkan cenderung solid, lengkap, dan memiliki batas yang tertutup, menjadikannya kurang sensitif terhadap </w:t>
      </w:r>
      <w:r w:rsidRPr="635A44DD">
        <w:rPr>
          <w:rFonts w:ascii="Times New Roman" w:hAnsi="Times New Roman" w:eastAsia="Times New Roman" w:cs="Times New Roman"/>
          <w:i/>
          <w:iCs/>
        </w:rPr>
        <w:t>noise</w:t>
      </w:r>
      <w:r w:rsidRPr="635A44DD">
        <w:rPr>
          <w:rFonts w:ascii="Times New Roman" w:hAnsi="Times New Roman" w:eastAsia="Times New Roman" w:cs="Times New Roman"/>
        </w:rPr>
        <w:t xml:space="preserve"> dibandingkan metode berbasis tepi.</w:t>
      </w:r>
    </w:p>
    <w:p w:rsidR="00792233" w:rsidP="635A44DD" w:rsidRDefault="6F784F7B" w14:paraId="47E4316F" w14:textId="4E9A7FEA">
      <w:r>
        <w:br w:type="page"/>
      </w:r>
    </w:p>
    <w:p w:rsidR="00792233" w:rsidP="635A44DD" w:rsidRDefault="635A44DD" w14:paraId="3752AA5A" w14:textId="53C53594">
      <w:pPr>
        <w:pStyle w:val="Heading2"/>
        <w:jc w:val="both"/>
        <w:rPr>
          <w:rFonts w:ascii="Times New Roman" w:hAnsi="Times New Roman" w:eastAsia="Times New Roman" w:cs="Times New Roman"/>
          <w:b/>
          <w:bCs/>
          <w:color w:val="auto"/>
          <w:sz w:val="24"/>
          <w:szCs w:val="24"/>
        </w:rPr>
      </w:pPr>
      <w:bookmarkStart w:name="_Toc213102726" w:id="116"/>
      <w:r w:rsidRPr="635A44DD">
        <w:rPr>
          <w:rFonts w:ascii="Times New Roman" w:hAnsi="Times New Roman" w:eastAsia="Times New Roman" w:cs="Times New Roman"/>
          <w:b/>
          <w:bCs/>
          <w:color w:val="auto"/>
          <w:sz w:val="24"/>
          <w:szCs w:val="24"/>
        </w:rPr>
        <w:t>8.3. Advanced Segmentation Algorithms</w:t>
      </w:r>
      <w:bookmarkEnd w:id="116"/>
    </w:p>
    <w:p w:rsidR="00792233" w:rsidP="635A44DD" w:rsidRDefault="635A44DD" w14:paraId="2435FAEA" w14:textId="6CAF5CD2">
      <w:pPr>
        <w:spacing w:before="240" w:after="240"/>
        <w:ind w:firstLine="720"/>
        <w:jc w:val="both"/>
        <w:rPr>
          <w:rFonts w:ascii="Times New Roman" w:hAnsi="Times New Roman" w:eastAsia="Times New Roman" w:cs="Times New Roman"/>
        </w:rPr>
      </w:pPr>
      <w:r w:rsidRPr="635A44DD">
        <w:rPr>
          <w:rFonts w:ascii="Times New Roman" w:hAnsi="Times New Roman" w:eastAsia="Times New Roman" w:cs="Times New Roman"/>
        </w:rPr>
        <w:t xml:space="preserve">Sub-bab ini mencakup teknik-teknik segmentasi gambar lanjutan dalam pengolahan gambar menggunakan Python, dengan fokus pada algoritma berbasis watershed, graph, superpixel, pertumbuhan region, dan model deformable. Resume ini dimulai dari Morphological watershed algorithm hingga Active contours, morphological snakes, and GrabCut algorithms, </w:t>
      </w:r>
    </w:p>
    <w:p w:rsidR="00792233" w:rsidP="635A44DD" w:rsidRDefault="635A44DD" w14:paraId="2341CAEE" w14:textId="3E512CFA">
      <w:pPr>
        <w:pStyle w:val="Heading3"/>
        <w:spacing w:before="240" w:after="240"/>
      </w:pPr>
      <w:bookmarkStart w:name="_Toc213102727" w:id="117"/>
      <w:r w:rsidRPr="635A44DD">
        <w:t>8.3.1. Morphological Watershed Algorithm</w:t>
      </w:r>
      <w:bookmarkEnd w:id="117"/>
    </w:p>
    <w:p w:rsidR="00792233" w:rsidP="635A44DD" w:rsidRDefault="635A44DD" w14:paraId="4D5A08F8" w14:textId="66C93570">
      <w:pPr>
        <w:spacing w:before="240" w:after="240"/>
        <w:ind w:firstLine="720"/>
        <w:jc w:val="both"/>
        <w:rPr>
          <w:rFonts w:ascii="Times New Roman" w:hAnsi="Times New Roman" w:eastAsia="Times New Roman" w:cs="Times New Roman"/>
        </w:rPr>
      </w:pPr>
      <w:r w:rsidRPr="635A44DD">
        <w:rPr>
          <w:rFonts w:ascii="Times New Roman" w:hAnsi="Times New Roman" w:eastAsia="Times New Roman" w:cs="Times New Roman"/>
        </w:rPr>
        <w:t>Bagian ini menjelaskan algoritma watershed morfologi sebagai metode segmentasi berbasis region. Gambar grayscale dianggap sebagai permukaan topografis. Jika permukaan ini "dibanji" dari minima-nya, dan penggabungan air dari sumber berbeda dicegah, gambar akan dipartisi menjadi catchment basins dan watershed lines. Transformasi ini diterapkan pada gradien gambar, di mana catchment basins sesuai dengan region gray-level yang homogen (segmen). Namun, dalam praktik, transformasi ini menyebabkan over-segmentation karena noise atau irregularitas lokal pada gradien gambar. Untuk mencegahnya, gunakan set marker yang telah ditentukan sebelumnya, dan banjir permukaan dimulai dari marker tersebut. Langkah-langkah segmentasi dengan transformasi watershed: (1) Temukan marker dan kriteria segmentasi (seringkali kontras/gradien). (2) Jalankan algoritma watershed yang dikontrol marker dengan dua elemen tersebut.</w:t>
      </w:r>
    </w:p>
    <w:p w:rsidR="00792233" w:rsidP="635A44DD" w:rsidRDefault="635A44DD" w14:paraId="116FCCA0" w14:textId="4DF8A26C">
      <w:pPr>
        <w:spacing w:before="240" w:after="240"/>
        <w:jc w:val="both"/>
        <w:rPr>
          <w:rFonts w:ascii="Times New Roman" w:hAnsi="Times New Roman" w:eastAsia="Times New Roman" w:cs="Times New Roman"/>
        </w:rPr>
      </w:pPr>
      <w:r w:rsidRPr="635A44DD">
        <w:rPr>
          <w:rFonts w:ascii="Times New Roman" w:hAnsi="Times New Roman" w:eastAsia="Times New Roman" w:cs="Times New Roman"/>
        </w:rPr>
        <w:t>elevation map menggunakan gradien</w:t>
      </w:r>
    </w:p>
    <w:tbl>
      <w:tblPr>
        <w:tblW w:w="0" w:type="auto"/>
        <w:tblLayout w:type="fixed"/>
        <w:tblLook w:val="0600" w:firstRow="0" w:lastRow="0" w:firstColumn="0" w:lastColumn="0" w:noHBand="1" w:noVBand="1"/>
      </w:tblPr>
      <w:tblGrid>
        <w:gridCol w:w="9468"/>
      </w:tblGrid>
      <w:tr w:rsidR="635A44DD" w:rsidTr="635A44DD" w14:paraId="1573A0BA"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42670014" w14:textId="5E284678">
            <w:pPr>
              <w:shd w:val="clear" w:color="auto" w:fill="23272E"/>
              <w:spacing w:after="0" w:line="285" w:lineRule="auto"/>
            </w:pPr>
            <w:r w:rsidRPr="635A44DD">
              <w:rPr>
                <w:rFonts w:ascii="Consolas" w:hAnsi="Consolas" w:eastAsia="Consolas" w:cs="Consolas"/>
                <w:color w:val="E06C75"/>
                <w:sz w:val="21"/>
                <w:szCs w:val="21"/>
              </w:rPr>
              <w:t>elevation_map</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sobel</w:t>
            </w:r>
            <w:r w:rsidRPr="635A44DD">
              <w:rPr>
                <w:rFonts w:ascii="Consolas" w:hAnsi="Consolas" w:eastAsia="Consolas" w:cs="Consolas"/>
                <w:color w:val="ABB2BF"/>
                <w:sz w:val="21"/>
                <w:szCs w:val="21"/>
              </w:rPr>
              <w:t>(coins)</w:t>
            </w:r>
          </w:p>
          <w:p w:rsidR="635A44DD" w:rsidP="635A44DD" w:rsidRDefault="635A44DD" w14:paraId="6417B23F" w14:textId="4031AE97">
            <w:pPr>
              <w:shd w:val="clear" w:color="auto" w:fill="23272E"/>
              <w:spacing w:after="0" w:line="285" w:lineRule="auto"/>
            </w:pPr>
            <w:r w:rsidRPr="635A44DD">
              <w:rPr>
                <w:rFonts w:ascii="Consolas" w:hAnsi="Consolas" w:eastAsia="Consolas" w:cs="Consolas"/>
                <w:color w:val="E06C75"/>
                <w:sz w:val="21"/>
                <w:szCs w:val="21"/>
              </w:rPr>
              <w:t>fig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6</w:t>
            </w:r>
            <w:r w:rsidRPr="635A44DD">
              <w:rPr>
                <w:rFonts w:ascii="Consolas" w:hAnsi="Consolas" w:eastAsia="Consolas" w:cs="Consolas"/>
                <w:color w:val="ABB2BF"/>
                <w:sz w:val="21"/>
                <w:szCs w:val="21"/>
              </w:rPr>
              <w:t>))</w:t>
            </w:r>
          </w:p>
          <w:p w:rsidR="635A44DD" w:rsidP="635A44DD" w:rsidRDefault="635A44DD" w14:paraId="03046D7F" w14:textId="52817A39">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elevation_map</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pylab.cm.gray, </w:t>
            </w:r>
            <w:r w:rsidRPr="635A44DD">
              <w:rPr>
                <w:rFonts w:ascii="Consolas" w:hAnsi="Consolas" w:eastAsia="Consolas" w:cs="Consolas"/>
                <w:color w:val="E06C75"/>
                <w:sz w:val="21"/>
                <w:szCs w:val="21"/>
              </w:rPr>
              <w:t>interpolation</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'nearest'</w:t>
            </w:r>
            <w:r w:rsidRPr="635A44DD">
              <w:rPr>
                <w:rFonts w:ascii="Consolas" w:hAnsi="Consolas" w:eastAsia="Consolas" w:cs="Consolas"/>
                <w:color w:val="ABB2BF"/>
                <w:sz w:val="21"/>
                <w:szCs w:val="21"/>
              </w:rPr>
              <w:t>)</w:t>
            </w:r>
          </w:p>
          <w:p w:rsidR="635A44DD" w:rsidP="635A44DD" w:rsidRDefault="635A44DD" w14:paraId="3C49BF0C" w14:textId="02D88C03">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'elevation map'</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635A44DD" w14:paraId="3FB12DD1" w14:textId="1AE3A76D">
      <w:pPr>
        <w:spacing w:before="240" w:after="240"/>
        <w:jc w:val="both"/>
      </w:pPr>
      <w:r w:rsidRPr="635A44DD">
        <w:rPr>
          <w:rFonts w:ascii="Times New Roman" w:hAnsi="Times New Roman" w:eastAsia="Times New Roman" w:cs="Times New Roman"/>
        </w:rPr>
        <w:t>Hitung marker background dan koin berdasarkan bagian ekstrem histogram nilai gray</w:t>
      </w:r>
    </w:p>
    <w:tbl>
      <w:tblPr>
        <w:tblW w:w="0" w:type="auto"/>
        <w:tblLayout w:type="fixed"/>
        <w:tblLook w:val="0600" w:firstRow="0" w:lastRow="0" w:firstColumn="0" w:lastColumn="0" w:noHBand="1" w:noVBand="1"/>
      </w:tblPr>
      <w:tblGrid>
        <w:gridCol w:w="9468"/>
      </w:tblGrid>
      <w:tr w:rsidR="635A44DD" w:rsidTr="635A44DD" w14:paraId="6582EF92"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1BACD8B4" w14:textId="3F3416AA">
            <w:pPr>
              <w:shd w:val="clear" w:color="auto" w:fill="23272E"/>
              <w:spacing w:after="0" w:line="285" w:lineRule="auto"/>
            </w:pPr>
            <w:r w:rsidRPr="635A44DD">
              <w:rPr>
                <w:rFonts w:ascii="Consolas" w:hAnsi="Consolas" w:eastAsia="Consolas" w:cs="Consolas"/>
                <w:color w:val="E06C75"/>
                <w:sz w:val="21"/>
                <w:szCs w:val="21"/>
              </w:rPr>
              <w:t>markers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np.</w:t>
            </w:r>
            <w:r w:rsidRPr="635A44DD">
              <w:rPr>
                <w:rFonts w:ascii="Consolas" w:hAnsi="Consolas" w:eastAsia="Consolas" w:cs="Consolas"/>
                <w:color w:val="61AFEF"/>
                <w:sz w:val="21"/>
                <w:szCs w:val="21"/>
              </w:rPr>
              <w:t>zeros_like</w:t>
            </w:r>
            <w:r w:rsidRPr="635A44DD">
              <w:rPr>
                <w:rFonts w:ascii="Consolas" w:hAnsi="Consolas" w:eastAsia="Consolas" w:cs="Consolas"/>
                <w:color w:val="ABB2BF"/>
                <w:sz w:val="21"/>
                <w:szCs w:val="21"/>
              </w:rPr>
              <w:t>(coins)</w:t>
            </w:r>
          </w:p>
          <w:p w:rsidR="635A44DD" w:rsidP="635A44DD" w:rsidRDefault="635A44DD" w14:paraId="0058BA93" w14:textId="4301645A">
            <w:pPr>
              <w:shd w:val="clear" w:color="auto" w:fill="23272E"/>
              <w:spacing w:after="0" w:line="285" w:lineRule="auto"/>
            </w:pPr>
            <w:r w:rsidRPr="635A44DD">
              <w:rPr>
                <w:rFonts w:ascii="Consolas" w:hAnsi="Consolas" w:eastAsia="Consolas" w:cs="Consolas"/>
                <w:color w:val="E06C75"/>
                <w:sz w:val="21"/>
                <w:szCs w:val="21"/>
              </w:rPr>
              <w:t>markers</w:t>
            </w:r>
            <w:r w:rsidRPr="635A44DD">
              <w:rPr>
                <w:rFonts w:ascii="Consolas" w:hAnsi="Consolas" w:eastAsia="Consolas" w:cs="Consolas"/>
                <w:color w:val="ABB2BF"/>
                <w:sz w:val="21"/>
                <w:szCs w:val="21"/>
              </w:rPr>
              <w:t xml:space="preserve">[coins </w:t>
            </w:r>
            <w:r w:rsidRPr="635A44DD">
              <w:rPr>
                <w:rFonts w:ascii="Consolas" w:hAnsi="Consolas" w:eastAsia="Consolas" w:cs="Consolas"/>
                <w:color w:val="56B6C2"/>
                <w:sz w:val="21"/>
                <w:szCs w:val="21"/>
              </w:rPr>
              <w:t>&lt;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30</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p>
          <w:p w:rsidR="635A44DD" w:rsidP="635A44DD" w:rsidRDefault="635A44DD" w14:paraId="68511A88" w14:textId="1D658175">
            <w:pPr>
              <w:shd w:val="clear" w:color="auto" w:fill="23272E"/>
              <w:spacing w:after="0" w:line="285" w:lineRule="auto"/>
            </w:pPr>
            <w:r w:rsidRPr="635A44DD">
              <w:rPr>
                <w:rFonts w:ascii="Consolas" w:hAnsi="Consolas" w:eastAsia="Consolas" w:cs="Consolas"/>
                <w:color w:val="E06C75"/>
                <w:sz w:val="21"/>
                <w:szCs w:val="21"/>
              </w:rPr>
              <w:t>markers</w:t>
            </w:r>
            <w:r w:rsidRPr="635A44DD">
              <w:rPr>
                <w:rFonts w:ascii="Consolas" w:hAnsi="Consolas" w:eastAsia="Consolas" w:cs="Consolas"/>
                <w:color w:val="ABB2BF"/>
                <w:sz w:val="21"/>
                <w:szCs w:val="21"/>
              </w:rPr>
              <w:t xml:space="preserve">[coins </w:t>
            </w:r>
            <w:r w:rsidRPr="635A44DD">
              <w:rPr>
                <w:rFonts w:ascii="Consolas" w:hAnsi="Consolas" w:eastAsia="Consolas" w:cs="Consolas"/>
                <w:color w:val="56B6C2"/>
                <w:sz w:val="21"/>
                <w:szCs w:val="21"/>
              </w:rPr>
              <w:t>&gt;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150</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p>
          <w:p w:rsidR="635A44DD" w:rsidP="635A44DD" w:rsidRDefault="635A44DD" w14:paraId="3509A4B7" w14:textId="6D32CA5E">
            <w:pPr>
              <w:shd w:val="clear" w:color="auto" w:fill="23272E"/>
              <w:spacing w:after="0" w:line="285" w:lineRule="auto"/>
            </w:pPr>
            <w:r w:rsidRPr="635A44DD">
              <w:rPr>
                <w:rFonts w:ascii="Consolas" w:hAnsi="Consolas" w:eastAsia="Consolas" w:cs="Consolas"/>
                <w:color w:val="61AFEF"/>
                <w:sz w:val="21"/>
                <w:szCs w:val="21"/>
              </w:rPr>
              <w:t>print</w:t>
            </w:r>
            <w:r w:rsidRPr="635A44DD">
              <w:rPr>
                <w:rFonts w:ascii="Consolas" w:hAnsi="Consolas" w:eastAsia="Consolas" w:cs="Consolas"/>
                <w:color w:val="ABB2BF"/>
                <w:sz w:val="21"/>
                <w:szCs w:val="21"/>
              </w:rPr>
              <w:t>(np.</w:t>
            </w:r>
            <w:r w:rsidRPr="635A44DD">
              <w:rPr>
                <w:rFonts w:ascii="Consolas" w:hAnsi="Consolas" w:eastAsia="Consolas" w:cs="Consolas"/>
                <w:color w:val="61AFEF"/>
                <w:sz w:val="21"/>
                <w:szCs w:val="21"/>
              </w:rPr>
              <w:t>max</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markers</w:t>
            </w:r>
            <w:r w:rsidRPr="635A44DD">
              <w:rPr>
                <w:rFonts w:ascii="Consolas" w:hAnsi="Consolas" w:eastAsia="Consolas" w:cs="Consolas"/>
                <w:color w:val="ABB2BF"/>
                <w:sz w:val="21"/>
                <w:szCs w:val="21"/>
              </w:rPr>
              <w:t>), np.</w:t>
            </w:r>
            <w:r w:rsidRPr="635A44DD">
              <w:rPr>
                <w:rFonts w:ascii="Consolas" w:hAnsi="Consolas" w:eastAsia="Consolas" w:cs="Consolas"/>
                <w:color w:val="61AFEF"/>
                <w:sz w:val="21"/>
                <w:szCs w:val="21"/>
              </w:rPr>
              <w:t>min</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markers</w:t>
            </w:r>
            <w:r w:rsidRPr="635A44DD">
              <w:rPr>
                <w:rFonts w:ascii="Consolas" w:hAnsi="Consolas" w:eastAsia="Consolas" w:cs="Consolas"/>
                <w:color w:val="ABB2BF"/>
                <w:sz w:val="21"/>
                <w:szCs w:val="21"/>
              </w:rPr>
              <w:t>))</w:t>
            </w:r>
          </w:p>
          <w:p w:rsidR="635A44DD" w:rsidP="635A44DD" w:rsidRDefault="635A44DD" w14:paraId="0A378838" w14:textId="44F86A0B">
            <w:pPr>
              <w:shd w:val="clear" w:color="auto" w:fill="23272E"/>
              <w:spacing w:after="0" w:line="285" w:lineRule="auto"/>
            </w:pPr>
            <w:r w:rsidRPr="635A44DD">
              <w:rPr>
                <w:rFonts w:ascii="Consolas" w:hAnsi="Consolas" w:eastAsia="Consolas" w:cs="Consolas"/>
                <w:color w:val="E06C75"/>
                <w:sz w:val="21"/>
                <w:szCs w:val="21"/>
              </w:rPr>
              <w:t>fig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6</w:t>
            </w:r>
            <w:r w:rsidRPr="635A44DD">
              <w:rPr>
                <w:rFonts w:ascii="Consolas" w:hAnsi="Consolas" w:eastAsia="Consolas" w:cs="Consolas"/>
                <w:color w:val="ABB2BF"/>
                <w:sz w:val="21"/>
                <w:szCs w:val="21"/>
              </w:rPr>
              <w:t>))</w:t>
            </w:r>
          </w:p>
          <w:p w:rsidR="635A44DD" w:rsidP="635A44DD" w:rsidRDefault="635A44DD" w14:paraId="24F89B34" w14:textId="0FB86470">
            <w:pPr>
              <w:shd w:val="clear" w:color="auto" w:fill="23272E"/>
              <w:spacing w:after="0" w:line="285" w:lineRule="auto"/>
            </w:pPr>
            <w:r w:rsidRPr="635A44DD">
              <w:rPr>
                <w:rFonts w:ascii="Consolas" w:hAnsi="Consolas" w:eastAsia="Consolas" w:cs="Consolas"/>
                <w:color w:val="E06C75"/>
                <w:sz w:val="21"/>
                <w:szCs w:val="21"/>
              </w:rPr>
              <w:t>a</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markers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plt.cm.hot, </w:t>
            </w:r>
            <w:r w:rsidRPr="635A44DD">
              <w:rPr>
                <w:rFonts w:ascii="Consolas" w:hAnsi="Consolas" w:eastAsia="Consolas" w:cs="Consolas"/>
                <w:color w:val="E06C75"/>
                <w:sz w:val="21"/>
                <w:szCs w:val="21"/>
              </w:rPr>
              <w:t>interpolation</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'nearest'</w:t>
            </w:r>
            <w:r w:rsidRPr="635A44DD">
              <w:rPr>
                <w:rFonts w:ascii="Consolas" w:hAnsi="Consolas" w:eastAsia="Consolas" w:cs="Consolas"/>
                <w:color w:val="ABB2BF"/>
                <w:sz w:val="21"/>
                <w:szCs w:val="21"/>
              </w:rPr>
              <w:t>)</w:t>
            </w:r>
          </w:p>
          <w:p w:rsidR="635A44DD" w:rsidP="635A44DD" w:rsidRDefault="635A44DD" w14:paraId="41C1B6FE" w14:textId="33E2E7DB">
            <w:pPr>
              <w:shd w:val="clear" w:color="auto" w:fill="23272E"/>
              <w:spacing w:after="0" w:line="285" w:lineRule="auto"/>
            </w:pPr>
            <w:r w:rsidRPr="635A44DD">
              <w:rPr>
                <w:rFonts w:ascii="Consolas" w:hAnsi="Consolas" w:eastAsia="Consolas" w:cs="Consolas"/>
                <w:color w:val="ABB2BF"/>
                <w:sz w:val="21"/>
                <w:szCs w:val="21"/>
              </w:rPr>
              <w:t>plt.</w:t>
            </w:r>
            <w:r w:rsidRPr="635A44DD">
              <w:rPr>
                <w:rFonts w:ascii="Consolas" w:hAnsi="Consolas" w:eastAsia="Consolas" w:cs="Consolas"/>
                <w:color w:val="61AFEF"/>
                <w:sz w:val="21"/>
                <w:szCs w:val="21"/>
              </w:rPr>
              <w:t>colorbar</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a</w:t>
            </w:r>
            <w:r w:rsidRPr="635A44DD">
              <w:rPr>
                <w:rFonts w:ascii="Consolas" w:hAnsi="Consolas" w:eastAsia="Consolas" w:cs="Consolas"/>
                <w:color w:val="ABB2BF"/>
                <w:sz w:val="21"/>
                <w:szCs w:val="21"/>
              </w:rPr>
              <w:t>)</w:t>
            </w:r>
          </w:p>
          <w:p w:rsidR="635A44DD" w:rsidP="635A44DD" w:rsidRDefault="635A44DD" w14:paraId="23696664" w14:textId="0B1BF918">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'markers'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635A44DD" w14:paraId="0C79F4AB" w14:textId="7500F5B4">
      <w:pPr>
        <w:spacing w:before="240" w:after="240"/>
        <w:jc w:val="both"/>
        <w:rPr>
          <w:rFonts w:ascii="Times New Roman" w:hAnsi="Times New Roman" w:eastAsia="Times New Roman" w:cs="Times New Roman"/>
        </w:rPr>
      </w:pPr>
      <w:r w:rsidRPr="635A44DD">
        <w:rPr>
          <w:rFonts w:ascii="Times New Roman" w:hAnsi="Times New Roman" w:eastAsia="Times New Roman" w:cs="Times New Roman"/>
        </w:rPr>
        <w:t>Gunakan transformasi watershed untuk mengisi region elevation map marker yang ditentukan</w:t>
      </w:r>
    </w:p>
    <w:tbl>
      <w:tblPr>
        <w:tblW w:w="0" w:type="auto"/>
        <w:tblLayout w:type="fixed"/>
        <w:tblLook w:val="0600" w:firstRow="0" w:lastRow="0" w:firstColumn="0" w:lastColumn="0" w:noHBand="1" w:noVBand="1"/>
      </w:tblPr>
      <w:tblGrid>
        <w:gridCol w:w="9468"/>
      </w:tblGrid>
      <w:tr w:rsidR="635A44DD" w:rsidTr="635A44DD" w14:paraId="77685F5B"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708FBDC8" w14:textId="6858FB40">
            <w:pPr>
              <w:shd w:val="clear" w:color="auto" w:fill="23272E"/>
              <w:spacing w:after="0" w:line="285" w:lineRule="auto"/>
            </w:pPr>
            <w:r w:rsidRPr="635A44DD">
              <w:rPr>
                <w:rFonts w:ascii="Consolas" w:hAnsi="Consolas" w:eastAsia="Consolas" w:cs="Consolas"/>
                <w:color w:val="E06C75"/>
                <w:sz w:val="21"/>
                <w:szCs w:val="21"/>
              </w:rPr>
              <w:t>segmentation</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morphology.</w:t>
            </w:r>
            <w:r w:rsidRPr="635A44DD">
              <w:rPr>
                <w:rFonts w:ascii="Consolas" w:hAnsi="Consolas" w:eastAsia="Consolas" w:cs="Consolas"/>
                <w:color w:val="61AFEF"/>
                <w:sz w:val="21"/>
                <w:szCs w:val="21"/>
              </w:rPr>
              <w:t>watershed</w:t>
            </w:r>
            <w:r w:rsidRPr="635A44DD">
              <w:rPr>
                <w:rFonts w:ascii="Consolas" w:hAnsi="Consolas" w:eastAsia="Consolas" w:cs="Consolas"/>
                <w:color w:val="ABB2BF"/>
                <w:sz w:val="21"/>
                <w:szCs w:val="21"/>
              </w:rPr>
              <w:t>(elevation_map, markers)</w:t>
            </w:r>
          </w:p>
          <w:p w:rsidR="635A44DD" w:rsidP="635A44DD" w:rsidRDefault="635A44DD" w14:paraId="42D036C3" w14:textId="48C86714">
            <w:pPr>
              <w:shd w:val="clear" w:color="auto" w:fill="23272E"/>
              <w:spacing w:after="0" w:line="285" w:lineRule="auto"/>
            </w:pPr>
            <w:r w:rsidRPr="635A44DD">
              <w:rPr>
                <w:rFonts w:ascii="Consolas" w:hAnsi="Consolas" w:eastAsia="Consolas" w:cs="Consolas"/>
                <w:color w:val="E06C75"/>
                <w:sz w:val="21"/>
                <w:szCs w:val="21"/>
              </w:rPr>
              <w:t>fig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6</w:t>
            </w:r>
            <w:r w:rsidRPr="635A44DD">
              <w:rPr>
                <w:rFonts w:ascii="Consolas" w:hAnsi="Consolas" w:eastAsia="Consolas" w:cs="Consolas"/>
                <w:color w:val="ABB2BF"/>
                <w:sz w:val="21"/>
                <w:szCs w:val="21"/>
              </w:rPr>
              <w:t>))</w:t>
            </w:r>
          </w:p>
          <w:p w:rsidR="635A44DD" w:rsidP="635A44DD" w:rsidRDefault="635A44DD" w14:paraId="20CC1DAE" w14:textId="61EC1CB2">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segmentation</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pylab.cm.gray, </w:t>
            </w:r>
            <w:r w:rsidRPr="635A44DD">
              <w:rPr>
                <w:rFonts w:ascii="Consolas" w:hAnsi="Consolas" w:eastAsia="Consolas" w:cs="Consolas"/>
                <w:color w:val="E06C75"/>
                <w:sz w:val="21"/>
                <w:szCs w:val="21"/>
              </w:rPr>
              <w:t>interpolation</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'nearest'</w:t>
            </w:r>
            <w:r w:rsidRPr="635A44DD">
              <w:rPr>
                <w:rFonts w:ascii="Consolas" w:hAnsi="Consolas" w:eastAsia="Consolas" w:cs="Consolas"/>
                <w:color w:val="ABB2BF"/>
                <w:sz w:val="21"/>
                <w:szCs w:val="21"/>
              </w:rPr>
              <w:t>)</w:t>
            </w:r>
          </w:p>
          <w:p w:rsidR="635A44DD" w:rsidP="635A44DD" w:rsidRDefault="635A44DD" w14:paraId="3596E522" w14:textId="20F2ED49">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'segmentation'</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635A44DD" w14:paraId="5F15885D" w14:textId="1C858A6B">
      <w:pPr>
        <w:spacing w:before="240" w:after="240"/>
        <w:jc w:val="both"/>
      </w:pPr>
      <w:r w:rsidRPr="635A44DD">
        <w:rPr>
          <w:rFonts w:ascii="Times New Roman" w:hAnsi="Times New Roman" w:eastAsia="Times New Roman" w:cs="Times New Roman"/>
        </w:rPr>
        <w:t>Metode ini lebih baik, dan koin dapat dipisah serta diberi label secara individual.</w:t>
      </w:r>
    </w:p>
    <w:tbl>
      <w:tblPr>
        <w:tblW w:w="0" w:type="auto"/>
        <w:tblLayout w:type="fixed"/>
        <w:tblLook w:val="0600" w:firstRow="0" w:lastRow="0" w:firstColumn="0" w:lastColumn="0" w:noHBand="1" w:noVBand="1"/>
      </w:tblPr>
      <w:tblGrid>
        <w:gridCol w:w="9468"/>
      </w:tblGrid>
      <w:tr w:rsidR="635A44DD" w:rsidTr="635A44DD" w14:paraId="7A3E063F"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306DA835" w14:textId="6CD5822A">
            <w:pPr>
              <w:shd w:val="clear" w:color="auto" w:fill="23272E"/>
              <w:spacing w:after="0" w:line="285" w:lineRule="auto"/>
            </w:pPr>
            <w:r w:rsidRPr="635A44DD">
              <w:rPr>
                <w:rFonts w:ascii="Consolas" w:hAnsi="Consolas" w:eastAsia="Consolas" w:cs="Consolas"/>
                <w:color w:val="E06C75"/>
                <w:sz w:val="21"/>
                <w:szCs w:val="21"/>
              </w:rPr>
              <w:t>segmentation</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ndi.</w:t>
            </w:r>
            <w:r w:rsidRPr="635A44DD">
              <w:rPr>
                <w:rFonts w:ascii="Consolas" w:hAnsi="Consolas" w:eastAsia="Consolas" w:cs="Consolas"/>
                <w:color w:val="61AFEF"/>
                <w:sz w:val="21"/>
                <w:szCs w:val="21"/>
              </w:rPr>
              <w:t>binary_fill_holes</w:t>
            </w:r>
            <w:r w:rsidRPr="635A44DD">
              <w:rPr>
                <w:rFonts w:ascii="Consolas" w:hAnsi="Consolas" w:eastAsia="Consolas" w:cs="Consolas"/>
                <w:color w:val="ABB2BF"/>
                <w:sz w:val="21"/>
                <w:szCs w:val="21"/>
              </w:rPr>
              <w:t xml:space="preserve">(segmentation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p>
          <w:p w:rsidR="635A44DD" w:rsidP="635A44DD" w:rsidRDefault="635A44DD" w14:paraId="2A1B82B9" w14:textId="430307B1">
            <w:pPr>
              <w:shd w:val="clear" w:color="auto" w:fill="23272E"/>
              <w:spacing w:after="0" w:line="285" w:lineRule="auto"/>
            </w:pPr>
            <w:r w:rsidRPr="635A44DD">
              <w:rPr>
                <w:rFonts w:ascii="Consolas" w:hAnsi="Consolas" w:eastAsia="Consolas" w:cs="Consolas"/>
                <w:color w:val="E06C75"/>
                <w:sz w:val="21"/>
                <w:szCs w:val="21"/>
              </w:rPr>
              <w:t>labeled_coins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_</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ndi.</w:t>
            </w:r>
            <w:r w:rsidRPr="635A44DD">
              <w:rPr>
                <w:rFonts w:ascii="Consolas" w:hAnsi="Consolas" w:eastAsia="Consolas" w:cs="Consolas"/>
                <w:color w:val="61AFEF"/>
                <w:sz w:val="21"/>
                <w:szCs w:val="21"/>
              </w:rPr>
              <w:t>label</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segmentation</w:t>
            </w:r>
            <w:r w:rsidRPr="635A44DD">
              <w:rPr>
                <w:rFonts w:ascii="Consolas" w:hAnsi="Consolas" w:eastAsia="Consolas" w:cs="Consolas"/>
                <w:color w:val="ABB2BF"/>
                <w:sz w:val="21"/>
                <w:szCs w:val="21"/>
              </w:rPr>
              <w:t>)</w:t>
            </w:r>
          </w:p>
          <w:p w:rsidR="635A44DD" w:rsidP="635A44DD" w:rsidRDefault="635A44DD" w14:paraId="200CCE94" w14:textId="5478FAEC">
            <w:pPr>
              <w:shd w:val="clear" w:color="auto" w:fill="23272E"/>
              <w:spacing w:after="0" w:line="285" w:lineRule="auto"/>
            </w:pPr>
            <w:r w:rsidRPr="635A44DD">
              <w:rPr>
                <w:rFonts w:ascii="Consolas" w:hAnsi="Consolas" w:eastAsia="Consolas" w:cs="Consolas"/>
                <w:color w:val="E06C75"/>
                <w:sz w:val="21"/>
                <w:szCs w:val="21"/>
              </w:rPr>
              <w:t>image_label_overlay</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label2rgb</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labeled_coins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image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coins)</w:t>
            </w:r>
          </w:p>
          <w:p w:rsidR="635A44DD" w:rsidP="635A44DD" w:rsidRDefault="635A44DD" w14:paraId="5E30B116" w14:textId="38F9D121">
            <w:pPr>
              <w:shd w:val="clear" w:color="auto" w:fill="23272E"/>
              <w:spacing w:after="0" w:line="285" w:lineRule="auto"/>
            </w:pPr>
            <w:r w:rsidRPr="635A44DD">
              <w:rPr>
                <w:rFonts w:ascii="Consolas" w:hAnsi="Consolas" w:eastAsia="Consolas" w:cs="Consolas"/>
                <w:color w:val="E06C75"/>
                <w:sz w:val="21"/>
                <w:szCs w:val="21"/>
              </w:rPr>
              <w:t>fig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6</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sharey</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True</w:t>
            </w:r>
            <w:r w:rsidRPr="635A44DD">
              <w:rPr>
                <w:rFonts w:ascii="Consolas" w:hAnsi="Consolas" w:eastAsia="Consolas" w:cs="Consolas"/>
                <w:color w:val="ABB2BF"/>
                <w:sz w:val="21"/>
                <w:szCs w:val="21"/>
              </w:rPr>
              <w:t>)</w:t>
            </w:r>
          </w:p>
          <w:p w:rsidR="635A44DD" w:rsidP="635A44DD" w:rsidRDefault="635A44DD" w14:paraId="4D674270" w14:textId="3B63E67C">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 xml:space="preserve">(coins,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pylab.cm.gray, </w:t>
            </w:r>
            <w:r w:rsidRPr="635A44DD">
              <w:rPr>
                <w:rFonts w:ascii="Consolas" w:hAnsi="Consolas" w:eastAsia="Consolas" w:cs="Consolas"/>
                <w:color w:val="E06C75"/>
                <w:sz w:val="21"/>
                <w:szCs w:val="21"/>
              </w:rPr>
              <w:t>interpolation</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'nearest'</w:t>
            </w:r>
            <w:r w:rsidRPr="635A44DD">
              <w:rPr>
                <w:rFonts w:ascii="Consolas" w:hAnsi="Consolas" w:eastAsia="Consolas" w:cs="Consolas"/>
                <w:color w:val="ABB2BF"/>
                <w:sz w:val="21"/>
                <w:szCs w:val="21"/>
              </w:rPr>
              <w:t>)</w:t>
            </w:r>
          </w:p>
          <w:p w:rsidR="635A44DD" w:rsidP="635A44DD" w:rsidRDefault="635A44DD" w14:paraId="56D7D7DD" w14:textId="4543BB23">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contour</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segmentation</w:t>
            </w:r>
            <w:r w:rsidRPr="635A44DD">
              <w:rPr>
                <w:rFonts w:ascii="Consolas" w:hAnsi="Consolas" w:eastAsia="Consolas" w:cs="Consolas"/>
                <w:color w:val="ABB2BF"/>
                <w:sz w:val="21"/>
                <w:szCs w:val="21"/>
              </w:rPr>
              <w:t>, [</w:t>
            </w:r>
            <w:r w:rsidRPr="635A44DD">
              <w:rPr>
                <w:rFonts w:ascii="Consolas" w:hAnsi="Consolas" w:eastAsia="Consolas" w:cs="Consolas"/>
                <w:color w:val="D19A66"/>
                <w:sz w:val="21"/>
                <w:szCs w:val="21"/>
              </w:rPr>
              <w:t>0.5</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linewidths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1.2</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colors</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'y'</w:t>
            </w:r>
            <w:r w:rsidRPr="635A44DD">
              <w:rPr>
                <w:rFonts w:ascii="Consolas" w:hAnsi="Consolas" w:eastAsia="Consolas" w:cs="Consolas"/>
                <w:color w:val="ABB2BF"/>
                <w:sz w:val="21"/>
                <w:szCs w:val="21"/>
              </w:rPr>
              <w:t>)</w:t>
            </w:r>
          </w:p>
          <w:p w:rsidR="635A44DD" w:rsidP="635A44DD" w:rsidRDefault="635A44DD" w14:paraId="54E92801" w14:textId="558606E8">
            <w:pPr>
              <w:shd w:val="clear" w:color="auto" w:fill="23272E"/>
              <w:spacing w:after="0" w:line="285" w:lineRule="auto"/>
            </w:pP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image_label_overlay</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interpolation</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'nearest'</w:t>
            </w:r>
            <w:r w:rsidRPr="635A44DD">
              <w:rPr>
                <w:rFonts w:ascii="Consolas" w:hAnsi="Consolas" w:eastAsia="Consolas" w:cs="Consolas"/>
                <w:color w:val="ABB2BF"/>
                <w:sz w:val="21"/>
                <w:szCs w:val="21"/>
              </w:rPr>
              <w:t>)</w:t>
            </w:r>
          </w:p>
          <w:p w:rsidR="635A44DD" w:rsidP="635A44DD" w:rsidRDefault="635A44DD" w14:paraId="1891ECBB" w14:textId="4655C603">
            <w:pPr>
              <w:shd w:val="clear" w:color="auto" w:fill="23272E"/>
              <w:spacing w:after="0" w:line="285" w:lineRule="auto"/>
            </w:pPr>
            <w:r w:rsidRPr="635A44DD">
              <w:rPr>
                <w:rFonts w:ascii="Consolas" w:hAnsi="Consolas" w:eastAsia="Consolas" w:cs="Consolas"/>
                <w:color w:val="C678DD"/>
                <w:sz w:val="21"/>
                <w:szCs w:val="21"/>
              </w:rPr>
              <w:t>for</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in</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axes</w:t>
            </w:r>
            <w:r w:rsidRPr="635A44DD">
              <w:rPr>
                <w:rFonts w:ascii="Consolas" w:hAnsi="Consolas" w:eastAsia="Consolas" w:cs="Consolas"/>
                <w:color w:val="ABB2BF"/>
                <w:sz w:val="21"/>
                <w:szCs w:val="21"/>
              </w:rPr>
              <w:t>:</w:t>
            </w:r>
          </w:p>
          <w:p w:rsidR="635A44DD" w:rsidP="635A44DD" w:rsidRDefault="635A44DD" w14:paraId="6E8502BA" w14:textId="45C7E1D5">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786CEC72" w14:textId="7F0DE434">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tight_layout</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635A44DD" w14:paraId="7D7574B2" w14:textId="70F74B90">
      <w:pPr>
        <w:spacing w:before="240" w:after="240"/>
        <w:jc w:val="both"/>
      </w:pPr>
      <w:r w:rsidRPr="635A44DD">
        <w:rPr>
          <w:rFonts w:ascii="Times New Roman" w:hAnsi="Times New Roman" w:eastAsia="Times New Roman" w:cs="Times New Roman"/>
        </w:rPr>
        <w:t xml:space="preserve"> </w:t>
      </w:r>
    </w:p>
    <w:p w:rsidR="00792233" w:rsidP="635A44DD" w:rsidRDefault="6F784F7B" w14:paraId="479E7005" w14:textId="46FACFF1">
      <w:r>
        <w:br w:type="page"/>
      </w:r>
    </w:p>
    <w:p w:rsidR="00792233" w:rsidP="635A44DD" w:rsidRDefault="635A44DD" w14:paraId="3AC2F871" w14:textId="267F16EA">
      <w:pPr>
        <w:pStyle w:val="Heading3"/>
        <w:spacing w:before="240" w:after="240"/>
        <w:jc w:val="both"/>
      </w:pPr>
      <w:bookmarkStart w:name="_Toc213102728" w:id="118"/>
      <w:r w:rsidRPr="635A44DD">
        <w:t>8.3.2. Felzenszwalb, SLIC, QuickShift, and Compact Watershed Algorithms</w:t>
      </w:r>
      <w:bookmarkEnd w:id="118"/>
    </w:p>
    <w:p w:rsidR="00792233" w:rsidP="635A44DD" w:rsidRDefault="635A44DD" w14:paraId="671CB993" w14:textId="63DAE86F">
      <w:pPr>
        <w:spacing w:before="240" w:after="240"/>
        <w:ind w:firstLine="720"/>
        <w:jc w:val="both"/>
        <w:rPr>
          <w:rFonts w:ascii="Times New Roman" w:hAnsi="Times New Roman" w:eastAsia="Times New Roman" w:cs="Times New Roman"/>
        </w:rPr>
      </w:pPr>
      <w:r w:rsidRPr="635A44DD">
        <w:rPr>
          <w:rFonts w:ascii="Times New Roman" w:hAnsi="Times New Roman" w:eastAsia="Times New Roman" w:cs="Times New Roman"/>
        </w:rPr>
        <w:t>Bagian ini membahas empat metode segmentasi gambar low-level populer dan membandingkan hasilnya dengan gambar input. Definisi segmentasi yang baik sering bergantung pada aplikasi, sehingga sulit mendapatkan segmentasi yang baik. Metode ini umumnya digunakan untuk over-segmentation (superpixels), yang kemudian menjadi basis untuk algoritma lebih canggih seperti merging dengan region adjacency graph atau conditional random fields.</w:t>
      </w:r>
    </w:p>
    <w:p w:rsidR="00792233" w:rsidP="635A44DD" w:rsidRDefault="635A44DD" w14:paraId="37BD294C" w14:textId="19837402">
      <w:pPr>
        <w:pStyle w:val="Heading3"/>
        <w:spacing w:before="240" w:after="240"/>
      </w:pPr>
      <w:bookmarkStart w:name="_Toc213102729" w:id="119"/>
      <w:r w:rsidRPr="635A44DD">
        <w:t>8.3.3. Felzenszwalb's Efficient Graph-Based Image Segmentation</w:t>
      </w:r>
      <w:bookmarkEnd w:id="119"/>
    </w:p>
    <w:p w:rsidR="00792233" w:rsidP="635A44DD" w:rsidRDefault="635A44DD" w14:paraId="45DF77E1" w14:textId="30CFA2B1">
      <w:pPr>
        <w:spacing w:before="240" w:after="240"/>
        <w:ind w:firstLine="720"/>
        <w:jc w:val="both"/>
        <w:rPr>
          <w:rFonts w:ascii="Times New Roman" w:hAnsi="Times New Roman" w:eastAsia="Times New Roman" w:cs="Times New Roman"/>
        </w:rPr>
      </w:pPr>
      <w:r w:rsidRPr="635A44DD">
        <w:rPr>
          <w:rFonts w:ascii="Times New Roman" w:hAnsi="Times New Roman" w:eastAsia="Times New Roman" w:cs="Times New Roman"/>
        </w:rPr>
        <w:t>Algoritma Felzenszwalb mengambil pendekatan berbasis graph untuk segmentasi. Pertama, konstruksi graph tidak terarah dengan piksel gambar sebagai vertex (set yang akan disegmentasi) dan bobot edge antara dua vertex sebagai ukuran ketidaksamaan (misalnya, perbedaan intensitas). Dalam pendekatan berbasis graph, masalah mempartisi gambar menjadi segmen diterjemahkan menjadi menemukan connected components di graph yang dibangun. Edge antara dua vertex di komponen yang sama harus memiliki bobot rendah, dan edge antara vertex di komponen berbeda harus memiliki bobot tinggi. Algoritma berjalan dalam waktu hampir linier terhadap jumlah edge graph dan cepat dalam praktik. Teknik ini mempertahankan detail di region gambar dengan variabilitas rendah sambil mengabaikan detail di region dengan variabilitas tinggi. Algoritma memiliki parameter skala tunggal yang memengaruhi ukuran segmen. Ukuran aktual dan jumlah segmen dapat sangat bervariasi tergantung kontras lokal.</w:t>
      </w:r>
    </w:p>
    <w:p w:rsidR="00792233" w:rsidP="635A44DD" w:rsidRDefault="00792233" w14:paraId="6C3A8AE3" w14:textId="3FD35F08">
      <w:pPr>
        <w:spacing w:before="240" w:after="240"/>
        <w:jc w:val="both"/>
        <w:rPr>
          <w:rFonts w:ascii="Times New Roman" w:hAnsi="Times New Roman" w:eastAsia="Times New Roman" w:cs="Times New Roman"/>
        </w:rPr>
      </w:pPr>
    </w:p>
    <w:p w:rsidR="00792233" w:rsidP="635A44DD" w:rsidRDefault="6F784F7B" w14:paraId="1C4FB96E" w14:textId="7B96EC46">
      <w:r>
        <w:br w:type="page"/>
      </w:r>
    </w:p>
    <w:p w:rsidR="00792233" w:rsidP="635A44DD" w:rsidRDefault="635A44DD" w14:paraId="17283CE8" w14:textId="30C84D44">
      <w:pPr>
        <w:spacing w:before="240" w:after="240"/>
        <w:jc w:val="both"/>
        <w:rPr>
          <w:rFonts w:ascii="Times New Roman" w:hAnsi="Times New Roman" w:eastAsia="Times New Roman" w:cs="Times New Roman"/>
        </w:rPr>
      </w:pPr>
      <w:r w:rsidRPr="635A44DD">
        <w:rPr>
          <w:rFonts w:ascii="Times New Roman" w:hAnsi="Times New Roman" w:eastAsia="Times New Roman" w:cs="Times New Roman"/>
        </w:rPr>
        <w:t>Implementasi menggunakan modul segmentation scikit-image</w:t>
      </w:r>
    </w:p>
    <w:tbl>
      <w:tblPr>
        <w:tblW w:w="0" w:type="auto"/>
        <w:tblLayout w:type="fixed"/>
        <w:tblLook w:val="0600" w:firstRow="0" w:lastRow="0" w:firstColumn="0" w:lastColumn="0" w:noHBand="1" w:noVBand="1"/>
      </w:tblPr>
      <w:tblGrid>
        <w:gridCol w:w="9468"/>
      </w:tblGrid>
      <w:tr w:rsidR="635A44DD" w:rsidTr="635A44DD" w14:paraId="4117212C"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4EEBB46E" w14:textId="083C418C">
            <w:pPr>
              <w:shd w:val="clear" w:color="auto" w:fill="23272E"/>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matplotlib</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colors</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LinearSegmentedColormap</w:t>
            </w:r>
          </w:p>
          <w:p w:rsidR="635A44DD" w:rsidP="635A44DD" w:rsidRDefault="635A44DD" w14:paraId="1C0804DD" w14:textId="4F2FED9B">
            <w:pPr>
              <w:shd w:val="clear" w:color="auto" w:fill="23272E"/>
              <w:spacing w:after="0" w:line="285" w:lineRule="auto"/>
            </w:pPr>
            <w:r w:rsidRPr="635A44DD">
              <w:rPr>
                <w:rFonts w:ascii="Consolas" w:hAnsi="Consolas" w:eastAsia="Consolas" w:cs="Consolas"/>
                <w:color w:val="C678DD"/>
                <w:sz w:val="21"/>
                <w:szCs w:val="21"/>
              </w:rPr>
              <w:t>for</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imfile</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in</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'../images/eagle.png'</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'../images/horses.png'</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'../images/flowers.png'</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'../images/bisons.png'</w:t>
            </w:r>
            <w:r w:rsidRPr="635A44DD">
              <w:rPr>
                <w:rFonts w:ascii="Consolas" w:hAnsi="Consolas" w:eastAsia="Consolas" w:cs="Consolas"/>
                <w:color w:val="ABB2BF"/>
                <w:sz w:val="21"/>
                <w:szCs w:val="21"/>
              </w:rPr>
              <w:t>]:</w:t>
            </w:r>
          </w:p>
          <w:p w:rsidR="635A44DD" w:rsidP="635A44DD" w:rsidRDefault="635A44DD" w14:paraId="39F47541" w14:textId="5211B483">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img_as_float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imfile</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w:t>
            </w:r>
          </w:p>
          <w:p w:rsidR="635A44DD" w:rsidP="635A44DD" w:rsidRDefault="635A44DD" w14:paraId="7E7111A5" w14:textId="53AC2145">
            <w:pPr>
              <w:shd w:val="clear" w:color="auto" w:fill="23272E"/>
              <w:spacing w:after="0" w:line="285" w:lineRule="auto"/>
            </w:pP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figure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w:t>
            </w:r>
          </w:p>
          <w:p w:rsidR="635A44DD" w:rsidP="635A44DD" w:rsidRDefault="635A44DD" w14:paraId="45DFC665" w14:textId="75357069">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segments_fz</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felzenszwalb</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scale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100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sigma</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0.5</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min_size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400</w:t>
            </w:r>
            <w:r w:rsidRPr="635A44DD">
              <w:rPr>
                <w:rFonts w:ascii="Consolas" w:hAnsi="Consolas" w:eastAsia="Consolas" w:cs="Consolas"/>
                <w:color w:val="ABB2BF"/>
                <w:sz w:val="21"/>
                <w:szCs w:val="21"/>
              </w:rPr>
              <w:t>)</w:t>
            </w:r>
          </w:p>
          <w:p w:rsidR="635A44DD" w:rsidP="635A44DD" w:rsidRDefault="635A44DD" w14:paraId="47E2482A" w14:textId="109948D8">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borders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find_boundaries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segments_fz</w:t>
            </w:r>
            <w:r w:rsidRPr="635A44DD">
              <w:rPr>
                <w:rFonts w:ascii="Consolas" w:hAnsi="Consolas" w:eastAsia="Consolas" w:cs="Consolas"/>
                <w:color w:val="ABB2BF"/>
                <w:sz w:val="21"/>
                <w:szCs w:val="21"/>
              </w:rPr>
              <w:t>)</w:t>
            </w:r>
          </w:p>
          <w:p w:rsidR="635A44DD" w:rsidP="635A44DD" w:rsidRDefault="635A44DD" w14:paraId="2942CE18" w14:textId="6D791B72">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unique_colors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np.</w:t>
            </w:r>
            <w:r w:rsidRPr="635A44DD">
              <w:rPr>
                <w:rFonts w:ascii="Consolas" w:hAnsi="Consolas" w:eastAsia="Consolas" w:cs="Consolas"/>
                <w:color w:val="61AFEF"/>
                <w:sz w:val="21"/>
                <w:szCs w:val="21"/>
              </w:rPr>
              <w:t>unique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segments_fz</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ravel</w:t>
            </w:r>
            <w:r w:rsidRPr="635A44DD">
              <w:rPr>
                <w:rFonts w:ascii="Consolas" w:hAnsi="Consolas" w:eastAsia="Consolas" w:cs="Consolas"/>
                <w:color w:val="ABB2BF"/>
                <w:sz w:val="21"/>
                <w:szCs w:val="21"/>
              </w:rPr>
              <w:t>())</w:t>
            </w:r>
          </w:p>
          <w:p w:rsidR="635A44DD" w:rsidP="635A44DD" w:rsidRDefault="635A44DD" w14:paraId="340A575D" w14:textId="3CF3FA9B">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segments_fz</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borders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1</w:t>
            </w:r>
          </w:p>
          <w:p w:rsidR="635A44DD" w:rsidP="635A44DD" w:rsidRDefault="635A44DD" w14:paraId="47A8A401" w14:textId="4872981D">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colors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[np.</w:t>
            </w:r>
            <w:r w:rsidRPr="635A44DD">
              <w:rPr>
                <w:rFonts w:ascii="Consolas" w:hAnsi="Consolas" w:eastAsia="Consolas" w:cs="Consolas"/>
                <w:color w:val="61AFEF"/>
                <w:sz w:val="21"/>
                <w:szCs w:val="21"/>
              </w:rPr>
              <w:t>zeros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w:t>
            </w:r>
          </w:p>
          <w:p w:rsidR="635A44DD" w:rsidP="635A44DD" w:rsidRDefault="635A44DD" w14:paraId="2100C2C4" w14:textId="2A210AF6">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for</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color</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in</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unique_colors</w:t>
            </w:r>
            <w:r w:rsidRPr="635A44DD">
              <w:rPr>
                <w:rFonts w:ascii="Consolas" w:hAnsi="Consolas" w:eastAsia="Consolas" w:cs="Consolas"/>
                <w:color w:val="ABB2BF"/>
                <w:sz w:val="21"/>
                <w:szCs w:val="21"/>
              </w:rPr>
              <w:t>:</w:t>
            </w:r>
          </w:p>
          <w:p w:rsidR="635A44DD" w:rsidP="635A44DD" w:rsidRDefault="635A44DD" w14:paraId="317033DF" w14:textId="5D54C6D4">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colors</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append</w:t>
            </w:r>
            <w:r w:rsidRPr="635A44DD">
              <w:rPr>
                <w:rFonts w:ascii="Consolas" w:hAnsi="Consolas" w:eastAsia="Consolas" w:cs="Consolas"/>
                <w:color w:val="ABB2BF"/>
                <w:sz w:val="21"/>
                <w:szCs w:val="21"/>
              </w:rPr>
              <w:t>(np.</w:t>
            </w:r>
            <w:r w:rsidRPr="635A44DD">
              <w:rPr>
                <w:rFonts w:ascii="Consolas" w:hAnsi="Consolas" w:eastAsia="Consolas" w:cs="Consolas"/>
                <w:color w:val="61AFEF"/>
                <w:sz w:val="21"/>
                <w:szCs w:val="21"/>
              </w:rPr>
              <w:t>mean</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segments_fz</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color</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axis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p>
          <w:p w:rsidR="635A44DD" w:rsidP="635A44DD" w:rsidRDefault="635A44DD" w14:paraId="6E0DD6B3" w14:textId="2C2DB9AB">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LinearSegmentedColormap</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from_list</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'pallete'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colors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N</w:t>
            </w:r>
            <w:r w:rsidRPr="635A44DD">
              <w:rPr>
                <w:rFonts w:ascii="Consolas" w:hAnsi="Consolas" w:eastAsia="Consolas" w:cs="Consolas"/>
                <w:color w:val="56B6C2"/>
                <w:sz w:val="21"/>
                <w:szCs w:val="21"/>
              </w:rPr>
              <w:t>=</w:t>
            </w:r>
            <w:r w:rsidRPr="635A44DD">
              <w:rPr>
                <w:rFonts w:ascii="Consolas" w:hAnsi="Consolas" w:eastAsia="Consolas" w:cs="Consolas"/>
                <w:color w:val="61AFEF"/>
                <w:sz w:val="21"/>
                <w:szCs w:val="21"/>
              </w:rPr>
              <w:t>len</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colors</w:t>
            </w:r>
            <w:r w:rsidRPr="635A44DD">
              <w:rPr>
                <w:rFonts w:ascii="Consolas" w:hAnsi="Consolas" w:eastAsia="Consolas" w:cs="Consolas"/>
                <w:color w:val="ABB2BF"/>
                <w:sz w:val="21"/>
                <w:szCs w:val="21"/>
              </w:rPr>
              <w:t>))</w:t>
            </w:r>
          </w:p>
          <w:p w:rsidR="635A44DD" w:rsidP="635A44DD" w:rsidRDefault="635A44DD" w14:paraId="56709E14" w14:textId="7CEB1CE7">
            <w:pPr>
              <w:shd w:val="clear" w:color="auto" w:fill="23272E"/>
              <w:spacing w:after="0" w:line="285" w:lineRule="auto"/>
            </w:pP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121</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'Original'</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05970E5C" w14:textId="0A4D7FA0">
            <w:pPr>
              <w:shd w:val="clear" w:color="auto" w:fill="23272E"/>
              <w:spacing w:after="0" w:line="285" w:lineRule="auto"/>
            </w:pP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122</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segments_fz</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E06C75"/>
                <w:sz w:val="21"/>
                <w:szCs w:val="21"/>
              </w:rPr>
              <w:t>cm</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'Segmented with Felzenszwalbs</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s method'</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3C6740F0" w14:textId="136A4B50">
            <w:pPr>
              <w:shd w:val="clear" w:color="auto" w:fill="23272E"/>
              <w:spacing w:after="0" w:line="285" w:lineRule="auto"/>
            </w:pP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635A44DD" w14:paraId="3479BF97" w14:textId="47B36A4D">
      <w:pPr>
        <w:spacing w:before="240" w:after="240"/>
        <w:jc w:val="both"/>
      </w:pPr>
      <w:r w:rsidRPr="635A44DD">
        <w:rPr>
          <w:rFonts w:ascii="Times New Roman" w:hAnsi="Times New Roman" w:eastAsia="Times New Roman" w:cs="Times New Roman"/>
        </w:rPr>
        <w:t>Untuk menunjukkan variasi dengan parameter skala</w:t>
      </w:r>
    </w:p>
    <w:tbl>
      <w:tblPr>
        <w:tblW w:w="0" w:type="auto"/>
        <w:tblLayout w:type="fixed"/>
        <w:tblLook w:val="0600" w:firstRow="0" w:lastRow="0" w:firstColumn="0" w:lastColumn="0" w:noHBand="1" w:noVBand="1"/>
      </w:tblPr>
      <w:tblGrid>
        <w:gridCol w:w="9468"/>
      </w:tblGrid>
      <w:tr w:rsidR="635A44DD" w:rsidTr="635A44DD" w14:paraId="7BFB477C"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3BAF7304" w14:textId="38BA0EB3">
            <w:pPr>
              <w:shd w:val="clear" w:color="auto" w:fill="23272E"/>
              <w:spacing w:after="0" w:line="285" w:lineRule="auto"/>
            </w:pPr>
            <w:r w:rsidRPr="635A44DD">
              <w:rPr>
                <w:rFonts w:ascii="Consolas" w:hAnsi="Consolas" w:eastAsia="Consolas" w:cs="Consolas"/>
                <w:color w:val="C678DD"/>
                <w:sz w:val="21"/>
                <w:szCs w:val="21"/>
              </w:rPr>
              <w:t>def</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plot_image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title</w:t>
            </w:r>
            <w:r w:rsidRPr="635A44DD">
              <w:rPr>
                <w:rFonts w:ascii="Consolas" w:hAnsi="Consolas" w:eastAsia="Consolas" w:cs="Consolas"/>
                <w:color w:val="ABB2BF"/>
                <w:sz w:val="21"/>
                <w:szCs w:val="21"/>
              </w:rPr>
              <w:t>):</w:t>
            </w:r>
          </w:p>
          <w:p w:rsidR="635A44DD" w:rsidP="635A44DD" w:rsidRDefault="635A44DD" w14:paraId="26EB7A95" w14:textId="195C0B37">
            <w:pPr>
              <w:shd w:val="clear" w:color="auto" w:fill="23272E"/>
              <w:spacing w:after="0" w:line="285" w:lineRule="auto"/>
            </w:pP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title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title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1D77DC17" w14:textId="1CA7A131">
            <w:pPr>
              <w:shd w:val="clear" w:color="auto" w:fill="23272E"/>
              <w:spacing w:after="0" w:line="285" w:lineRule="auto"/>
            </w:pPr>
          </w:p>
          <w:p w:rsidR="635A44DD" w:rsidP="635A44DD" w:rsidRDefault="635A44DD" w14:paraId="6FD5EC74" w14:textId="28C92FDF">
            <w:pPr>
              <w:shd w:val="clear" w:color="auto" w:fill="23272E"/>
              <w:spacing w:after="0" w:line="285" w:lineRule="auto"/>
            </w:pP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'../images/fish.jpg'</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w:t>
            </w:r>
          </w:p>
          <w:p w:rsidR="635A44DD" w:rsidP="635A44DD" w:rsidRDefault="635A44DD" w14:paraId="3C8FCB85" w14:textId="7DFDC1F5">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figure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15</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w:t>
            </w:r>
          </w:p>
          <w:p w:rsidR="635A44DD" w:rsidP="635A44DD" w:rsidRDefault="635A44DD" w14:paraId="0AD8D7A2" w14:textId="6DC0A69E">
            <w:pPr>
              <w:shd w:val="clear" w:color="auto" w:fill="23272E"/>
              <w:spacing w:after="0" w:line="285" w:lineRule="auto"/>
            </w:pPr>
            <w:r w:rsidRPr="635A44DD">
              <w:rPr>
                <w:rFonts w:ascii="Consolas" w:hAnsi="Consolas" w:eastAsia="Consolas" w:cs="Consolas"/>
                <w:color w:val="E06C75"/>
                <w:sz w:val="21"/>
                <w:szCs w:val="21"/>
              </w:rPr>
              <w:t>i</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p>
          <w:p w:rsidR="635A44DD" w:rsidP="635A44DD" w:rsidRDefault="635A44DD" w14:paraId="6412A47E" w14:textId="5F0376DD">
            <w:pPr>
              <w:shd w:val="clear" w:color="auto" w:fill="23272E"/>
              <w:spacing w:after="0" w:line="285" w:lineRule="auto"/>
            </w:pPr>
            <w:r w:rsidRPr="635A44DD">
              <w:rPr>
                <w:rFonts w:ascii="Consolas" w:hAnsi="Consolas" w:eastAsia="Consolas" w:cs="Consolas"/>
                <w:color w:val="C678DD"/>
                <w:sz w:val="21"/>
                <w:szCs w:val="21"/>
              </w:rPr>
              <w:t>for</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scale</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in</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50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100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200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400</w:t>
            </w:r>
            <w:r w:rsidRPr="635A44DD">
              <w:rPr>
                <w:rFonts w:ascii="Consolas" w:hAnsi="Consolas" w:eastAsia="Consolas" w:cs="Consolas"/>
                <w:color w:val="ABB2BF"/>
                <w:sz w:val="21"/>
                <w:szCs w:val="21"/>
              </w:rPr>
              <w:t>]:</w:t>
            </w:r>
          </w:p>
          <w:p w:rsidR="635A44DD" w:rsidP="635A44DD" w:rsidRDefault="635A44DD" w14:paraId="4079F948" w14:textId="54A8FDC4">
            <w:pPr>
              <w:shd w:val="clear" w:color="auto" w:fill="23272E"/>
              <w:spacing w:after="0" w:line="285" w:lineRule="auto"/>
            </w:pPr>
            <w:r w:rsidRPr="635A44DD">
              <w:rPr>
                <w:rFonts w:ascii="Consolas" w:hAnsi="Consolas" w:eastAsia="Consolas" w:cs="Consolas"/>
                <w:color w:val="ABB2BF"/>
                <w:sz w:val="21"/>
                <w:szCs w:val="21"/>
              </w:rPr>
              <w:t xml:space="preserve">    plt.</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w:t>
            </w:r>
            <w:r w:rsidRPr="635A44DD">
              <w:rPr>
                <w:rFonts w:ascii="Consolas" w:hAnsi="Consolas" w:eastAsia="Consolas" w:cs="Consolas"/>
                <w:color w:val="ABB2BF"/>
                <w:sz w:val="21"/>
                <w:szCs w:val="21"/>
              </w:rPr>
              <w:t>)</w:t>
            </w:r>
          </w:p>
          <w:p w:rsidR="635A44DD" w:rsidP="635A44DD" w:rsidRDefault="635A44DD" w14:paraId="2EBF025C" w14:textId="0713A692">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segments_fz</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felzenszwalb</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scale</w:t>
            </w:r>
            <w:r w:rsidRPr="635A44DD">
              <w:rPr>
                <w:rFonts w:ascii="Consolas" w:hAnsi="Consolas" w:eastAsia="Consolas" w:cs="Consolas"/>
                <w:color w:val="56B6C2"/>
                <w:sz w:val="21"/>
                <w:szCs w:val="21"/>
              </w:rPr>
              <w:t>=</w:t>
            </w:r>
            <w:r w:rsidRPr="635A44DD">
              <w:rPr>
                <w:rFonts w:ascii="Consolas" w:hAnsi="Consolas" w:eastAsia="Consolas" w:cs="Consolas"/>
                <w:color w:val="E06C75"/>
                <w:sz w:val="21"/>
                <w:szCs w:val="21"/>
              </w:rPr>
              <w:t>scale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sigma</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0.5</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min_size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200</w:t>
            </w:r>
            <w:r w:rsidRPr="635A44DD">
              <w:rPr>
                <w:rFonts w:ascii="Consolas" w:hAnsi="Consolas" w:eastAsia="Consolas" w:cs="Consolas"/>
                <w:color w:val="ABB2BF"/>
                <w:sz w:val="21"/>
                <w:szCs w:val="21"/>
              </w:rPr>
              <w:t>)</w:t>
            </w:r>
          </w:p>
          <w:p w:rsidR="635A44DD" w:rsidP="635A44DD" w:rsidRDefault="635A44DD" w14:paraId="4DEAF748" w14:textId="6F0A3517">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plot_image</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mark_boundaries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segments_fz</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color</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'scale='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str</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scale</w:t>
            </w:r>
            <w:r w:rsidRPr="635A44DD">
              <w:rPr>
                <w:rFonts w:ascii="Consolas" w:hAnsi="Consolas" w:eastAsia="Consolas" w:cs="Consolas"/>
                <w:color w:val="ABB2BF"/>
                <w:sz w:val="21"/>
                <w:szCs w:val="21"/>
              </w:rPr>
              <w:t>))</w:t>
            </w:r>
          </w:p>
          <w:p w:rsidR="635A44DD" w:rsidP="635A44DD" w:rsidRDefault="635A44DD" w14:paraId="68DCE60D" w14:textId="70A13A1C">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p>
          <w:p w:rsidR="635A44DD" w:rsidP="635A44DD" w:rsidRDefault="635A44DD" w14:paraId="575B629F" w14:textId="11994ED7">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suptitle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'Felzenszwalbs</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s method'</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30</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tight_layout</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rect</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0.03</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0.95</w:t>
            </w:r>
            <w:r w:rsidRPr="635A44DD">
              <w:rPr>
                <w:rFonts w:ascii="Consolas" w:hAnsi="Consolas" w:eastAsia="Consolas" w:cs="Consolas"/>
                <w:color w:val="ABB2BF"/>
                <w:sz w:val="21"/>
                <w:szCs w:val="21"/>
              </w:rPr>
              <w:t>])</w:t>
            </w:r>
          </w:p>
          <w:p w:rsidR="635A44DD" w:rsidP="635A44DD" w:rsidRDefault="635A44DD" w14:paraId="096FADCF" w14:textId="1D6F981A">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635A44DD" w14:paraId="2D6F4FF7" w14:textId="14F01187">
      <w:pPr>
        <w:spacing w:before="240" w:after="240"/>
        <w:jc w:val="both"/>
      </w:pPr>
      <w:r w:rsidRPr="635A44DD">
        <w:rPr>
          <w:rFonts w:ascii="Times New Roman" w:hAnsi="Times New Roman" w:eastAsia="Times New Roman" w:cs="Times New Roman"/>
        </w:rPr>
        <w:t xml:space="preserve">      </w:t>
      </w:r>
    </w:p>
    <w:p w:rsidR="00792233" w:rsidP="635A44DD" w:rsidRDefault="635A44DD" w14:paraId="1E2C5E75" w14:textId="62C74C4F">
      <w:pPr>
        <w:pStyle w:val="Heading3"/>
        <w:spacing w:before="240" w:after="240"/>
      </w:pPr>
      <w:bookmarkStart w:name="_Toc213102730" w:id="120"/>
      <w:r w:rsidRPr="635A44DD">
        <w:t>8.3.4. SLIC</w:t>
      </w:r>
      <w:bookmarkEnd w:id="120"/>
    </w:p>
    <w:p w:rsidR="00792233" w:rsidP="635A44DD" w:rsidRDefault="635A44DD" w14:paraId="759E7F0A" w14:textId="3A9F7001">
      <w:pPr>
        <w:spacing w:before="240" w:after="240"/>
        <w:ind w:firstLine="720"/>
        <w:jc w:val="both"/>
        <w:rPr>
          <w:rFonts w:ascii="Times New Roman" w:hAnsi="Times New Roman" w:eastAsia="Times New Roman" w:cs="Times New Roman"/>
        </w:rPr>
      </w:pPr>
      <w:r w:rsidRPr="635A44DD">
        <w:rPr>
          <w:rFonts w:ascii="Times New Roman" w:hAnsi="Times New Roman" w:eastAsia="Times New Roman" w:cs="Times New Roman"/>
        </w:rPr>
        <w:t>Algoritma SLIC hanya melakukan k-means clustering di ruang lima dimensi dari ruang warna (RGB atau Lab) dan lokasi gambar (koordinat piksel: x, y). Algoritma ini sangat efisien karena metode clustering lebih sederhana. Untuk mendapatkan hasil baik dengan algoritma ini, penting bekerja di ruang warna Lab. Algoritma ini dengan cepat mendapatkan momentum dan sekarang banyak digunakan. Parameter compactness menukar kesamaan warna dan kedekatan, sementara parameter n_segments memilih jumlah pusat untuk k-means</w:t>
      </w:r>
    </w:p>
    <w:p w:rsidR="00792233" w:rsidP="635A44DD" w:rsidRDefault="635A44DD" w14:paraId="64C53767" w14:textId="42905722">
      <w:pPr>
        <w:spacing w:before="240" w:after="240"/>
        <w:jc w:val="both"/>
      </w:pPr>
      <w:r w:rsidRPr="635A44DD">
        <w:rPr>
          <w:rFonts w:ascii="Times New Roman" w:hAnsi="Times New Roman" w:eastAsia="Times New Roman" w:cs="Times New Roman"/>
        </w:rPr>
        <w:t>variasi dengan nilai compactness</w:t>
      </w:r>
    </w:p>
    <w:tbl>
      <w:tblPr>
        <w:tblW w:w="0" w:type="auto"/>
        <w:tblLayout w:type="fixed"/>
        <w:tblLook w:val="0600" w:firstRow="0" w:lastRow="0" w:firstColumn="0" w:lastColumn="0" w:noHBand="1" w:noVBand="1"/>
      </w:tblPr>
      <w:tblGrid>
        <w:gridCol w:w="9468"/>
      </w:tblGrid>
      <w:tr w:rsidR="635A44DD" w:rsidTr="635A44DD" w14:paraId="50C7806A"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010FB1BD" w14:textId="6B500DFE">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figure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15</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w:t>
            </w:r>
          </w:p>
          <w:p w:rsidR="635A44DD" w:rsidP="635A44DD" w:rsidRDefault="635A44DD" w14:paraId="26F64326" w14:textId="5985B95B">
            <w:pPr>
              <w:shd w:val="clear" w:color="auto" w:fill="23272E"/>
              <w:spacing w:after="0" w:line="285" w:lineRule="auto"/>
            </w:pPr>
            <w:r w:rsidRPr="635A44DD">
              <w:rPr>
                <w:rFonts w:ascii="Consolas" w:hAnsi="Consolas" w:eastAsia="Consolas" w:cs="Consolas"/>
                <w:color w:val="E06C75"/>
                <w:sz w:val="21"/>
                <w:szCs w:val="21"/>
              </w:rPr>
              <w:t>i</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p>
          <w:p w:rsidR="635A44DD" w:rsidP="635A44DD" w:rsidRDefault="635A44DD" w14:paraId="43D70BB1" w14:textId="777AE9D4">
            <w:pPr>
              <w:shd w:val="clear" w:color="auto" w:fill="23272E"/>
              <w:spacing w:after="0" w:line="285" w:lineRule="auto"/>
            </w:pPr>
            <w:r w:rsidRPr="635A44DD">
              <w:rPr>
                <w:rFonts w:ascii="Consolas" w:hAnsi="Consolas" w:eastAsia="Consolas" w:cs="Consolas"/>
                <w:color w:val="C678DD"/>
                <w:sz w:val="21"/>
                <w:szCs w:val="21"/>
              </w:rPr>
              <w:t>for</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compactness</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in</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100</w:t>
            </w:r>
            <w:r w:rsidRPr="635A44DD">
              <w:rPr>
                <w:rFonts w:ascii="Consolas" w:hAnsi="Consolas" w:eastAsia="Consolas" w:cs="Consolas"/>
                <w:color w:val="ABB2BF"/>
                <w:sz w:val="21"/>
                <w:szCs w:val="21"/>
              </w:rPr>
              <w:t>]:</w:t>
            </w:r>
          </w:p>
          <w:p w:rsidR="635A44DD" w:rsidP="635A44DD" w:rsidRDefault="635A44DD" w14:paraId="7A2CA7B6" w14:textId="5FE8A573">
            <w:pPr>
              <w:shd w:val="clear" w:color="auto" w:fill="23272E"/>
              <w:spacing w:after="0" w:line="285" w:lineRule="auto"/>
            </w:pP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w:t>
            </w:r>
            <w:r w:rsidRPr="635A44DD">
              <w:rPr>
                <w:rFonts w:ascii="Consolas" w:hAnsi="Consolas" w:eastAsia="Consolas" w:cs="Consolas"/>
                <w:color w:val="ABB2BF"/>
                <w:sz w:val="21"/>
                <w:szCs w:val="21"/>
              </w:rPr>
              <w:t>)</w:t>
            </w:r>
          </w:p>
          <w:p w:rsidR="635A44DD" w:rsidP="635A44DD" w:rsidRDefault="635A44DD" w14:paraId="666CE9BC" w14:textId="086595FF">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segments_slic</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slic</w:t>
            </w:r>
            <w:r w:rsidRPr="635A44DD">
              <w:rPr>
                <w:rFonts w:ascii="Consolas" w:hAnsi="Consolas" w:eastAsia="Consolas" w:cs="Consolas"/>
                <w:color w:val="ABB2BF"/>
                <w:sz w:val="21"/>
                <w:szCs w:val="21"/>
              </w:rPr>
              <w:t xml:space="preserve">(img, </w:t>
            </w:r>
            <w:r w:rsidRPr="635A44DD">
              <w:rPr>
                <w:rFonts w:ascii="Consolas" w:hAnsi="Consolas" w:eastAsia="Consolas" w:cs="Consolas"/>
                <w:color w:val="E06C75"/>
                <w:sz w:val="21"/>
                <w:szCs w:val="21"/>
              </w:rPr>
              <w:t>n_segments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250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compactness</w:t>
            </w:r>
            <w:r w:rsidRPr="635A44DD">
              <w:rPr>
                <w:rFonts w:ascii="Consolas" w:hAnsi="Consolas" w:eastAsia="Consolas" w:cs="Consolas"/>
                <w:color w:val="56B6C2"/>
                <w:sz w:val="21"/>
                <w:szCs w:val="21"/>
              </w:rPr>
              <w:t>=</w:t>
            </w:r>
            <w:r w:rsidRPr="635A44DD">
              <w:rPr>
                <w:rFonts w:ascii="Consolas" w:hAnsi="Consolas" w:eastAsia="Consolas" w:cs="Consolas"/>
                <w:color w:val="E06C75"/>
                <w:sz w:val="21"/>
                <w:szCs w:val="21"/>
              </w:rPr>
              <w:t>compactness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sigma</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p>
          <w:p w:rsidR="635A44DD" w:rsidP="635A44DD" w:rsidRDefault="635A44DD" w14:paraId="7B83BA8A" w14:textId="6ECD3DBA">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plot_image</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mark_boundaries</w:t>
            </w:r>
            <w:r w:rsidRPr="635A44DD">
              <w:rPr>
                <w:rFonts w:ascii="Consolas" w:hAnsi="Consolas" w:eastAsia="Consolas" w:cs="Consolas"/>
                <w:color w:val="ABB2BF"/>
                <w:sz w:val="21"/>
                <w:szCs w:val="21"/>
              </w:rPr>
              <w:t xml:space="preserve">(img, </w:t>
            </w:r>
            <w:r w:rsidRPr="635A44DD">
              <w:rPr>
                <w:rFonts w:ascii="Consolas" w:hAnsi="Consolas" w:eastAsia="Consolas" w:cs="Consolas"/>
                <w:color w:val="E06C75"/>
                <w:sz w:val="21"/>
                <w:szCs w:val="21"/>
              </w:rPr>
              <w:t>segments_slic</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color</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'compactness='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str</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compactness</w:t>
            </w:r>
            <w:r w:rsidRPr="635A44DD">
              <w:rPr>
                <w:rFonts w:ascii="Consolas" w:hAnsi="Consolas" w:eastAsia="Consolas" w:cs="Consolas"/>
                <w:color w:val="ABB2BF"/>
                <w:sz w:val="21"/>
                <w:szCs w:val="21"/>
              </w:rPr>
              <w:t>))</w:t>
            </w:r>
          </w:p>
          <w:p w:rsidR="635A44DD" w:rsidP="635A44DD" w:rsidRDefault="635A44DD" w14:paraId="1424DCF9" w14:textId="65ABFF7B">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p>
          <w:p w:rsidR="635A44DD" w:rsidP="635A44DD" w:rsidRDefault="635A44DD" w14:paraId="1677E1CD" w14:textId="0FAE8803">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suptitle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'SLIC'</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30</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tight_layout</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rect</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0.03</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0.95</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635A44DD" w14:paraId="27774EEF" w14:textId="1788CD18">
      <w:pPr>
        <w:spacing w:before="240" w:after="240"/>
      </w:pPr>
      <w:r w:rsidRPr="635A44DD">
        <w:rPr>
          <w:rFonts w:ascii="Times New Roman" w:hAnsi="Times New Roman" w:eastAsia="Times New Roman" w:cs="Times New Roman"/>
        </w:rPr>
        <w:t>Hasil segmentasi dengan compactness=0.1 (bentuk superpixel tidak teratur, lebih fokus pada warna), compactness=1 (sedang), compactness=10 (lebih persegi), compactness=100 (superpixel sangat persegi/kubik karena nilai tinggi memberikan bobot lebih pada kedekatan ruang)</w:t>
      </w:r>
    </w:p>
    <w:p w:rsidR="00792233" w:rsidP="635A44DD" w:rsidRDefault="00792233" w14:paraId="65E43AA0" w14:textId="74F886BB">
      <w:pPr>
        <w:spacing w:before="240" w:after="240"/>
        <w:rPr>
          <w:rFonts w:ascii="Times New Roman" w:hAnsi="Times New Roman" w:eastAsia="Times New Roman" w:cs="Times New Roman"/>
        </w:rPr>
      </w:pPr>
    </w:p>
    <w:p w:rsidR="00792233" w:rsidP="635A44DD" w:rsidRDefault="6F784F7B" w14:paraId="040A70E7" w14:textId="2D514E78">
      <w:r>
        <w:br w:type="page"/>
      </w:r>
    </w:p>
    <w:p w:rsidR="00792233" w:rsidP="635A44DD" w:rsidRDefault="635A44DD" w14:paraId="62C260F6" w14:textId="01024BB7">
      <w:pPr>
        <w:pStyle w:val="Heading3"/>
        <w:spacing w:before="240" w:after="240"/>
      </w:pPr>
      <w:bookmarkStart w:name="_Toc213102731" w:id="121"/>
      <w:r w:rsidRPr="635A44DD">
        <w:t>8.3.5. RAG Merging</w:t>
      </w:r>
      <w:bookmarkEnd w:id="121"/>
    </w:p>
    <w:p w:rsidR="00792233" w:rsidP="635A44DD" w:rsidRDefault="635A44DD" w14:paraId="79FDAF37" w14:textId="0B087C2B">
      <w:pPr>
        <w:spacing w:before="240" w:after="240"/>
        <w:ind w:firstLine="720"/>
        <w:jc w:val="both"/>
        <w:rPr>
          <w:rFonts w:ascii="Times New Roman" w:hAnsi="Times New Roman" w:eastAsia="Times New Roman" w:cs="Times New Roman"/>
        </w:rPr>
      </w:pPr>
      <w:r w:rsidRPr="635A44DD">
        <w:rPr>
          <w:rFonts w:ascii="Times New Roman" w:hAnsi="Times New Roman" w:eastAsia="Times New Roman" w:cs="Times New Roman"/>
        </w:rPr>
        <w:t>Region Adjacency Graph (RAG) dapat digunakan untuk menggabungkan region over-segmented dari gambar, untuk mendapatkan segmentasi yang lebih baik. Ini menggunakan algoritma SLIC untuk pertama kali segmentasi gambar input dan mendapatkan label region. Kemudian, konstruksi RAG dan secara progresif menggabungkan region over-segmented yang mirip dalam warna. Menggabungkan dua region berdekatan menghasilkan region baru dengan semua piksel dari region yang digabung. Region digabung hingga tidak ada pasangan region sangat mirip yang tersisa.</w:t>
      </w:r>
    </w:p>
    <w:p w:rsidR="00792233" w:rsidP="635A44DD" w:rsidRDefault="635A44DD" w14:paraId="6ADA02F0" w14:textId="0798DF32">
      <w:pPr>
        <w:spacing w:before="240" w:after="240"/>
        <w:jc w:val="both"/>
      </w:pPr>
      <w:r w:rsidRPr="635A44DD">
        <w:rPr>
          <w:rFonts w:ascii="Times New Roman" w:hAnsi="Times New Roman" w:eastAsia="Times New Roman" w:cs="Times New Roman"/>
        </w:rPr>
        <w:t>Implementasi dengan fungsi _weight_mean_color dan merge_mean_color untuk menghitung bobot berdasarkan perbedaan warna rata-rata</w:t>
      </w:r>
    </w:p>
    <w:tbl>
      <w:tblPr>
        <w:tblW w:w="0" w:type="auto"/>
        <w:tblLayout w:type="fixed"/>
        <w:tblLook w:val="0600" w:firstRow="0" w:lastRow="0" w:firstColumn="0" w:lastColumn="0" w:noHBand="1" w:noVBand="1"/>
      </w:tblPr>
      <w:tblGrid>
        <w:gridCol w:w="9468"/>
      </w:tblGrid>
      <w:tr w:rsidR="635A44DD" w:rsidTr="635A44DD" w14:paraId="63F7B28D"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7A1D728F" w14:textId="5D6D9EC2">
            <w:pPr>
              <w:shd w:val="clear" w:color="auto" w:fill="23272E"/>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skimage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segmentation</w:t>
            </w:r>
          </w:p>
          <w:p w:rsidR="635A44DD" w:rsidP="635A44DD" w:rsidRDefault="635A44DD" w14:paraId="723D8E24" w14:textId="1058EC58">
            <w:pPr>
              <w:shd w:val="clear" w:color="auto" w:fill="23272E"/>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skimage</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future</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graph</w:t>
            </w:r>
          </w:p>
          <w:p w:rsidR="635A44DD" w:rsidP="635A44DD" w:rsidRDefault="635A44DD" w14:paraId="4ACF9A44" w14:textId="78E8396E">
            <w:pPr>
              <w:shd w:val="clear" w:color="auto" w:fill="23272E"/>
              <w:spacing w:after="0" w:line="285" w:lineRule="auto"/>
            </w:pPr>
          </w:p>
          <w:p w:rsidR="635A44DD" w:rsidP="635A44DD" w:rsidRDefault="635A44DD" w14:paraId="71AB7325" w14:textId="26BA9802">
            <w:pPr>
              <w:shd w:val="clear" w:color="auto" w:fill="23272E"/>
              <w:spacing w:after="0" w:line="285" w:lineRule="auto"/>
            </w:pPr>
            <w:r w:rsidRPr="635A44DD">
              <w:rPr>
                <w:rFonts w:ascii="Consolas" w:hAnsi="Consolas" w:eastAsia="Consolas" w:cs="Consolas"/>
                <w:color w:val="C678DD"/>
                <w:sz w:val="21"/>
                <w:szCs w:val="21"/>
              </w:rPr>
              <w:t>def</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_weight_mean_color</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graph</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src</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dst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n</w:t>
            </w:r>
            <w:r w:rsidRPr="635A44DD">
              <w:rPr>
                <w:rFonts w:ascii="Consolas" w:hAnsi="Consolas" w:eastAsia="Consolas" w:cs="Consolas"/>
                <w:color w:val="ABB2BF"/>
                <w:sz w:val="21"/>
                <w:szCs w:val="21"/>
              </w:rPr>
              <w:t>):</w:t>
            </w:r>
          </w:p>
          <w:p w:rsidR="635A44DD" w:rsidP="635A44DD" w:rsidRDefault="635A44DD" w14:paraId="59EEC48E" w14:textId="59658A16">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diff</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graph</w:t>
            </w:r>
            <w:r w:rsidRPr="635A44DD">
              <w:rPr>
                <w:rFonts w:ascii="Consolas" w:hAnsi="Consolas" w:eastAsia="Consolas" w:cs="Consolas"/>
                <w:color w:val="ABB2BF"/>
                <w:sz w:val="21"/>
                <w:szCs w:val="21"/>
              </w:rPr>
              <w:t>.node[</w:t>
            </w:r>
            <w:r w:rsidRPr="635A44DD">
              <w:rPr>
                <w:rFonts w:ascii="Consolas" w:hAnsi="Consolas" w:eastAsia="Consolas" w:cs="Consolas"/>
                <w:color w:val="E06C75"/>
                <w:sz w:val="21"/>
                <w:szCs w:val="21"/>
              </w:rPr>
              <w:t>dst</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'mean color'</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graph</w:t>
            </w:r>
            <w:r w:rsidRPr="635A44DD">
              <w:rPr>
                <w:rFonts w:ascii="Consolas" w:hAnsi="Consolas" w:eastAsia="Consolas" w:cs="Consolas"/>
                <w:color w:val="ABB2BF"/>
                <w:sz w:val="21"/>
                <w:szCs w:val="21"/>
              </w:rPr>
              <w:t>.node[</w:t>
            </w:r>
            <w:r w:rsidRPr="635A44DD">
              <w:rPr>
                <w:rFonts w:ascii="Consolas" w:hAnsi="Consolas" w:eastAsia="Consolas" w:cs="Consolas"/>
                <w:color w:val="E06C75"/>
                <w:sz w:val="21"/>
                <w:szCs w:val="21"/>
              </w:rPr>
              <w:t>n</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'mean color'</w:t>
            </w:r>
            <w:r w:rsidRPr="635A44DD">
              <w:rPr>
                <w:rFonts w:ascii="Consolas" w:hAnsi="Consolas" w:eastAsia="Consolas" w:cs="Consolas"/>
                <w:color w:val="ABB2BF"/>
                <w:sz w:val="21"/>
                <w:szCs w:val="21"/>
              </w:rPr>
              <w:t>]</w:t>
            </w:r>
          </w:p>
          <w:p w:rsidR="635A44DD" w:rsidP="635A44DD" w:rsidRDefault="635A44DD" w14:paraId="73E85365" w14:textId="57522F4C">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diff</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np.linalg.</w:t>
            </w:r>
            <w:r w:rsidRPr="635A44DD">
              <w:rPr>
                <w:rFonts w:ascii="Consolas" w:hAnsi="Consolas" w:eastAsia="Consolas" w:cs="Consolas"/>
                <w:color w:val="61AFEF"/>
                <w:sz w:val="21"/>
                <w:szCs w:val="21"/>
              </w:rPr>
              <w:t>norm</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diff</w:t>
            </w:r>
            <w:r w:rsidRPr="635A44DD">
              <w:rPr>
                <w:rFonts w:ascii="Consolas" w:hAnsi="Consolas" w:eastAsia="Consolas" w:cs="Consolas"/>
                <w:color w:val="ABB2BF"/>
                <w:sz w:val="21"/>
                <w:szCs w:val="21"/>
              </w:rPr>
              <w:t>)</w:t>
            </w:r>
          </w:p>
          <w:p w:rsidR="635A44DD" w:rsidP="635A44DD" w:rsidRDefault="635A44DD" w14:paraId="3918B4BD" w14:textId="6ABFECD5">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return</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'weight'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diff</w:t>
            </w:r>
            <w:r w:rsidRPr="635A44DD">
              <w:rPr>
                <w:rFonts w:ascii="Consolas" w:hAnsi="Consolas" w:eastAsia="Consolas" w:cs="Consolas"/>
                <w:color w:val="ABB2BF"/>
                <w:sz w:val="21"/>
                <w:szCs w:val="21"/>
              </w:rPr>
              <w:t>}</w:t>
            </w:r>
          </w:p>
          <w:p w:rsidR="635A44DD" w:rsidP="635A44DD" w:rsidRDefault="635A44DD" w14:paraId="0DF5EF36" w14:textId="494FED5C">
            <w:pPr>
              <w:shd w:val="clear" w:color="auto" w:fill="23272E"/>
              <w:spacing w:after="0" w:line="285" w:lineRule="auto"/>
            </w:pPr>
          </w:p>
          <w:p w:rsidR="635A44DD" w:rsidP="635A44DD" w:rsidRDefault="635A44DD" w14:paraId="67DFB7F3" w14:textId="52A74ECF">
            <w:pPr>
              <w:shd w:val="clear" w:color="auto" w:fill="23272E"/>
              <w:spacing w:after="0" w:line="285" w:lineRule="auto"/>
            </w:pPr>
            <w:r w:rsidRPr="635A44DD">
              <w:rPr>
                <w:rFonts w:ascii="Consolas" w:hAnsi="Consolas" w:eastAsia="Consolas" w:cs="Consolas"/>
                <w:color w:val="C678DD"/>
                <w:sz w:val="21"/>
                <w:szCs w:val="21"/>
              </w:rPr>
              <w:t>def</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merge_mean_color</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graph</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src</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dst</w:t>
            </w:r>
            <w:r w:rsidRPr="635A44DD">
              <w:rPr>
                <w:rFonts w:ascii="Consolas" w:hAnsi="Consolas" w:eastAsia="Consolas" w:cs="Consolas"/>
                <w:color w:val="ABB2BF"/>
                <w:sz w:val="21"/>
                <w:szCs w:val="21"/>
              </w:rPr>
              <w:t>):</w:t>
            </w:r>
          </w:p>
          <w:p w:rsidR="635A44DD" w:rsidP="635A44DD" w:rsidRDefault="635A44DD" w14:paraId="47A4C6DC" w14:textId="6C94630A">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graph</w:t>
            </w:r>
            <w:r w:rsidRPr="635A44DD">
              <w:rPr>
                <w:rFonts w:ascii="Consolas" w:hAnsi="Consolas" w:eastAsia="Consolas" w:cs="Consolas"/>
                <w:color w:val="ABB2BF"/>
                <w:sz w:val="21"/>
                <w:szCs w:val="21"/>
              </w:rPr>
              <w:t>.node[</w:t>
            </w:r>
            <w:r w:rsidRPr="635A44DD">
              <w:rPr>
                <w:rFonts w:ascii="Consolas" w:hAnsi="Consolas" w:eastAsia="Consolas" w:cs="Consolas"/>
                <w:color w:val="E06C75"/>
                <w:sz w:val="21"/>
                <w:szCs w:val="21"/>
              </w:rPr>
              <w:t>dst</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'total color'</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graph</w:t>
            </w:r>
            <w:r w:rsidRPr="635A44DD">
              <w:rPr>
                <w:rFonts w:ascii="Consolas" w:hAnsi="Consolas" w:eastAsia="Consolas" w:cs="Consolas"/>
                <w:color w:val="ABB2BF"/>
                <w:sz w:val="21"/>
                <w:szCs w:val="21"/>
              </w:rPr>
              <w:t>.node[</w:t>
            </w:r>
            <w:r w:rsidRPr="635A44DD">
              <w:rPr>
                <w:rFonts w:ascii="Consolas" w:hAnsi="Consolas" w:eastAsia="Consolas" w:cs="Consolas"/>
                <w:color w:val="E06C75"/>
                <w:sz w:val="21"/>
                <w:szCs w:val="21"/>
              </w:rPr>
              <w:t>src</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'total color'</w:t>
            </w:r>
            <w:r w:rsidRPr="635A44DD">
              <w:rPr>
                <w:rFonts w:ascii="Consolas" w:hAnsi="Consolas" w:eastAsia="Consolas" w:cs="Consolas"/>
                <w:color w:val="ABB2BF"/>
                <w:sz w:val="21"/>
                <w:szCs w:val="21"/>
              </w:rPr>
              <w:t>]</w:t>
            </w:r>
          </w:p>
          <w:p w:rsidR="635A44DD" w:rsidP="635A44DD" w:rsidRDefault="635A44DD" w14:paraId="645D2AB4" w14:textId="2D702673">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graph</w:t>
            </w:r>
            <w:r w:rsidRPr="635A44DD">
              <w:rPr>
                <w:rFonts w:ascii="Consolas" w:hAnsi="Consolas" w:eastAsia="Consolas" w:cs="Consolas"/>
                <w:color w:val="ABB2BF"/>
                <w:sz w:val="21"/>
                <w:szCs w:val="21"/>
              </w:rPr>
              <w:t>.node[</w:t>
            </w:r>
            <w:r w:rsidRPr="635A44DD">
              <w:rPr>
                <w:rFonts w:ascii="Consolas" w:hAnsi="Consolas" w:eastAsia="Consolas" w:cs="Consolas"/>
                <w:color w:val="E06C75"/>
                <w:sz w:val="21"/>
                <w:szCs w:val="21"/>
              </w:rPr>
              <w:t>dst</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'pixel count'</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graph</w:t>
            </w:r>
            <w:r w:rsidRPr="635A44DD">
              <w:rPr>
                <w:rFonts w:ascii="Consolas" w:hAnsi="Consolas" w:eastAsia="Consolas" w:cs="Consolas"/>
                <w:color w:val="ABB2BF"/>
                <w:sz w:val="21"/>
                <w:szCs w:val="21"/>
              </w:rPr>
              <w:t>.node[</w:t>
            </w:r>
            <w:r w:rsidRPr="635A44DD">
              <w:rPr>
                <w:rFonts w:ascii="Consolas" w:hAnsi="Consolas" w:eastAsia="Consolas" w:cs="Consolas"/>
                <w:color w:val="E06C75"/>
                <w:sz w:val="21"/>
                <w:szCs w:val="21"/>
              </w:rPr>
              <w:t>src</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'pixel count'</w:t>
            </w:r>
            <w:r w:rsidRPr="635A44DD">
              <w:rPr>
                <w:rFonts w:ascii="Consolas" w:hAnsi="Consolas" w:eastAsia="Consolas" w:cs="Consolas"/>
                <w:color w:val="ABB2BF"/>
                <w:sz w:val="21"/>
                <w:szCs w:val="21"/>
              </w:rPr>
              <w:t>]</w:t>
            </w:r>
          </w:p>
          <w:p w:rsidR="635A44DD" w:rsidP="635A44DD" w:rsidRDefault="635A44DD" w14:paraId="5D7670B3" w14:textId="0651F9D9">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graph</w:t>
            </w:r>
            <w:r w:rsidRPr="635A44DD">
              <w:rPr>
                <w:rFonts w:ascii="Consolas" w:hAnsi="Consolas" w:eastAsia="Consolas" w:cs="Consolas"/>
                <w:color w:val="ABB2BF"/>
                <w:sz w:val="21"/>
                <w:szCs w:val="21"/>
              </w:rPr>
              <w:t>.node[</w:t>
            </w:r>
            <w:r w:rsidRPr="635A44DD">
              <w:rPr>
                <w:rFonts w:ascii="Consolas" w:hAnsi="Consolas" w:eastAsia="Consolas" w:cs="Consolas"/>
                <w:color w:val="E06C75"/>
                <w:sz w:val="21"/>
                <w:szCs w:val="21"/>
              </w:rPr>
              <w:t>dst</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'mean color'</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graph</w:t>
            </w:r>
            <w:r w:rsidRPr="635A44DD">
              <w:rPr>
                <w:rFonts w:ascii="Consolas" w:hAnsi="Consolas" w:eastAsia="Consolas" w:cs="Consolas"/>
                <w:color w:val="ABB2BF"/>
                <w:sz w:val="21"/>
                <w:szCs w:val="21"/>
              </w:rPr>
              <w:t>.node[</w:t>
            </w:r>
            <w:r w:rsidRPr="635A44DD">
              <w:rPr>
                <w:rFonts w:ascii="Consolas" w:hAnsi="Consolas" w:eastAsia="Consolas" w:cs="Consolas"/>
                <w:color w:val="E06C75"/>
                <w:sz w:val="21"/>
                <w:szCs w:val="21"/>
              </w:rPr>
              <w:t>dst</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'total color'</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graph</w:t>
            </w:r>
            <w:r w:rsidRPr="635A44DD">
              <w:rPr>
                <w:rFonts w:ascii="Consolas" w:hAnsi="Consolas" w:eastAsia="Consolas" w:cs="Consolas"/>
                <w:color w:val="ABB2BF"/>
                <w:sz w:val="21"/>
                <w:szCs w:val="21"/>
              </w:rPr>
              <w:t>.node[</w:t>
            </w:r>
            <w:r w:rsidRPr="635A44DD">
              <w:rPr>
                <w:rFonts w:ascii="Consolas" w:hAnsi="Consolas" w:eastAsia="Consolas" w:cs="Consolas"/>
                <w:color w:val="E06C75"/>
                <w:sz w:val="21"/>
                <w:szCs w:val="21"/>
              </w:rPr>
              <w:t>dst</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'pixel count'</w:t>
            </w:r>
            <w:r w:rsidRPr="635A44DD">
              <w:rPr>
                <w:rFonts w:ascii="Consolas" w:hAnsi="Consolas" w:eastAsia="Consolas" w:cs="Consolas"/>
                <w:color w:val="ABB2BF"/>
                <w:sz w:val="21"/>
                <w:szCs w:val="21"/>
              </w:rPr>
              <w:t>])</w:t>
            </w:r>
          </w:p>
          <w:p w:rsidR="635A44DD" w:rsidP="635A44DD" w:rsidRDefault="635A44DD" w14:paraId="564142B4" w14:textId="4A9A1A35">
            <w:pPr>
              <w:shd w:val="clear" w:color="auto" w:fill="23272E"/>
              <w:spacing w:after="0" w:line="285" w:lineRule="auto"/>
            </w:pPr>
          </w:p>
          <w:p w:rsidR="635A44DD" w:rsidP="635A44DD" w:rsidRDefault="635A44DD" w14:paraId="4095C267" w14:textId="36EB7F9E">
            <w:pPr>
              <w:shd w:val="clear" w:color="auto" w:fill="23272E"/>
              <w:spacing w:after="0" w:line="285" w:lineRule="auto"/>
            </w:pP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'../images/me12.jpg'</w:t>
            </w:r>
            <w:r w:rsidRPr="635A44DD">
              <w:rPr>
                <w:rFonts w:ascii="Consolas" w:hAnsi="Consolas" w:eastAsia="Consolas" w:cs="Consolas"/>
                <w:color w:val="ABB2BF"/>
                <w:sz w:val="21"/>
                <w:szCs w:val="21"/>
              </w:rPr>
              <w:t>)</w:t>
            </w:r>
          </w:p>
          <w:p w:rsidR="635A44DD" w:rsidP="635A44DD" w:rsidRDefault="635A44DD" w14:paraId="15A5A98D" w14:textId="1BB566B2">
            <w:pPr>
              <w:shd w:val="clear" w:color="auto" w:fill="23272E"/>
              <w:spacing w:after="0" w:line="285" w:lineRule="auto"/>
            </w:pPr>
            <w:r w:rsidRPr="635A44DD">
              <w:rPr>
                <w:rFonts w:ascii="Consolas" w:hAnsi="Consolas" w:eastAsia="Consolas" w:cs="Consolas"/>
                <w:color w:val="E06C75"/>
                <w:sz w:val="21"/>
                <w:szCs w:val="21"/>
              </w:rPr>
              <w:t>labels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segmentation.</w:t>
            </w:r>
            <w:r w:rsidRPr="635A44DD">
              <w:rPr>
                <w:rFonts w:ascii="Consolas" w:hAnsi="Consolas" w:eastAsia="Consolas" w:cs="Consolas"/>
                <w:color w:val="61AFEF"/>
                <w:sz w:val="21"/>
                <w:szCs w:val="21"/>
              </w:rPr>
              <w:t>slic</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compactness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30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n_segments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400</w:t>
            </w:r>
            <w:r w:rsidRPr="635A44DD">
              <w:rPr>
                <w:rFonts w:ascii="Consolas" w:hAnsi="Consolas" w:eastAsia="Consolas" w:cs="Consolas"/>
                <w:color w:val="ABB2BF"/>
                <w:sz w:val="21"/>
                <w:szCs w:val="21"/>
              </w:rPr>
              <w:t>)</w:t>
            </w:r>
          </w:p>
          <w:p w:rsidR="635A44DD" w:rsidP="635A44DD" w:rsidRDefault="635A44DD" w14:paraId="1E9CB51E" w14:textId="34738B29">
            <w:pPr>
              <w:shd w:val="clear" w:color="auto" w:fill="23272E"/>
              <w:spacing w:after="0" w:line="285" w:lineRule="auto"/>
            </w:pPr>
            <w:r w:rsidRPr="635A44DD">
              <w:rPr>
                <w:rFonts w:ascii="Consolas" w:hAnsi="Consolas" w:eastAsia="Consolas" w:cs="Consolas"/>
                <w:color w:val="E06C75"/>
                <w:sz w:val="21"/>
                <w:szCs w:val="21"/>
              </w:rPr>
              <w:t>g</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graph</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rag_mean_color</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labels</w:t>
            </w:r>
            <w:r w:rsidRPr="635A44DD">
              <w:rPr>
                <w:rFonts w:ascii="Consolas" w:hAnsi="Consolas" w:eastAsia="Consolas" w:cs="Consolas"/>
                <w:color w:val="ABB2BF"/>
                <w:sz w:val="21"/>
                <w:szCs w:val="21"/>
              </w:rPr>
              <w:t>)</w:t>
            </w:r>
          </w:p>
          <w:p w:rsidR="635A44DD" w:rsidP="635A44DD" w:rsidRDefault="635A44DD" w14:paraId="58918BD3" w14:textId="6252768D">
            <w:pPr>
              <w:shd w:val="clear" w:color="auto" w:fill="23272E"/>
              <w:spacing w:after="0" w:line="285" w:lineRule="auto"/>
            </w:pPr>
            <w:r w:rsidRPr="635A44DD">
              <w:rPr>
                <w:rFonts w:ascii="Consolas" w:hAnsi="Consolas" w:eastAsia="Consolas" w:cs="Consolas"/>
                <w:color w:val="E06C75"/>
                <w:sz w:val="21"/>
                <w:szCs w:val="21"/>
              </w:rPr>
              <w:t>labels2</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graph</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merge_hierarchical</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labels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thresh</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35</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rag_copy</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False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in_place_merge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True</w:t>
            </w:r>
            <w:r w:rsidRPr="635A44DD">
              <w:rPr>
                <w:rFonts w:ascii="Consolas" w:hAnsi="Consolas" w:eastAsia="Consolas" w:cs="Consolas"/>
                <w:color w:val="ABB2BF"/>
                <w:sz w:val="21"/>
                <w:szCs w:val="21"/>
              </w:rPr>
              <w:t>,</w:t>
            </w:r>
          </w:p>
          <w:p w:rsidR="635A44DD" w:rsidP="635A44DD" w:rsidRDefault="635A44DD" w14:paraId="3E7F109B" w14:textId="2F482774">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merge_func</w:t>
            </w:r>
            <w:r w:rsidRPr="635A44DD">
              <w:rPr>
                <w:rFonts w:ascii="Consolas" w:hAnsi="Consolas" w:eastAsia="Consolas" w:cs="Consolas"/>
                <w:color w:val="56B6C2"/>
                <w:sz w:val="21"/>
                <w:szCs w:val="21"/>
              </w:rPr>
              <w:t>=</w:t>
            </w:r>
            <w:r w:rsidRPr="635A44DD">
              <w:rPr>
                <w:rFonts w:ascii="Consolas" w:hAnsi="Consolas" w:eastAsia="Consolas" w:cs="Consolas"/>
                <w:color w:val="61AFEF"/>
                <w:sz w:val="21"/>
                <w:szCs w:val="21"/>
              </w:rPr>
              <w:t>merge_mean_color</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weight_func</w:t>
            </w:r>
            <w:r w:rsidRPr="635A44DD">
              <w:rPr>
                <w:rFonts w:ascii="Consolas" w:hAnsi="Consolas" w:eastAsia="Consolas" w:cs="Consolas"/>
                <w:color w:val="56B6C2"/>
                <w:sz w:val="21"/>
                <w:szCs w:val="21"/>
              </w:rPr>
              <w:t>=</w:t>
            </w:r>
            <w:r w:rsidRPr="635A44DD">
              <w:rPr>
                <w:rFonts w:ascii="Consolas" w:hAnsi="Consolas" w:eastAsia="Consolas" w:cs="Consolas"/>
                <w:color w:val="61AFEF"/>
                <w:sz w:val="21"/>
                <w:szCs w:val="21"/>
              </w:rPr>
              <w:t>_weight_mean_color</w:t>
            </w:r>
            <w:r w:rsidRPr="635A44DD">
              <w:rPr>
                <w:rFonts w:ascii="Consolas" w:hAnsi="Consolas" w:eastAsia="Consolas" w:cs="Consolas"/>
                <w:color w:val="ABB2BF"/>
                <w:sz w:val="21"/>
                <w:szCs w:val="21"/>
              </w:rPr>
              <w:t>)</w:t>
            </w:r>
          </w:p>
          <w:p w:rsidR="635A44DD" w:rsidP="635A44DD" w:rsidRDefault="635A44DD" w14:paraId="7E17D621" w14:textId="2B9F6911">
            <w:pPr>
              <w:shd w:val="clear" w:color="auto" w:fill="23272E"/>
              <w:spacing w:after="0" w:line="285" w:lineRule="auto"/>
            </w:pPr>
            <w:r w:rsidRPr="635A44DD">
              <w:rPr>
                <w:rFonts w:ascii="Consolas" w:hAnsi="Consolas" w:eastAsia="Consolas" w:cs="Consolas"/>
                <w:color w:val="E06C75"/>
                <w:sz w:val="21"/>
                <w:szCs w:val="21"/>
              </w:rPr>
              <w:t>out</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label2rgb</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labels2</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kind</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'avg'</w:t>
            </w:r>
            <w:r w:rsidRPr="635A44DD">
              <w:rPr>
                <w:rFonts w:ascii="Consolas" w:hAnsi="Consolas" w:eastAsia="Consolas" w:cs="Consolas"/>
                <w:color w:val="ABB2BF"/>
                <w:sz w:val="21"/>
                <w:szCs w:val="21"/>
              </w:rPr>
              <w:t>)</w:t>
            </w:r>
          </w:p>
          <w:p w:rsidR="635A44DD" w:rsidP="635A44DD" w:rsidRDefault="635A44DD" w14:paraId="578701B0" w14:textId="08ED38A8">
            <w:pPr>
              <w:shd w:val="clear" w:color="auto" w:fill="23272E"/>
              <w:spacing w:after="0" w:line="285" w:lineRule="auto"/>
            </w:pPr>
            <w:r w:rsidRPr="635A44DD">
              <w:rPr>
                <w:rFonts w:ascii="Consolas" w:hAnsi="Consolas" w:eastAsia="Consolas" w:cs="Consolas"/>
                <w:color w:val="E06C75"/>
                <w:sz w:val="21"/>
                <w:szCs w:val="21"/>
              </w:rPr>
              <w:t>out</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segmentation.</w:t>
            </w:r>
            <w:r w:rsidRPr="635A44DD">
              <w:rPr>
                <w:rFonts w:ascii="Consolas" w:hAnsi="Consolas" w:eastAsia="Consolas" w:cs="Consolas"/>
                <w:color w:val="61AFEF"/>
                <w:sz w:val="21"/>
                <w:szCs w:val="21"/>
              </w:rPr>
              <w:t>mark_boundaries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out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labels2</w:t>
            </w:r>
            <w:r w:rsidRPr="635A44DD">
              <w:rPr>
                <w:rFonts w:ascii="Consolas" w:hAnsi="Consolas" w:eastAsia="Consolas" w:cs="Consolas"/>
                <w:color w:val="ABB2BF"/>
                <w:sz w:val="21"/>
                <w:szCs w:val="21"/>
              </w:rPr>
              <w:t>,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p>
          <w:p w:rsidR="635A44DD" w:rsidP="635A44DD" w:rsidRDefault="635A44DD" w14:paraId="2E21548E" w14:textId="65A05321">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figure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w:t>
            </w:r>
          </w:p>
          <w:p w:rsidR="635A44DD" w:rsidP="635A44DD" w:rsidRDefault="635A44DD" w14:paraId="7A1C33CD" w14:textId="27987D77">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121</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4C6151E5" w14:textId="29CADF2D">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122</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out</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12B5AEE0" w14:textId="56D1C434">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tight_layout</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635A44DD" w14:paraId="1BF3A37E" w14:textId="236FAD7A">
      <w:pPr>
        <w:pStyle w:val="Heading3"/>
        <w:spacing w:before="240" w:after="240"/>
      </w:pPr>
      <w:bookmarkStart w:name="_Toc213102732" w:id="122"/>
      <w:r w:rsidRPr="635A44DD">
        <w:t>8.3.6. QuickShift</w:t>
      </w:r>
      <w:bookmarkEnd w:id="122"/>
    </w:p>
    <w:p w:rsidR="00792233" w:rsidP="635A44DD" w:rsidRDefault="635A44DD" w14:paraId="6239748B" w14:textId="67B7CF29">
      <w:pPr>
        <w:spacing w:before="240" w:after="240"/>
        <w:ind w:firstLine="720"/>
        <w:jc w:val="both"/>
        <w:rPr>
          <w:rFonts w:ascii="Times New Roman" w:hAnsi="Times New Roman" w:eastAsia="Times New Roman" w:cs="Times New Roman"/>
        </w:rPr>
      </w:pPr>
      <w:r w:rsidRPr="635A44DD">
        <w:rPr>
          <w:rFonts w:ascii="Times New Roman" w:hAnsi="Times New Roman" w:eastAsia="Times New Roman" w:cs="Times New Roman"/>
        </w:rPr>
        <w:t>QuickShift adalah algoritma segmentasi gambar 2D yang berdasarkan aproksimasi algoritma kernelized mean-shift dan relatif baru. Ini termasuk dalam keluarga algoritma local mode-seeking (berdasarkan ide mengaitkan setiap titik data ke mode dari fungsi densitas probabilitas underlying) dan diterapkan pada ruang 5D yang terdiri dari ruang warna dan lokasi gambar. QuickShift menghitung segmentasi hierarkis pada berbagai skala secara simultan. Ini lebih cepat daripada mean-shift dan tidak ada asumsi tentang jumlah cluster karena ini tidak melakukan full mean-shift. Parameter utama adalah sigma (untuk smoothing Gaussian kernel) dan max_dist (untuk membangun pohon hierarkis).</w:t>
      </w:r>
    </w:p>
    <w:p w:rsidR="00792233" w:rsidP="635A44DD" w:rsidRDefault="635A44DD" w14:paraId="31951744" w14:textId="5892B4B4">
      <w:pPr>
        <w:spacing w:before="240" w:after="240"/>
        <w:jc w:val="both"/>
      </w:pPr>
      <w:r w:rsidRPr="635A44DD">
        <w:rPr>
          <w:rFonts w:ascii="Times New Roman" w:hAnsi="Times New Roman" w:eastAsia="Times New Roman" w:cs="Times New Roman"/>
        </w:rPr>
        <w:t>Implementasi menggunakan quickshift dari scikit-image segmentation.</w:t>
      </w:r>
    </w:p>
    <w:tbl>
      <w:tblPr>
        <w:tblW w:w="0" w:type="auto"/>
        <w:tblLayout w:type="fixed"/>
        <w:tblLook w:val="0600" w:firstRow="0" w:lastRow="0" w:firstColumn="0" w:lastColumn="0" w:noHBand="1" w:noVBand="1"/>
      </w:tblPr>
      <w:tblGrid>
        <w:gridCol w:w="9468"/>
      </w:tblGrid>
      <w:tr w:rsidR="635A44DD" w:rsidTr="635A44DD" w14:paraId="06853743"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7C81C977" w14:textId="25107F33">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figure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15</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w:t>
            </w:r>
          </w:p>
          <w:p w:rsidR="635A44DD" w:rsidP="635A44DD" w:rsidRDefault="635A44DD" w14:paraId="4FDA3837" w14:textId="5EB6C68C">
            <w:pPr>
              <w:shd w:val="clear" w:color="auto" w:fill="23272E"/>
              <w:spacing w:after="0" w:line="285" w:lineRule="auto"/>
            </w:pPr>
            <w:r w:rsidRPr="635A44DD">
              <w:rPr>
                <w:rFonts w:ascii="Consolas" w:hAnsi="Consolas" w:eastAsia="Consolas" w:cs="Consolas"/>
                <w:color w:val="E06C75"/>
                <w:sz w:val="21"/>
                <w:szCs w:val="21"/>
              </w:rPr>
              <w:t>i</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p>
          <w:p w:rsidR="635A44DD" w:rsidP="635A44DD" w:rsidRDefault="635A44DD" w14:paraId="3E298E44" w14:textId="7E63C796">
            <w:pPr>
              <w:shd w:val="clear" w:color="auto" w:fill="23272E"/>
              <w:spacing w:after="0" w:line="285" w:lineRule="auto"/>
            </w:pPr>
            <w:r w:rsidRPr="635A44DD">
              <w:rPr>
                <w:rFonts w:ascii="Consolas" w:hAnsi="Consolas" w:eastAsia="Consolas" w:cs="Consolas"/>
                <w:color w:val="C678DD"/>
                <w:sz w:val="21"/>
                <w:szCs w:val="21"/>
              </w:rPr>
              <w:t>for</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sigma</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in</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5</w:t>
            </w:r>
            <w:r w:rsidRPr="635A44DD">
              <w:rPr>
                <w:rFonts w:ascii="Consolas" w:hAnsi="Consolas" w:eastAsia="Consolas" w:cs="Consolas"/>
                <w:color w:val="ABB2BF"/>
                <w:sz w:val="21"/>
                <w:szCs w:val="21"/>
              </w:rPr>
              <w:t>]:</w:t>
            </w:r>
          </w:p>
          <w:p w:rsidR="635A44DD" w:rsidP="635A44DD" w:rsidRDefault="635A44DD" w14:paraId="43FDC922" w14:textId="74DDAAB5">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for</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max_dist</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in</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30</w:t>
            </w:r>
            <w:r w:rsidRPr="635A44DD">
              <w:rPr>
                <w:rFonts w:ascii="Consolas" w:hAnsi="Consolas" w:eastAsia="Consolas" w:cs="Consolas"/>
                <w:color w:val="ABB2BF"/>
                <w:sz w:val="21"/>
                <w:szCs w:val="21"/>
              </w:rPr>
              <w:t>]:</w:t>
            </w:r>
          </w:p>
          <w:p w:rsidR="635A44DD" w:rsidP="635A44DD" w:rsidRDefault="635A44DD" w14:paraId="5F18DF44" w14:textId="57FC131D">
            <w:pPr>
              <w:shd w:val="clear" w:color="auto" w:fill="23272E"/>
              <w:spacing w:after="0" w:line="285" w:lineRule="auto"/>
            </w:pP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w:t>
            </w:r>
            <w:r w:rsidRPr="635A44DD">
              <w:rPr>
                <w:rFonts w:ascii="Consolas" w:hAnsi="Consolas" w:eastAsia="Consolas" w:cs="Consolas"/>
                <w:color w:val="ABB2BF"/>
                <w:sz w:val="21"/>
                <w:szCs w:val="21"/>
              </w:rPr>
              <w:t>)</w:t>
            </w:r>
          </w:p>
          <w:p w:rsidR="635A44DD" w:rsidP="635A44DD" w:rsidRDefault="635A44DD" w14:paraId="13D4D288" w14:textId="5A222682">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segments_quick</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quickshift</w:t>
            </w:r>
            <w:r w:rsidRPr="635A44DD">
              <w:rPr>
                <w:rFonts w:ascii="Consolas" w:hAnsi="Consolas" w:eastAsia="Consolas" w:cs="Consolas"/>
                <w:color w:val="ABB2BF"/>
                <w:sz w:val="21"/>
                <w:szCs w:val="21"/>
              </w:rPr>
              <w:t xml:space="preserve">(img, </w:t>
            </w:r>
            <w:r w:rsidRPr="635A44DD">
              <w:rPr>
                <w:rFonts w:ascii="Consolas" w:hAnsi="Consolas" w:eastAsia="Consolas" w:cs="Consolas"/>
                <w:color w:val="E06C75"/>
                <w:sz w:val="21"/>
                <w:szCs w:val="21"/>
              </w:rPr>
              <w:t>kernel_size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max_dist</w:t>
            </w:r>
            <w:r w:rsidRPr="635A44DD">
              <w:rPr>
                <w:rFonts w:ascii="Consolas" w:hAnsi="Consolas" w:eastAsia="Consolas" w:cs="Consolas"/>
                <w:color w:val="56B6C2"/>
                <w:sz w:val="21"/>
                <w:szCs w:val="21"/>
              </w:rPr>
              <w:t>=</w:t>
            </w:r>
            <w:r w:rsidRPr="635A44DD">
              <w:rPr>
                <w:rFonts w:ascii="Consolas" w:hAnsi="Consolas" w:eastAsia="Consolas" w:cs="Consolas"/>
                <w:color w:val="E06C75"/>
                <w:sz w:val="21"/>
                <w:szCs w:val="21"/>
              </w:rPr>
              <w:t>max_dist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ratio</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0.5</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sigma</w:t>
            </w:r>
            <w:r w:rsidRPr="635A44DD">
              <w:rPr>
                <w:rFonts w:ascii="Consolas" w:hAnsi="Consolas" w:eastAsia="Consolas" w:cs="Consolas"/>
                <w:color w:val="56B6C2"/>
                <w:sz w:val="21"/>
                <w:szCs w:val="21"/>
              </w:rPr>
              <w:t>=</w:t>
            </w:r>
            <w:r w:rsidRPr="635A44DD">
              <w:rPr>
                <w:rFonts w:ascii="Consolas" w:hAnsi="Consolas" w:eastAsia="Consolas" w:cs="Consolas"/>
                <w:color w:val="E06C75"/>
                <w:sz w:val="21"/>
                <w:szCs w:val="21"/>
              </w:rPr>
              <w:t>sigma</w:t>
            </w:r>
            <w:r w:rsidRPr="635A44DD">
              <w:rPr>
                <w:rFonts w:ascii="Consolas" w:hAnsi="Consolas" w:eastAsia="Consolas" w:cs="Consolas"/>
                <w:color w:val="ABB2BF"/>
                <w:sz w:val="21"/>
                <w:szCs w:val="21"/>
              </w:rPr>
              <w:t>)</w:t>
            </w:r>
          </w:p>
          <w:p w:rsidR="635A44DD" w:rsidP="635A44DD" w:rsidRDefault="635A44DD" w14:paraId="42C425B3" w14:textId="4460C839">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plot_image</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mark_boundaries</w:t>
            </w:r>
            <w:r w:rsidRPr="635A44DD">
              <w:rPr>
                <w:rFonts w:ascii="Consolas" w:hAnsi="Consolas" w:eastAsia="Consolas" w:cs="Consolas"/>
                <w:color w:val="ABB2BF"/>
                <w:sz w:val="21"/>
                <w:szCs w:val="21"/>
              </w:rPr>
              <w:t xml:space="preserve">(img, </w:t>
            </w:r>
            <w:r w:rsidRPr="635A44DD">
              <w:rPr>
                <w:rFonts w:ascii="Consolas" w:hAnsi="Consolas" w:eastAsia="Consolas" w:cs="Consolas"/>
                <w:color w:val="E06C75"/>
                <w:sz w:val="21"/>
                <w:szCs w:val="21"/>
              </w:rPr>
              <w:t>segments_quick</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color</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f</w:t>
            </w:r>
            <w:r w:rsidRPr="635A44DD">
              <w:rPr>
                <w:rFonts w:ascii="Consolas" w:hAnsi="Consolas" w:eastAsia="Consolas" w:cs="Consolas"/>
                <w:color w:val="98C379"/>
                <w:sz w:val="21"/>
                <w:szCs w:val="21"/>
              </w:rPr>
              <w:t>'sigma=</w:t>
            </w:r>
            <w:r w:rsidRPr="635A44DD">
              <w:rPr>
                <w:rFonts w:ascii="Consolas" w:hAnsi="Consolas" w:eastAsia="Consolas" w:cs="Consolas"/>
                <w:color w:val="D19A66"/>
                <w:sz w:val="21"/>
                <w:szCs w:val="21"/>
              </w:rPr>
              <w:t>{</w:t>
            </w:r>
            <w:r w:rsidRPr="635A44DD">
              <w:rPr>
                <w:rFonts w:ascii="Consolas" w:hAnsi="Consolas" w:eastAsia="Consolas" w:cs="Consolas"/>
                <w:color w:val="E06C75"/>
                <w:sz w:val="21"/>
                <w:szCs w:val="21"/>
              </w:rPr>
              <w:t>sigma</w:t>
            </w:r>
            <w:r w:rsidRPr="635A44DD">
              <w:rPr>
                <w:rFonts w:ascii="Consolas" w:hAnsi="Consolas" w:eastAsia="Consolas" w:cs="Consolas"/>
                <w:color w:val="D19A66"/>
                <w:sz w:val="21"/>
                <w:szCs w:val="21"/>
              </w:rPr>
              <w:t>}</w:t>
            </w:r>
            <w:r w:rsidRPr="635A44DD">
              <w:rPr>
                <w:rFonts w:ascii="Consolas" w:hAnsi="Consolas" w:eastAsia="Consolas" w:cs="Consolas"/>
                <w:color w:val="98C379"/>
                <w:sz w:val="21"/>
                <w:szCs w:val="21"/>
              </w:rPr>
              <w:t>, max_dist=</w:t>
            </w:r>
            <w:r w:rsidRPr="635A44DD">
              <w:rPr>
                <w:rFonts w:ascii="Consolas" w:hAnsi="Consolas" w:eastAsia="Consolas" w:cs="Consolas"/>
                <w:color w:val="D19A66"/>
                <w:sz w:val="21"/>
                <w:szCs w:val="21"/>
              </w:rPr>
              <w:t>{</w:t>
            </w:r>
            <w:r w:rsidRPr="635A44DD">
              <w:rPr>
                <w:rFonts w:ascii="Consolas" w:hAnsi="Consolas" w:eastAsia="Consolas" w:cs="Consolas"/>
                <w:color w:val="E06C75"/>
                <w:sz w:val="21"/>
                <w:szCs w:val="21"/>
              </w:rPr>
              <w:t>max_dist</w:t>
            </w:r>
            <w:r w:rsidRPr="635A44DD">
              <w:rPr>
                <w:rFonts w:ascii="Consolas" w:hAnsi="Consolas" w:eastAsia="Consolas" w:cs="Consolas"/>
                <w:color w:val="D19A66"/>
                <w:sz w:val="21"/>
                <w:szCs w:val="21"/>
              </w:rPr>
              <w:t>}</w:t>
            </w:r>
            <w:r w:rsidRPr="635A44DD">
              <w:rPr>
                <w:rFonts w:ascii="Consolas" w:hAnsi="Consolas" w:eastAsia="Consolas" w:cs="Consolas"/>
                <w:color w:val="98C379"/>
                <w:sz w:val="21"/>
                <w:szCs w:val="21"/>
              </w:rPr>
              <w:t>'</w:t>
            </w:r>
            <w:r w:rsidRPr="635A44DD">
              <w:rPr>
                <w:rFonts w:ascii="Consolas" w:hAnsi="Consolas" w:eastAsia="Consolas" w:cs="Consolas"/>
                <w:color w:val="ABB2BF"/>
                <w:sz w:val="21"/>
                <w:szCs w:val="21"/>
              </w:rPr>
              <w:t>)</w:t>
            </w:r>
          </w:p>
          <w:p w:rsidR="635A44DD" w:rsidP="635A44DD" w:rsidRDefault="635A44DD" w14:paraId="2F8D74E3" w14:textId="150E4E75">
            <w:pPr>
              <w:shd w:val="clear" w:color="auto" w:fill="23272E"/>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p>
          <w:p w:rsidR="635A44DD" w:rsidP="635A44DD" w:rsidRDefault="635A44DD" w14:paraId="11CBFCA6" w14:textId="6DCC5F3C">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suptitle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'QuickShift'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size</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30</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tight_layout</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rect</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0.03</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0.95</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635A44DD" w14:paraId="0992A57E" w14:textId="3D5402DB">
      <w:pPr>
        <w:spacing w:before="240" w:after="240"/>
        <w:jc w:val="both"/>
      </w:pPr>
      <w:r w:rsidRPr="635A44DD">
        <w:rPr>
          <w:rFonts w:ascii="Times New Roman" w:hAnsi="Times New Roman" w:eastAsia="Times New Roman" w:cs="Times New Roman"/>
        </w:rPr>
        <w:t>Variasi dengan sigma dan max_dist menunjukkan segmentasi yang lebih halus dengan nilai sigma lebih tinggi (smoothing lebih banyak) dan max_dist lebih tinggi (segmen lebih besar).</w:t>
      </w:r>
    </w:p>
    <w:p w:rsidR="00792233" w:rsidP="635A44DD" w:rsidRDefault="6F784F7B" w14:paraId="41DF8F4D" w14:textId="2FC57A68">
      <w:r>
        <w:br w:type="page"/>
      </w:r>
    </w:p>
    <w:p w:rsidR="00792233" w:rsidP="635A44DD" w:rsidRDefault="635A44DD" w14:paraId="32862972" w14:textId="7E5E047F">
      <w:pPr>
        <w:pStyle w:val="Heading3"/>
        <w:spacing w:before="0" w:after="0" w:line="276" w:lineRule="auto"/>
        <w:jc w:val="both"/>
      </w:pPr>
      <w:bookmarkStart w:name="_Toc213102733" w:id="123"/>
      <w:r w:rsidRPr="635A44DD">
        <w:t>8.3.7. Compact Watershed</w:t>
      </w:r>
      <w:bookmarkEnd w:id="123"/>
    </w:p>
    <w:p w:rsidR="00792233" w:rsidP="635A44DD" w:rsidRDefault="635A44DD" w14:paraId="75F268EE" w14:textId="21465271">
      <w:pPr>
        <w:spacing w:before="240" w:after="240"/>
        <w:ind w:firstLine="720"/>
        <w:jc w:val="both"/>
        <w:rPr>
          <w:rFonts w:ascii="Times New Roman" w:hAnsi="Times New Roman" w:eastAsia="Times New Roman" w:cs="Times New Roman"/>
        </w:rPr>
      </w:pPr>
      <w:r w:rsidRPr="635A44DD">
        <w:rPr>
          <w:rFonts w:ascii="Times New Roman" w:hAnsi="Times New Roman" w:eastAsia="Times New Roman" w:cs="Times New Roman"/>
        </w:rPr>
        <w:t>Seperti dibahas sebelumnya, algoritma watershed menghitung watershed dari gambar grayscale yang dianggap sebagai permukaan topografis. Compact watershed adalah variasi yang menggunakan compactness parameter untuk mengontrol bentuk segmen, mirip dengan SLIC. Nilai compactness lebih tinggi menghasilkan segmen lebih kompak (persegi).</w:t>
      </w:r>
    </w:p>
    <w:p w:rsidR="00792233" w:rsidP="635A44DD" w:rsidRDefault="635A44DD" w14:paraId="16B147FB" w14:textId="302F974C">
      <w:pPr>
        <w:spacing w:before="240" w:after="240"/>
        <w:jc w:val="both"/>
      </w:pPr>
      <w:r w:rsidRPr="635A44DD">
        <w:rPr>
          <w:rFonts w:ascii="Times New Roman" w:hAnsi="Times New Roman" w:eastAsia="Times New Roman" w:cs="Times New Roman"/>
        </w:rPr>
        <w:t>Implementasi menggunakan watershed dengan compactness.</w:t>
      </w:r>
    </w:p>
    <w:tbl>
      <w:tblPr>
        <w:tblW w:w="0" w:type="auto"/>
        <w:tblLayout w:type="fixed"/>
        <w:tblLook w:val="0600" w:firstRow="0" w:lastRow="0" w:firstColumn="0" w:lastColumn="0" w:noHBand="1" w:noVBand="1"/>
      </w:tblPr>
      <w:tblGrid>
        <w:gridCol w:w="9468"/>
      </w:tblGrid>
      <w:tr w:rsidR="635A44DD" w:rsidTr="635A44DD" w14:paraId="162370B3"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6A134562" w14:textId="470CEBAA">
            <w:pPr>
              <w:shd w:val="clear" w:color="auto" w:fill="23272E"/>
              <w:spacing w:after="0" w:line="285" w:lineRule="auto"/>
            </w:pPr>
            <w:r w:rsidRPr="635A44DD">
              <w:rPr>
                <w:rFonts w:ascii="Consolas" w:hAnsi="Consolas" w:eastAsia="Consolas" w:cs="Consolas"/>
                <w:color w:val="E06C75"/>
                <w:sz w:val="21"/>
                <w:szCs w:val="21"/>
              </w:rPr>
              <w:t>gradient</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sobel</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rgb2gray</w:t>
            </w:r>
            <w:r w:rsidRPr="635A44DD">
              <w:rPr>
                <w:rFonts w:ascii="Consolas" w:hAnsi="Consolas" w:eastAsia="Consolas" w:cs="Consolas"/>
                <w:color w:val="ABB2BF"/>
                <w:sz w:val="21"/>
                <w:szCs w:val="21"/>
              </w:rPr>
              <w:t>(img))</w:t>
            </w:r>
          </w:p>
          <w:p w:rsidR="635A44DD" w:rsidP="635A44DD" w:rsidRDefault="635A44DD" w14:paraId="562E7367" w14:textId="48FB1BB1">
            <w:pPr>
              <w:shd w:val="clear" w:color="auto" w:fill="23272E"/>
              <w:spacing w:after="0" w:line="285" w:lineRule="auto"/>
            </w:pPr>
            <w:r w:rsidRPr="635A44DD">
              <w:rPr>
                <w:rFonts w:ascii="Consolas" w:hAnsi="Consolas" w:eastAsia="Consolas" w:cs="Consolas"/>
                <w:color w:val="E06C75"/>
                <w:sz w:val="21"/>
                <w:szCs w:val="21"/>
              </w:rPr>
              <w:t>segments_watershed</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watershed</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gradient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markers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250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compactness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0.001</w:t>
            </w:r>
            <w:r w:rsidRPr="635A44DD">
              <w:rPr>
                <w:rFonts w:ascii="Consolas" w:hAnsi="Consolas" w:eastAsia="Consolas" w:cs="Consolas"/>
                <w:color w:val="ABB2BF"/>
                <w:sz w:val="21"/>
                <w:szCs w:val="21"/>
              </w:rPr>
              <w:t>)</w:t>
            </w:r>
          </w:p>
          <w:p w:rsidR="635A44DD" w:rsidP="635A44DD" w:rsidRDefault="635A44DD" w14:paraId="079C04C6" w14:textId="786571D2">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figure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6</w:t>
            </w:r>
            <w:r w:rsidRPr="635A44DD">
              <w:rPr>
                <w:rFonts w:ascii="Consolas" w:hAnsi="Consolas" w:eastAsia="Consolas" w:cs="Consolas"/>
                <w:color w:val="ABB2BF"/>
                <w:sz w:val="21"/>
                <w:szCs w:val="21"/>
              </w:rPr>
              <w:t>))</w:t>
            </w:r>
          </w:p>
          <w:p w:rsidR="635A44DD" w:rsidP="635A44DD" w:rsidRDefault="635A44DD" w14:paraId="279EEF34" w14:textId="64B17F63">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mark_boundaries</w:t>
            </w:r>
            <w:r w:rsidRPr="635A44DD">
              <w:rPr>
                <w:rFonts w:ascii="Consolas" w:hAnsi="Consolas" w:eastAsia="Consolas" w:cs="Consolas"/>
                <w:color w:val="ABB2BF"/>
                <w:sz w:val="21"/>
                <w:szCs w:val="21"/>
              </w:rPr>
              <w:t xml:space="preserve">(img, </w:t>
            </w:r>
            <w:r w:rsidRPr="635A44DD">
              <w:rPr>
                <w:rFonts w:ascii="Consolas" w:hAnsi="Consolas" w:eastAsia="Consolas" w:cs="Consolas"/>
                <w:color w:val="E06C75"/>
                <w:sz w:val="21"/>
                <w:szCs w:val="21"/>
              </w:rPr>
              <w:t>segments_watershed</w:t>
            </w:r>
            <w:r w:rsidRPr="635A44DD">
              <w:rPr>
                <w:rFonts w:ascii="Consolas" w:hAnsi="Consolas" w:eastAsia="Consolas" w:cs="Consolas"/>
                <w:color w:val="ABB2BF"/>
                <w:sz w:val="21"/>
                <w:szCs w:val="21"/>
              </w:rPr>
              <w:t>))</w:t>
            </w:r>
          </w:p>
          <w:p w:rsidR="635A44DD" w:rsidP="635A44DD" w:rsidRDefault="635A44DD" w14:paraId="490A1954" w14:textId="6043F37B">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'Compact Watershed'</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 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635A44DD" w14:paraId="433130B7" w14:textId="238E236D">
      <w:pPr>
        <w:spacing w:before="240" w:after="240"/>
        <w:jc w:val="both"/>
      </w:pPr>
      <w:r w:rsidRPr="635A44DD">
        <w:rPr>
          <w:rFonts w:ascii="Times New Roman" w:hAnsi="Times New Roman" w:eastAsia="Times New Roman" w:cs="Times New Roman"/>
        </w:rPr>
        <w:t xml:space="preserve">Output: Gambar tersegmentasi dengan segmen kompak.    </w:t>
      </w:r>
    </w:p>
    <w:p w:rsidR="00792233" w:rsidP="635A44DD" w:rsidRDefault="635A44DD" w14:paraId="015CA342" w14:textId="4B261A03">
      <w:pPr>
        <w:pStyle w:val="Heading3"/>
        <w:spacing w:before="240" w:after="240"/>
      </w:pPr>
      <w:bookmarkStart w:name="_Toc213102734" w:id="124"/>
      <w:r w:rsidRPr="635A44DD">
        <w:t>8.3.8. Region Growing with SimpleITK</w:t>
      </w:r>
      <w:bookmarkEnd w:id="124"/>
    </w:p>
    <w:p w:rsidR="00792233" w:rsidP="635A44DD" w:rsidRDefault="635A44DD" w14:paraId="6A3C1E3F" w14:textId="4F6B1B57">
      <w:pPr>
        <w:spacing w:before="240" w:after="240"/>
        <w:ind w:firstLine="720"/>
        <w:jc w:val="both"/>
        <w:rPr>
          <w:rFonts w:ascii="Times New Roman" w:hAnsi="Times New Roman" w:eastAsia="Times New Roman" w:cs="Times New Roman"/>
        </w:rPr>
      </w:pPr>
      <w:r w:rsidRPr="635A44DD">
        <w:rPr>
          <w:rFonts w:ascii="Times New Roman" w:hAnsi="Times New Roman" w:eastAsia="Times New Roman" w:cs="Times New Roman"/>
        </w:rPr>
        <w:t>Region growing adalah teknik segmentasi berbasis region di mana region tumbuh dari seed point dengan menambahkan piksel tetangga yang memenuhi kriteria kesamaan (misalnya, intensitas dalam rentang threshold). SimpleITK menyediakan algoritma seperti NeighborhoodConnected, ConfidenceConnected, dan VectorConfidenceConnected untuk segmentasi gambar medis seperti MRI scan.</w:t>
      </w:r>
    </w:p>
    <w:p w:rsidR="00792233" w:rsidP="635A44DD" w:rsidRDefault="00792233" w14:paraId="15AE8C55" w14:textId="584F6C5F">
      <w:pPr>
        <w:spacing w:before="240" w:after="240"/>
        <w:ind w:firstLine="720"/>
        <w:jc w:val="both"/>
        <w:rPr>
          <w:rFonts w:ascii="Times New Roman" w:hAnsi="Times New Roman" w:eastAsia="Times New Roman" w:cs="Times New Roman"/>
        </w:rPr>
      </w:pPr>
    </w:p>
    <w:p w:rsidR="00792233" w:rsidP="635A44DD" w:rsidRDefault="6F784F7B" w14:paraId="3EB04813" w14:textId="36CF827B">
      <w:r>
        <w:br w:type="page"/>
      </w:r>
    </w:p>
    <w:p w:rsidR="00792233" w:rsidP="635A44DD" w:rsidRDefault="635A44DD" w14:paraId="2D67FD0D" w14:textId="2EDCBA75">
      <w:pPr>
        <w:spacing w:before="240" w:after="240"/>
        <w:jc w:val="both"/>
        <w:rPr>
          <w:rFonts w:ascii="Times New Roman" w:hAnsi="Times New Roman" w:eastAsia="Times New Roman" w:cs="Times New Roman"/>
        </w:rPr>
      </w:pPr>
      <w:r w:rsidRPr="635A44DD">
        <w:rPr>
          <w:rFonts w:ascii="Times New Roman" w:hAnsi="Times New Roman" w:eastAsia="Times New Roman" w:cs="Times New Roman"/>
        </w:rPr>
        <w:t>Implementasi menggunakan NeighborhoodConnectedImageFilter</w:t>
      </w:r>
    </w:p>
    <w:tbl>
      <w:tblPr>
        <w:tblW w:w="0" w:type="auto"/>
        <w:tblLayout w:type="fixed"/>
        <w:tblLook w:val="0600" w:firstRow="0" w:lastRow="0" w:firstColumn="0" w:lastColumn="0" w:noHBand="1" w:noVBand="1"/>
      </w:tblPr>
      <w:tblGrid>
        <w:gridCol w:w="9468"/>
      </w:tblGrid>
      <w:tr w:rsidR="635A44DD" w:rsidTr="635A44DD" w14:paraId="160BFD57"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2EE59E90" w14:textId="112E2666">
            <w:pPr>
              <w:shd w:val="clear" w:color="auto" w:fill="23272E"/>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SimpleITK </w:t>
            </w:r>
            <w:r w:rsidRPr="635A44DD">
              <w:rPr>
                <w:rFonts w:ascii="Consolas" w:hAnsi="Consolas" w:eastAsia="Consolas" w:cs="Consolas"/>
                <w:color w:val="C678DD"/>
                <w:sz w:val="21"/>
                <w:szCs w:val="21"/>
              </w:rPr>
              <w:t>as</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sitk</w:t>
            </w:r>
          </w:p>
          <w:p w:rsidR="635A44DD" w:rsidP="635A44DD" w:rsidRDefault="635A44DD" w14:paraId="17C01AE7" w14:textId="40AFDBDD">
            <w:pPr>
              <w:shd w:val="clear" w:color="auto" w:fill="23272E"/>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myshow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myshow, myshow3d</w:t>
            </w:r>
          </w:p>
          <w:p w:rsidR="635A44DD" w:rsidP="635A44DD" w:rsidRDefault="635A44DD" w14:paraId="2E949BFD" w14:textId="23AD0A9B">
            <w:pPr>
              <w:shd w:val="clear" w:color="auto" w:fill="23272E"/>
              <w:spacing w:after="0" w:line="285" w:lineRule="auto"/>
            </w:pPr>
          </w:p>
          <w:p w:rsidR="635A44DD" w:rsidP="635A44DD" w:rsidRDefault="635A44DD" w14:paraId="077466C3" w14:textId="35C115CC">
            <w:pPr>
              <w:shd w:val="clear" w:color="auto" w:fill="23272E"/>
              <w:spacing w:after="0" w:line="285" w:lineRule="auto"/>
            </w:pPr>
            <w:r w:rsidRPr="635A44DD">
              <w:rPr>
                <w:rFonts w:ascii="Consolas" w:hAnsi="Consolas" w:eastAsia="Consolas" w:cs="Consolas"/>
                <w:color w:val="E06C75"/>
                <w:sz w:val="21"/>
                <w:szCs w:val="21"/>
              </w:rPr>
              <w:t>img_T1</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sitk</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ReadImage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"../images/brain-mri.png"</w:t>
            </w:r>
            <w:r w:rsidRPr="635A44DD">
              <w:rPr>
                <w:rFonts w:ascii="Consolas" w:hAnsi="Consolas" w:eastAsia="Consolas" w:cs="Consolas"/>
                <w:color w:val="ABB2BF"/>
                <w:sz w:val="21"/>
                <w:szCs w:val="21"/>
              </w:rPr>
              <w:t>)</w:t>
            </w:r>
          </w:p>
          <w:p w:rsidR="635A44DD" w:rsidP="635A44DD" w:rsidRDefault="635A44DD" w14:paraId="67364B39" w14:textId="39DA89FB">
            <w:pPr>
              <w:shd w:val="clear" w:color="auto" w:fill="23272E"/>
              <w:spacing w:after="0" w:line="285" w:lineRule="auto"/>
            </w:pPr>
            <w:r w:rsidRPr="635A44DD">
              <w:rPr>
                <w:rFonts w:ascii="Consolas" w:hAnsi="Consolas" w:eastAsia="Consolas" w:cs="Consolas"/>
                <w:color w:val="E06C75"/>
                <w:sz w:val="21"/>
                <w:szCs w:val="21"/>
              </w:rPr>
              <w:t>img_T1_255</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sitk</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Cast</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sitk</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RescaleIntensity</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img_T1</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sitk</w:t>
            </w:r>
            <w:r w:rsidRPr="635A44DD">
              <w:rPr>
                <w:rFonts w:ascii="Consolas" w:hAnsi="Consolas" w:eastAsia="Consolas" w:cs="Consolas"/>
                <w:color w:val="ABB2BF"/>
                <w:sz w:val="21"/>
                <w:szCs w:val="21"/>
              </w:rPr>
              <w:t>.sitkUInt8)</w:t>
            </w:r>
          </w:p>
          <w:p w:rsidR="635A44DD" w:rsidP="635A44DD" w:rsidRDefault="635A44DD" w14:paraId="54735E59" w14:textId="1F4CDD07">
            <w:pPr>
              <w:shd w:val="clear" w:color="auto" w:fill="23272E"/>
              <w:spacing w:after="0" w:line="285" w:lineRule="auto"/>
            </w:pPr>
            <w:r w:rsidRPr="635A44DD">
              <w:rPr>
                <w:rFonts w:ascii="Consolas" w:hAnsi="Consolas" w:eastAsia="Consolas" w:cs="Consolas"/>
                <w:color w:val="61AFEF"/>
                <w:sz w:val="21"/>
                <w:szCs w:val="21"/>
              </w:rPr>
              <w:t>myshow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img_T1_255</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'Original'</w:t>
            </w:r>
            <w:r w:rsidRPr="635A44DD">
              <w:rPr>
                <w:rFonts w:ascii="Consolas" w:hAnsi="Consolas" w:eastAsia="Consolas" w:cs="Consolas"/>
                <w:color w:val="ABB2BF"/>
                <w:sz w:val="21"/>
                <w:szCs w:val="21"/>
              </w:rPr>
              <w:t>)</w:t>
            </w:r>
          </w:p>
          <w:p w:rsidR="635A44DD" w:rsidP="635A44DD" w:rsidRDefault="635A44DD" w14:paraId="30304186" w14:textId="64EF0585">
            <w:pPr>
              <w:shd w:val="clear" w:color="auto" w:fill="23272E"/>
              <w:spacing w:after="0" w:line="285" w:lineRule="auto"/>
            </w:pPr>
            <w:r w:rsidRPr="635A44DD">
              <w:rPr>
                <w:rFonts w:ascii="Consolas" w:hAnsi="Consolas" w:eastAsia="Consolas" w:cs="Consolas"/>
                <w:color w:val="E06C75"/>
                <w:sz w:val="21"/>
                <w:szCs w:val="21"/>
              </w:rPr>
              <w:t>seed</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100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100</w:t>
            </w:r>
            <w:r w:rsidRPr="635A44DD">
              <w:rPr>
                <w:rFonts w:ascii="Consolas" w:hAnsi="Consolas" w:eastAsia="Consolas" w:cs="Consolas"/>
                <w:color w:val="ABB2BF"/>
                <w:sz w:val="21"/>
                <w:szCs w:val="21"/>
              </w:rPr>
              <w:t>)</w:t>
            </w:r>
          </w:p>
          <w:p w:rsidR="635A44DD" w:rsidP="635A44DD" w:rsidRDefault="635A44DD" w14:paraId="0724D4BB" w14:textId="211F566A">
            <w:pPr>
              <w:shd w:val="clear" w:color="auto" w:fill="23272E"/>
              <w:spacing w:after="0" w:line="285" w:lineRule="auto"/>
            </w:pPr>
            <w:r w:rsidRPr="635A44DD">
              <w:rPr>
                <w:rFonts w:ascii="Consolas" w:hAnsi="Consolas" w:eastAsia="Consolas" w:cs="Consolas"/>
                <w:color w:val="E06C75"/>
                <w:sz w:val="21"/>
                <w:szCs w:val="21"/>
              </w:rPr>
              <w:t>seg</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sitk</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Image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img_T1</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GetSize</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sitk</w:t>
            </w:r>
            <w:r w:rsidRPr="635A44DD">
              <w:rPr>
                <w:rFonts w:ascii="Consolas" w:hAnsi="Consolas" w:eastAsia="Consolas" w:cs="Consolas"/>
                <w:color w:val="ABB2BF"/>
                <w:sz w:val="21"/>
                <w:szCs w:val="21"/>
              </w:rPr>
              <w:t>.sitkUInt8)</w:t>
            </w:r>
          </w:p>
          <w:p w:rsidR="635A44DD" w:rsidP="635A44DD" w:rsidRDefault="635A44DD" w14:paraId="1884D270" w14:textId="7C963987">
            <w:pPr>
              <w:shd w:val="clear" w:color="auto" w:fill="23272E"/>
              <w:spacing w:after="0" w:line="285" w:lineRule="auto"/>
            </w:pPr>
            <w:r w:rsidRPr="635A44DD">
              <w:rPr>
                <w:rFonts w:ascii="Consolas" w:hAnsi="Consolas" w:eastAsia="Consolas" w:cs="Consolas"/>
                <w:color w:val="E06C75"/>
                <w:sz w:val="21"/>
                <w:szCs w:val="21"/>
              </w:rPr>
              <w:t>seg</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CopyInformation</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img_T1</w:t>
            </w:r>
            <w:r w:rsidRPr="635A44DD">
              <w:rPr>
                <w:rFonts w:ascii="Consolas" w:hAnsi="Consolas" w:eastAsia="Consolas" w:cs="Consolas"/>
                <w:color w:val="ABB2BF"/>
                <w:sz w:val="21"/>
                <w:szCs w:val="21"/>
              </w:rPr>
              <w:t>)</w:t>
            </w:r>
          </w:p>
          <w:p w:rsidR="635A44DD" w:rsidP="635A44DD" w:rsidRDefault="635A44DD" w14:paraId="6FA39A72" w14:textId="016740D8">
            <w:pPr>
              <w:shd w:val="clear" w:color="auto" w:fill="23272E"/>
              <w:spacing w:after="0" w:line="285" w:lineRule="auto"/>
            </w:pPr>
            <w:r w:rsidRPr="635A44DD">
              <w:rPr>
                <w:rFonts w:ascii="Consolas" w:hAnsi="Consolas" w:eastAsia="Consolas" w:cs="Consolas"/>
                <w:color w:val="E5C07B"/>
                <w:sz w:val="21"/>
                <w:szCs w:val="21"/>
              </w:rPr>
              <w:t>sitk</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WriteImage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seg</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"seed.nrrd"</w:t>
            </w:r>
            <w:r w:rsidRPr="635A44DD">
              <w:rPr>
                <w:rFonts w:ascii="Consolas" w:hAnsi="Consolas" w:eastAsia="Consolas" w:cs="Consolas"/>
                <w:color w:val="ABB2BF"/>
                <w:sz w:val="21"/>
                <w:szCs w:val="21"/>
              </w:rPr>
              <w:t>)</w:t>
            </w:r>
          </w:p>
          <w:p w:rsidR="635A44DD" w:rsidP="635A44DD" w:rsidRDefault="635A44DD" w14:paraId="0A6ACE84" w14:textId="1C5025A7">
            <w:pPr>
              <w:shd w:val="clear" w:color="auto" w:fill="23272E"/>
              <w:spacing w:after="0" w:line="285" w:lineRule="auto"/>
            </w:pPr>
            <w:r w:rsidRPr="635A44DD">
              <w:rPr>
                <w:rFonts w:ascii="Consolas" w:hAnsi="Consolas" w:eastAsia="Consolas" w:cs="Consolas"/>
                <w:color w:val="E06C75"/>
                <w:sz w:val="21"/>
                <w:szCs w:val="21"/>
              </w:rPr>
              <w:t>seg</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seed</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p>
          <w:p w:rsidR="635A44DD" w:rsidP="635A44DD" w:rsidRDefault="635A44DD" w14:paraId="62894788" w14:textId="5F1F1FD0">
            <w:pPr>
              <w:shd w:val="clear" w:color="auto" w:fill="23272E"/>
              <w:spacing w:after="0" w:line="285" w:lineRule="auto"/>
            </w:pPr>
            <w:r w:rsidRPr="635A44DD">
              <w:rPr>
                <w:rFonts w:ascii="Consolas" w:hAnsi="Consolas" w:eastAsia="Consolas" w:cs="Consolas"/>
                <w:color w:val="E06C75"/>
                <w:sz w:val="21"/>
                <w:szCs w:val="21"/>
              </w:rPr>
              <w:t>seg</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sitk</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BinaryDilate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seg</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w:t>
            </w:r>
          </w:p>
          <w:p w:rsidR="635A44DD" w:rsidP="635A44DD" w:rsidRDefault="635A44DD" w14:paraId="6AF2ED28" w14:textId="45223AC4">
            <w:pPr>
              <w:shd w:val="clear" w:color="auto" w:fill="23272E"/>
              <w:spacing w:after="0" w:line="285" w:lineRule="auto"/>
            </w:pPr>
            <w:r w:rsidRPr="635A44DD">
              <w:rPr>
                <w:rFonts w:ascii="Consolas" w:hAnsi="Consolas" w:eastAsia="Consolas" w:cs="Consolas"/>
                <w:color w:val="61AFEF"/>
                <w:sz w:val="21"/>
                <w:szCs w:val="21"/>
              </w:rPr>
              <w:t>myshow</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sitk</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LabelToRGB</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seg</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'Seed Point'</w:t>
            </w:r>
            <w:r w:rsidRPr="635A44DD">
              <w:rPr>
                <w:rFonts w:ascii="Consolas" w:hAnsi="Consolas" w:eastAsia="Consolas" w:cs="Consolas"/>
                <w:color w:val="ABB2BF"/>
                <w:sz w:val="21"/>
                <w:szCs w:val="21"/>
              </w:rPr>
              <w:t>)</w:t>
            </w:r>
          </w:p>
          <w:p w:rsidR="635A44DD" w:rsidP="635A44DD" w:rsidRDefault="635A44DD" w14:paraId="26BBF74B" w14:textId="2C366A90">
            <w:pPr>
              <w:shd w:val="clear" w:color="auto" w:fill="23272E"/>
              <w:spacing w:after="0" w:line="285" w:lineRule="auto"/>
            </w:pPr>
          </w:p>
          <w:p w:rsidR="635A44DD" w:rsidP="635A44DD" w:rsidRDefault="635A44DD" w14:paraId="56BBD09C" w14:textId="31BE96A8">
            <w:pPr>
              <w:shd w:val="clear" w:color="auto" w:fill="23272E"/>
              <w:spacing w:after="0" w:line="285" w:lineRule="auto"/>
            </w:pPr>
            <w:r w:rsidRPr="635A44DD">
              <w:rPr>
                <w:rFonts w:ascii="Consolas" w:hAnsi="Consolas" w:eastAsia="Consolas" w:cs="Consolas"/>
                <w:color w:val="E06C75"/>
                <w:sz w:val="21"/>
                <w:szCs w:val="21"/>
              </w:rPr>
              <w:t>seg</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sitk</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NeighborhoodConnected</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img_T1</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seedPoints</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seed</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lower</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100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upper</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150</w:t>
            </w:r>
            <w:r w:rsidRPr="635A44DD">
              <w:rPr>
                <w:rFonts w:ascii="Consolas" w:hAnsi="Consolas" w:eastAsia="Consolas" w:cs="Consolas"/>
                <w:color w:val="ABB2BF"/>
                <w:sz w:val="21"/>
                <w:szCs w:val="21"/>
              </w:rPr>
              <w:t>)</w:t>
            </w:r>
          </w:p>
          <w:p w:rsidR="635A44DD" w:rsidP="635A44DD" w:rsidRDefault="635A44DD" w14:paraId="58AEAED8" w14:textId="47090320">
            <w:pPr>
              <w:shd w:val="clear" w:color="auto" w:fill="23272E"/>
              <w:spacing w:after="0" w:line="285" w:lineRule="auto"/>
            </w:pPr>
            <w:r w:rsidRPr="635A44DD">
              <w:rPr>
                <w:rFonts w:ascii="Consolas" w:hAnsi="Consolas" w:eastAsia="Consolas" w:cs="Consolas"/>
                <w:color w:val="61AFEF"/>
                <w:sz w:val="21"/>
                <w:szCs w:val="21"/>
              </w:rPr>
              <w:t>myshow</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sitk</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LabelToRGB</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seg</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'Neighborhood Connected'</w:t>
            </w:r>
            <w:r w:rsidRPr="635A44DD">
              <w:rPr>
                <w:rFonts w:ascii="Consolas" w:hAnsi="Consolas" w:eastAsia="Consolas" w:cs="Consolas"/>
                <w:color w:val="ABB2BF"/>
                <w:sz w:val="21"/>
                <w:szCs w:val="21"/>
              </w:rPr>
              <w:t>)</w:t>
            </w:r>
          </w:p>
          <w:p w:rsidR="635A44DD" w:rsidP="635A44DD" w:rsidRDefault="635A44DD" w14:paraId="29DB1F5F" w14:textId="29586EA9">
            <w:pPr>
              <w:shd w:val="clear" w:color="auto" w:fill="23272E"/>
              <w:spacing w:after="0" w:line="285" w:lineRule="auto"/>
            </w:pPr>
            <w:r w:rsidRPr="635A44DD">
              <w:rPr>
                <w:rFonts w:ascii="Consolas" w:hAnsi="Consolas" w:eastAsia="Consolas" w:cs="Consolas"/>
                <w:color w:val="E06C75"/>
                <w:sz w:val="21"/>
                <w:szCs w:val="21"/>
              </w:rPr>
              <w:t>vectorRadius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p>
          <w:p w:rsidR="635A44DD" w:rsidP="635A44DD" w:rsidRDefault="635A44DD" w14:paraId="7114DDE5" w14:textId="7207B7A4">
            <w:pPr>
              <w:shd w:val="clear" w:color="auto" w:fill="23272E"/>
              <w:spacing w:after="0" w:line="285" w:lineRule="auto"/>
            </w:pPr>
            <w:r w:rsidRPr="635A44DD">
              <w:rPr>
                <w:rFonts w:ascii="Consolas" w:hAnsi="Consolas" w:eastAsia="Consolas" w:cs="Consolas"/>
                <w:color w:val="E06C75"/>
                <w:sz w:val="21"/>
                <w:szCs w:val="21"/>
              </w:rPr>
              <w:t>kernel</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sitk</w:t>
            </w:r>
            <w:r w:rsidRPr="635A44DD">
              <w:rPr>
                <w:rFonts w:ascii="Consolas" w:hAnsi="Consolas" w:eastAsia="Consolas" w:cs="Consolas"/>
                <w:color w:val="ABB2BF"/>
                <w:sz w:val="21"/>
                <w:szCs w:val="21"/>
              </w:rPr>
              <w:t>.sitkBall</w:t>
            </w:r>
          </w:p>
          <w:p w:rsidR="635A44DD" w:rsidP="635A44DD" w:rsidRDefault="635A44DD" w14:paraId="7049AE5D" w14:textId="20D4D1EA">
            <w:pPr>
              <w:shd w:val="clear" w:color="auto" w:fill="23272E"/>
              <w:spacing w:after="0" w:line="285" w:lineRule="auto"/>
            </w:pPr>
            <w:r w:rsidRPr="635A44DD">
              <w:rPr>
                <w:rFonts w:ascii="Consolas" w:hAnsi="Consolas" w:eastAsia="Consolas" w:cs="Consolas"/>
                <w:color w:val="E06C75"/>
                <w:sz w:val="21"/>
                <w:szCs w:val="21"/>
              </w:rPr>
              <w:t>seg</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sitk</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BinaryMorphologicalClosing</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seg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vectorRadius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kernel</w:t>
            </w:r>
            <w:r w:rsidRPr="635A44DD">
              <w:rPr>
                <w:rFonts w:ascii="Consolas" w:hAnsi="Consolas" w:eastAsia="Consolas" w:cs="Consolas"/>
                <w:color w:val="ABB2BF"/>
                <w:sz w:val="21"/>
                <w:szCs w:val="21"/>
              </w:rPr>
              <w:t>)</w:t>
            </w:r>
          </w:p>
          <w:p w:rsidR="635A44DD" w:rsidP="635A44DD" w:rsidRDefault="635A44DD" w14:paraId="56AD9885" w14:textId="35FC2130">
            <w:pPr>
              <w:shd w:val="clear" w:color="auto" w:fill="23272E"/>
              <w:spacing w:after="0" w:line="285" w:lineRule="auto"/>
            </w:pPr>
            <w:r w:rsidRPr="635A44DD">
              <w:rPr>
                <w:rFonts w:ascii="Consolas" w:hAnsi="Consolas" w:eastAsia="Consolas" w:cs="Consolas"/>
                <w:color w:val="61AFEF"/>
                <w:sz w:val="21"/>
                <w:szCs w:val="21"/>
              </w:rPr>
              <w:t>myshow</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sitk</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LabelToRGB</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seg</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'Closed'</w:t>
            </w:r>
            <w:r w:rsidRPr="635A44DD">
              <w:rPr>
                <w:rFonts w:ascii="Consolas" w:hAnsi="Consolas" w:eastAsia="Consolas" w:cs="Consolas"/>
                <w:color w:val="ABB2BF"/>
                <w:sz w:val="21"/>
                <w:szCs w:val="21"/>
              </w:rPr>
              <w:t>)</w:t>
            </w:r>
          </w:p>
        </w:tc>
      </w:tr>
    </w:tbl>
    <w:p w:rsidR="00792233" w:rsidP="635A44DD" w:rsidRDefault="635A44DD" w14:paraId="4F07E45C" w14:textId="26BDABCC">
      <w:pPr>
        <w:spacing w:before="240" w:after="240"/>
      </w:pPr>
      <w:r w:rsidRPr="635A44DD">
        <w:rPr>
          <w:rFonts w:ascii="Times New Roman" w:hAnsi="Times New Roman" w:eastAsia="Times New Roman" w:cs="Times New Roman"/>
        </w:rPr>
        <w:t>Untuk ConfidenceConnected (menggunakan statistik mean dan std dari region seed)</w:t>
      </w:r>
    </w:p>
    <w:tbl>
      <w:tblPr>
        <w:tblW w:w="0" w:type="auto"/>
        <w:tblLayout w:type="fixed"/>
        <w:tblLook w:val="0600" w:firstRow="0" w:lastRow="0" w:firstColumn="0" w:lastColumn="0" w:noHBand="1" w:noVBand="1"/>
      </w:tblPr>
      <w:tblGrid>
        <w:gridCol w:w="9468"/>
      </w:tblGrid>
      <w:tr w:rsidR="635A44DD" w:rsidTr="635A44DD" w14:paraId="76529F8E"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565517B9" w14:textId="23999768">
            <w:pPr>
              <w:shd w:val="clear" w:color="auto" w:fill="23272E"/>
              <w:spacing w:after="0" w:line="285" w:lineRule="auto"/>
            </w:pPr>
            <w:r w:rsidRPr="635A44DD">
              <w:rPr>
                <w:rFonts w:ascii="Consolas" w:hAnsi="Consolas" w:eastAsia="Consolas" w:cs="Consolas"/>
                <w:color w:val="E06C75"/>
                <w:sz w:val="21"/>
                <w:szCs w:val="21"/>
              </w:rPr>
              <w:t>seg_con</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sitk.</w:t>
            </w:r>
            <w:r w:rsidRPr="635A44DD">
              <w:rPr>
                <w:rFonts w:ascii="Consolas" w:hAnsi="Consolas" w:eastAsia="Consolas" w:cs="Consolas"/>
                <w:color w:val="61AFEF"/>
                <w:sz w:val="21"/>
                <w:szCs w:val="21"/>
              </w:rPr>
              <w:t>ConfidenceConnected</w:t>
            </w:r>
            <w:r w:rsidRPr="635A44DD">
              <w:rPr>
                <w:rFonts w:ascii="Consolas" w:hAnsi="Consolas" w:eastAsia="Consolas" w:cs="Consolas"/>
                <w:color w:val="ABB2BF"/>
                <w:sz w:val="21"/>
                <w:szCs w:val="21"/>
              </w:rPr>
              <w:t xml:space="preserve">(img_T1, </w:t>
            </w:r>
            <w:r w:rsidRPr="635A44DD">
              <w:rPr>
                <w:rFonts w:ascii="Consolas" w:hAnsi="Consolas" w:eastAsia="Consolas" w:cs="Consolas"/>
                <w:color w:val="E06C75"/>
                <w:sz w:val="21"/>
                <w:szCs w:val="21"/>
              </w:rPr>
              <w:t>seedList</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[seed], </w:t>
            </w:r>
            <w:r w:rsidRPr="635A44DD">
              <w:rPr>
                <w:rFonts w:ascii="Consolas" w:hAnsi="Consolas" w:eastAsia="Consolas" w:cs="Consolas"/>
                <w:color w:val="E06C75"/>
                <w:sz w:val="21"/>
                <w:szCs w:val="21"/>
              </w:rPr>
              <w:t>numberOfIterations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multiplier</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2.5</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initialNeighborhoodRadius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p>
          <w:p w:rsidR="635A44DD" w:rsidP="635A44DD" w:rsidRDefault="635A44DD" w14:paraId="51102CDE" w14:textId="298D3EB9">
            <w:pPr>
              <w:shd w:val="clear" w:color="auto" w:fill="23272E"/>
              <w:spacing w:after="0" w:line="285" w:lineRule="auto"/>
            </w:pPr>
            <w:r w:rsidRPr="635A44DD">
              <w:rPr>
                <w:rFonts w:ascii="Consolas" w:hAnsi="Consolas" w:eastAsia="Consolas" w:cs="Consolas"/>
                <w:color w:val="61AFEF"/>
                <w:sz w:val="21"/>
                <w:szCs w:val="21"/>
              </w:rPr>
              <w:t>myshow</w:t>
            </w:r>
            <w:r w:rsidRPr="635A44DD">
              <w:rPr>
                <w:rFonts w:ascii="Consolas" w:hAnsi="Consolas" w:eastAsia="Consolas" w:cs="Consolas"/>
                <w:color w:val="ABB2BF"/>
                <w:sz w:val="21"/>
                <w:szCs w:val="21"/>
              </w:rPr>
              <w:t>(sitk.</w:t>
            </w:r>
            <w:r w:rsidRPr="635A44DD">
              <w:rPr>
                <w:rFonts w:ascii="Consolas" w:hAnsi="Consolas" w:eastAsia="Consolas" w:cs="Consolas"/>
                <w:color w:val="61AFEF"/>
                <w:sz w:val="21"/>
                <w:szCs w:val="21"/>
              </w:rPr>
              <w:t>LabelToRGB</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seg_con</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'Confidence Connected'</w:t>
            </w:r>
            <w:r w:rsidRPr="635A44DD">
              <w:rPr>
                <w:rFonts w:ascii="Consolas" w:hAnsi="Consolas" w:eastAsia="Consolas" w:cs="Consolas"/>
                <w:color w:val="ABB2BF"/>
                <w:sz w:val="21"/>
                <w:szCs w:val="21"/>
              </w:rPr>
              <w:t>)</w:t>
            </w:r>
          </w:p>
        </w:tc>
      </w:tr>
    </w:tbl>
    <w:p w:rsidR="00792233" w:rsidP="635A44DD" w:rsidRDefault="635A44DD" w14:paraId="3B304FAA" w14:textId="103E717A">
      <w:r w:rsidRPr="635A44DD">
        <w:rPr>
          <w:rFonts w:ascii="Times New Roman" w:hAnsi="Times New Roman" w:eastAsia="Times New Roman" w:cs="Times New Roman"/>
        </w:rPr>
        <w:t xml:space="preserve"> </w:t>
      </w:r>
    </w:p>
    <w:p w:rsidR="00792233" w:rsidP="635A44DD" w:rsidRDefault="6F784F7B" w14:paraId="6D5C3B8C" w14:textId="02655AFD">
      <w:r>
        <w:br w:type="page"/>
      </w:r>
    </w:p>
    <w:p w:rsidR="00792233" w:rsidP="635A44DD" w:rsidRDefault="635A44DD" w14:paraId="5D9FC04B" w14:textId="73B566FA">
      <w:pPr>
        <w:pStyle w:val="Heading3"/>
      </w:pPr>
      <w:bookmarkStart w:name="_Toc213102735" w:id="125"/>
      <w:r w:rsidRPr="635A44DD">
        <w:t>8.3.9. Active Contours</w:t>
      </w:r>
      <w:bookmarkEnd w:id="125"/>
    </w:p>
    <w:p w:rsidR="00792233" w:rsidP="635A44DD" w:rsidRDefault="635A44DD" w14:paraId="10C67873" w14:textId="5265797A">
      <w:pPr>
        <w:spacing w:before="240" w:after="240"/>
        <w:ind w:firstLine="720"/>
        <w:jc w:val="both"/>
        <w:rPr>
          <w:rFonts w:ascii="Times New Roman" w:hAnsi="Times New Roman" w:eastAsia="Times New Roman" w:cs="Times New Roman"/>
        </w:rPr>
      </w:pPr>
      <w:r w:rsidRPr="635A44DD">
        <w:rPr>
          <w:rFonts w:ascii="Times New Roman" w:hAnsi="Times New Roman" w:eastAsia="Times New Roman" w:cs="Times New Roman"/>
        </w:rPr>
        <w:t>Active contours (snakes) adalah model deformable yang mengonvergensi ke batas objek dari inisialisasi. Evolusi snakes dikendalikan oleh energi internal (bentuk kontur) dan energi eksternal (fitur gambar seperti gradien). Scikit-image menggunakan inverse Gaussian gradient untuk menghitung energi eksternal.</w:t>
      </w:r>
    </w:p>
    <w:tbl>
      <w:tblPr>
        <w:tblW w:w="0" w:type="auto"/>
        <w:tblLayout w:type="fixed"/>
        <w:tblLook w:val="0600" w:firstRow="0" w:lastRow="0" w:firstColumn="0" w:lastColumn="0" w:noHBand="1" w:noVBand="1"/>
      </w:tblPr>
      <w:tblGrid>
        <w:gridCol w:w="9468"/>
      </w:tblGrid>
      <w:tr w:rsidR="635A44DD" w:rsidTr="635A44DD" w14:paraId="6E79AD23"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101DBBA2" w14:textId="24118373">
            <w:pPr>
              <w:shd w:val="clear" w:color="auto" w:fill="23272E"/>
              <w:spacing w:after="0" w:line="285" w:lineRule="auto"/>
            </w:pP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rgb2gray</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'../images/balloon.png'</w:t>
            </w:r>
            <w:r w:rsidRPr="635A44DD">
              <w:rPr>
                <w:rFonts w:ascii="Consolas" w:hAnsi="Consolas" w:eastAsia="Consolas" w:cs="Consolas"/>
                <w:color w:val="ABB2BF"/>
                <w:sz w:val="21"/>
                <w:szCs w:val="21"/>
              </w:rPr>
              <w:t>))</w:t>
            </w:r>
          </w:p>
          <w:p w:rsidR="635A44DD" w:rsidP="635A44DD" w:rsidRDefault="635A44DD" w14:paraId="0FED8B3C" w14:textId="69ABEC99">
            <w:pPr>
              <w:shd w:val="clear" w:color="auto" w:fill="23272E"/>
              <w:spacing w:after="0" w:line="285" w:lineRule="auto"/>
            </w:pPr>
            <w:r w:rsidRPr="635A44DD">
              <w:rPr>
                <w:rFonts w:ascii="Consolas" w:hAnsi="Consolas" w:eastAsia="Consolas" w:cs="Consolas"/>
                <w:color w:val="E06C75"/>
                <w:sz w:val="21"/>
                <w:szCs w:val="21"/>
              </w:rPr>
              <w:t>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np.</w:t>
            </w:r>
            <w:r w:rsidRPr="635A44DD">
              <w:rPr>
                <w:rFonts w:ascii="Consolas" w:hAnsi="Consolas" w:eastAsia="Consolas" w:cs="Consolas"/>
                <w:color w:val="61AFEF"/>
                <w:sz w:val="21"/>
                <w:szCs w:val="21"/>
              </w:rPr>
              <w:t>linspace</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np.pi, </w:t>
            </w:r>
            <w:r w:rsidRPr="635A44DD">
              <w:rPr>
                <w:rFonts w:ascii="Consolas" w:hAnsi="Consolas" w:eastAsia="Consolas" w:cs="Consolas"/>
                <w:color w:val="D19A66"/>
                <w:sz w:val="21"/>
                <w:szCs w:val="21"/>
              </w:rPr>
              <w:t>400</w:t>
            </w:r>
            <w:r w:rsidRPr="635A44DD">
              <w:rPr>
                <w:rFonts w:ascii="Consolas" w:hAnsi="Consolas" w:eastAsia="Consolas" w:cs="Consolas"/>
                <w:color w:val="ABB2BF"/>
                <w:sz w:val="21"/>
                <w:szCs w:val="21"/>
              </w:rPr>
              <w:t>)</w:t>
            </w:r>
          </w:p>
          <w:p w:rsidR="635A44DD" w:rsidP="635A44DD" w:rsidRDefault="635A44DD" w14:paraId="6FBC5314" w14:textId="262C2DD5">
            <w:pPr>
              <w:shd w:val="clear" w:color="auto" w:fill="23272E"/>
              <w:spacing w:after="0" w:line="285" w:lineRule="auto"/>
            </w:pPr>
            <w:r w:rsidRPr="635A44DD">
              <w:rPr>
                <w:rFonts w:ascii="Consolas" w:hAnsi="Consolas" w:eastAsia="Consolas" w:cs="Consolas"/>
                <w:color w:val="E06C75"/>
                <w:sz w:val="21"/>
                <w:szCs w:val="21"/>
              </w:rPr>
              <w:t>x</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220</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100</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np.</w:t>
            </w:r>
            <w:r w:rsidRPr="635A44DD">
              <w:rPr>
                <w:rFonts w:ascii="Consolas" w:hAnsi="Consolas" w:eastAsia="Consolas" w:cs="Consolas"/>
                <w:color w:val="61AFEF"/>
                <w:sz w:val="21"/>
                <w:szCs w:val="21"/>
              </w:rPr>
              <w:t>cos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w:t>
            </w:r>
            <w:r w:rsidRPr="635A44DD">
              <w:rPr>
                <w:rFonts w:ascii="Consolas" w:hAnsi="Consolas" w:eastAsia="Consolas" w:cs="Consolas"/>
                <w:color w:val="ABB2BF"/>
                <w:sz w:val="21"/>
                <w:szCs w:val="21"/>
              </w:rPr>
              <w:t>)</w:t>
            </w:r>
          </w:p>
          <w:p w:rsidR="635A44DD" w:rsidP="635A44DD" w:rsidRDefault="635A44DD" w14:paraId="296BEB1D" w14:textId="02651315">
            <w:pPr>
              <w:shd w:val="clear" w:color="auto" w:fill="23272E"/>
              <w:spacing w:after="0" w:line="285" w:lineRule="auto"/>
            </w:pPr>
            <w:r w:rsidRPr="635A44DD">
              <w:rPr>
                <w:rFonts w:ascii="Consolas" w:hAnsi="Consolas" w:eastAsia="Consolas" w:cs="Consolas"/>
                <w:color w:val="E06C75"/>
                <w:sz w:val="21"/>
                <w:szCs w:val="21"/>
              </w:rPr>
              <w:t>y</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100</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100</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np.</w:t>
            </w:r>
            <w:r w:rsidRPr="635A44DD">
              <w:rPr>
                <w:rFonts w:ascii="Consolas" w:hAnsi="Consolas" w:eastAsia="Consolas" w:cs="Consolas"/>
                <w:color w:val="61AFEF"/>
                <w:sz w:val="21"/>
                <w:szCs w:val="21"/>
              </w:rPr>
              <w:t>sin</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w:t>
            </w:r>
            <w:r w:rsidRPr="635A44DD">
              <w:rPr>
                <w:rFonts w:ascii="Consolas" w:hAnsi="Consolas" w:eastAsia="Consolas" w:cs="Consolas"/>
                <w:color w:val="ABB2BF"/>
                <w:sz w:val="21"/>
                <w:szCs w:val="21"/>
              </w:rPr>
              <w:t>)</w:t>
            </w:r>
          </w:p>
          <w:p w:rsidR="635A44DD" w:rsidP="635A44DD" w:rsidRDefault="635A44DD" w14:paraId="05C1EF1F" w14:textId="57442E14">
            <w:pPr>
              <w:shd w:val="clear" w:color="auto" w:fill="23272E"/>
              <w:spacing w:after="0" w:line="285" w:lineRule="auto"/>
            </w:pPr>
            <w:r w:rsidRPr="635A44DD">
              <w:rPr>
                <w:rFonts w:ascii="Consolas" w:hAnsi="Consolas" w:eastAsia="Consolas" w:cs="Consolas"/>
                <w:color w:val="E06C75"/>
                <w:sz w:val="21"/>
                <w:szCs w:val="21"/>
              </w:rPr>
              <w:t>init</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np.</w:t>
            </w:r>
            <w:r w:rsidRPr="635A44DD">
              <w:rPr>
                <w:rFonts w:ascii="Consolas" w:hAnsi="Consolas" w:eastAsia="Consolas" w:cs="Consolas"/>
                <w:color w:val="61AFEF"/>
                <w:sz w:val="21"/>
                <w:szCs w:val="21"/>
              </w:rPr>
              <w:t>array</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x</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y</w:t>
            </w:r>
            <w:r w:rsidRPr="635A44DD">
              <w:rPr>
                <w:rFonts w:ascii="Consolas" w:hAnsi="Consolas" w:eastAsia="Consolas" w:cs="Consolas"/>
                <w:color w:val="ABB2BF"/>
                <w:sz w:val="21"/>
                <w:szCs w:val="21"/>
              </w:rPr>
              <w:t>]).T</w:t>
            </w:r>
          </w:p>
          <w:p w:rsidR="635A44DD" w:rsidP="635A44DD" w:rsidRDefault="635A44DD" w14:paraId="1B682A0E" w14:textId="3C635BD7">
            <w:pPr>
              <w:shd w:val="clear" w:color="auto" w:fill="23272E"/>
              <w:spacing w:after="0" w:line="285" w:lineRule="auto"/>
            </w:pPr>
            <w:r w:rsidRPr="635A44DD">
              <w:rPr>
                <w:rFonts w:ascii="Consolas" w:hAnsi="Consolas" w:eastAsia="Consolas" w:cs="Consolas"/>
                <w:color w:val="E06C75"/>
                <w:sz w:val="21"/>
                <w:szCs w:val="21"/>
              </w:rPr>
              <w:t>snake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active_contour</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gaussian</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init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alpha</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0.015</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beta</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gamma</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0.001</w:t>
            </w:r>
            <w:r w:rsidRPr="635A44DD">
              <w:rPr>
                <w:rFonts w:ascii="Consolas" w:hAnsi="Consolas" w:eastAsia="Consolas" w:cs="Consolas"/>
                <w:color w:val="ABB2BF"/>
                <w:sz w:val="21"/>
                <w:szCs w:val="21"/>
              </w:rPr>
              <w:t>)</w:t>
            </w:r>
          </w:p>
          <w:p w:rsidR="635A44DD" w:rsidP="635A44DD" w:rsidRDefault="635A44DD" w14:paraId="5B088FAC" w14:textId="45459A35">
            <w:pPr>
              <w:shd w:val="clear" w:color="auto" w:fill="23272E"/>
              <w:spacing w:after="0" w:line="285" w:lineRule="auto"/>
            </w:pPr>
            <w:r w:rsidRPr="635A44DD">
              <w:rPr>
                <w:rFonts w:ascii="Consolas" w:hAnsi="Consolas" w:eastAsia="Consolas" w:cs="Consolas"/>
                <w:color w:val="E06C75"/>
                <w:sz w:val="21"/>
                <w:szCs w:val="21"/>
              </w:rPr>
              <w:t>fig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pylab.</w:t>
            </w:r>
            <w:r w:rsidRPr="635A44DD">
              <w:rPr>
                <w:rFonts w:ascii="Consolas" w:hAnsi="Consolas" w:eastAsia="Consolas" w:cs="Consolas"/>
                <w:color w:val="61AFEF"/>
                <w:sz w:val="21"/>
                <w:szCs w:val="21"/>
              </w:rPr>
              <w:t>subplots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7</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7</w:t>
            </w:r>
            <w:r w:rsidRPr="635A44DD">
              <w:rPr>
                <w:rFonts w:ascii="Consolas" w:hAnsi="Consolas" w:eastAsia="Consolas" w:cs="Consolas"/>
                <w:color w:val="ABB2BF"/>
                <w:sz w:val="21"/>
                <w:szCs w:val="21"/>
              </w:rPr>
              <w:t>))</w:t>
            </w:r>
          </w:p>
          <w:p w:rsidR="635A44DD" w:rsidP="635A44DD" w:rsidRDefault="635A44DD" w14:paraId="5D6D4A62" w14:textId="368D37FF">
            <w:pPr>
              <w:shd w:val="clear" w:color="auto" w:fill="23272E"/>
              <w:spacing w:after="0" w:line="285" w:lineRule="auto"/>
            </w:pPr>
            <w:r w:rsidRPr="635A44DD">
              <w:rPr>
                <w:rFonts w:ascii="Consolas" w:hAnsi="Consolas" w:eastAsia="Consolas" w:cs="Consolas"/>
                <w:color w:val="E06C75"/>
                <w:sz w:val="21"/>
                <w:szCs w:val="21"/>
              </w:rPr>
              <w:t>ax</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pylab.cm.gray)</w:t>
            </w:r>
          </w:p>
          <w:p w:rsidR="635A44DD" w:rsidP="635A44DD" w:rsidRDefault="635A44DD" w14:paraId="668FA9C1" w14:textId="45B36C99">
            <w:pPr>
              <w:shd w:val="clear" w:color="auto" w:fill="23272E"/>
              <w:spacing w:after="0" w:line="285" w:lineRule="auto"/>
            </w:pPr>
            <w:r w:rsidRPr="635A44DD">
              <w:rPr>
                <w:rFonts w:ascii="Consolas" w:hAnsi="Consolas" w:eastAsia="Consolas" w:cs="Consolas"/>
                <w:color w:val="E06C75"/>
                <w:sz w:val="21"/>
                <w:szCs w:val="21"/>
              </w:rPr>
              <w:t>ax</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plot</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init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init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'--r'</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lw</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w:t>
            </w:r>
          </w:p>
          <w:p w:rsidR="635A44DD" w:rsidP="635A44DD" w:rsidRDefault="635A44DD" w14:paraId="4C033E31" w14:textId="22EDA369">
            <w:pPr>
              <w:shd w:val="clear" w:color="auto" w:fill="23272E"/>
              <w:spacing w:after="0" w:line="285" w:lineRule="auto"/>
            </w:pPr>
            <w:r w:rsidRPr="635A44DD">
              <w:rPr>
                <w:rFonts w:ascii="Consolas" w:hAnsi="Consolas" w:eastAsia="Consolas" w:cs="Consolas"/>
                <w:color w:val="E06C75"/>
                <w:sz w:val="21"/>
                <w:szCs w:val="21"/>
              </w:rPr>
              <w:t>ax</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plot</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snake</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snake</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'-b'</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lw</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w:t>
            </w:r>
          </w:p>
          <w:p w:rsidR="635A44DD" w:rsidP="635A44DD" w:rsidRDefault="635A44DD" w14:paraId="3D183AF9" w14:textId="020A4B74">
            <w:pPr>
              <w:shd w:val="clear" w:color="auto" w:fill="23272E"/>
              <w:spacing w:after="0" w:line="285" w:lineRule="auto"/>
            </w:pPr>
            <w:r w:rsidRPr="635A44DD">
              <w:rPr>
                <w:rFonts w:ascii="Consolas" w:hAnsi="Consolas" w:eastAsia="Consolas" w:cs="Consolas"/>
                <w:color w:val="E06C75"/>
                <w:sz w:val="21"/>
                <w:szCs w:val="21"/>
              </w:rPr>
              <w:t>ax</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set_xticks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ax</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set_yticks</w:t>
            </w:r>
            <w:r w:rsidRPr="635A44DD">
              <w:rPr>
                <w:rFonts w:ascii="Consolas" w:hAnsi="Consolas" w:eastAsia="Consolas" w:cs="Consolas"/>
                <w:color w:val="ABB2BF"/>
                <w:sz w:val="21"/>
                <w:szCs w:val="21"/>
              </w:rPr>
              <w:t>([])</w:t>
            </w:r>
          </w:p>
          <w:p w:rsidR="635A44DD" w:rsidP="635A44DD" w:rsidRDefault="635A44DD" w14:paraId="202F3134" w14:textId="10207710">
            <w:pPr>
              <w:shd w:val="clear" w:color="auto" w:fill="23272E"/>
              <w:spacing w:after="0" w:line="285" w:lineRule="auto"/>
            </w:pPr>
            <w:r w:rsidRPr="635A44DD">
              <w:rPr>
                <w:rFonts w:ascii="Consolas" w:hAnsi="Consolas" w:eastAsia="Consolas" w:cs="Consolas"/>
                <w:color w:val="E06C75"/>
                <w:sz w:val="21"/>
                <w:szCs w:val="21"/>
              </w:rPr>
              <w:t>ax</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.shape[</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.shape[</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p>
          <w:p w:rsidR="635A44DD" w:rsidP="635A44DD" w:rsidRDefault="635A44DD" w14:paraId="11B84C27" w14:textId="603D40C0">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tc>
      </w:tr>
    </w:tbl>
    <w:p w:rsidR="00792233" w:rsidP="635A44DD" w:rsidRDefault="00792233" w14:paraId="6AE1DF64" w14:textId="7CB4440B">
      <w:pPr>
        <w:spacing w:after="0" w:line="276" w:lineRule="auto"/>
        <w:jc w:val="both"/>
        <w:rPr>
          <w:rFonts w:ascii="Times New Roman" w:hAnsi="Times New Roman" w:eastAsia="Times New Roman" w:cs="Times New Roman"/>
          <w:b/>
          <w:bCs/>
        </w:rPr>
      </w:pPr>
    </w:p>
    <w:p w:rsidR="00792233" w:rsidP="635A44DD" w:rsidRDefault="635A44DD" w14:paraId="0B370CCF" w14:textId="5322CACD">
      <w:pPr>
        <w:pStyle w:val="Heading3"/>
        <w:spacing w:before="240" w:after="240"/>
      </w:pPr>
      <w:bookmarkStart w:name="_Toc213102736" w:id="126"/>
      <w:r w:rsidRPr="635A44DD">
        <w:t>8.3.10. Morphological Snakes</w:t>
      </w:r>
      <w:bookmarkEnd w:id="126"/>
    </w:p>
    <w:p w:rsidR="00792233" w:rsidP="635A44DD" w:rsidRDefault="635A44DD" w14:paraId="5C8F00B5" w14:textId="07897F2C">
      <w:pPr>
        <w:spacing w:before="240" w:after="240"/>
        <w:ind w:firstLine="720"/>
        <w:jc w:val="both"/>
        <w:rPr>
          <w:rFonts w:ascii="Times New Roman" w:hAnsi="Times New Roman" w:eastAsia="Times New Roman" w:cs="Times New Roman"/>
        </w:rPr>
      </w:pPr>
      <w:r w:rsidRPr="635A44DD">
        <w:rPr>
          <w:rFonts w:ascii="Times New Roman" w:hAnsi="Times New Roman" w:eastAsia="Times New Roman" w:cs="Times New Roman"/>
        </w:rPr>
        <w:t>Morphological snakes adalah keluarga metode (mirip active contours) untuk segmentasi tanpa menyelesaikan PDE. Evolusi kontur dilakukan dengan operasi morfologi berulang yang memperlancar level sets.</w:t>
      </w:r>
    </w:p>
    <w:tbl>
      <w:tblPr>
        <w:tblW w:w="0" w:type="auto"/>
        <w:tblLayout w:type="fixed"/>
        <w:tblLook w:val="0600" w:firstRow="0" w:lastRow="0" w:firstColumn="0" w:lastColumn="0" w:noHBand="1" w:noVBand="1"/>
      </w:tblPr>
      <w:tblGrid>
        <w:gridCol w:w="9468"/>
      </w:tblGrid>
      <w:tr w:rsidR="635A44DD" w:rsidTr="635A44DD" w14:paraId="37BB6F25" w14:textId="77777777">
        <w:trPr>
          <w:trHeight w:val="300"/>
        </w:trPr>
        <w:tc>
          <w:tcPr>
            <w:tcW w:w="94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35A44DD" w:rsidP="635A44DD" w:rsidRDefault="635A44DD" w14:paraId="1FCE3C35" w14:textId="45B3760A">
            <w:pPr>
              <w:shd w:val="clear" w:color="auto" w:fill="23272E"/>
              <w:spacing w:after="0" w:line="285" w:lineRule="auto"/>
            </w:pP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data.</w:t>
            </w:r>
            <w:r w:rsidRPr="635A44DD">
              <w:rPr>
                <w:rFonts w:ascii="Consolas" w:hAnsi="Consolas" w:eastAsia="Consolas" w:cs="Consolas"/>
                <w:color w:val="61AFEF"/>
                <w:sz w:val="21"/>
                <w:szCs w:val="21"/>
              </w:rPr>
              <w:t>coins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&gt;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110</w:t>
            </w:r>
          </w:p>
          <w:p w:rsidR="635A44DD" w:rsidP="635A44DD" w:rsidRDefault="635A44DD" w14:paraId="13F45768" w14:textId="78F2861B">
            <w:pPr>
              <w:shd w:val="clear" w:color="auto" w:fill="23272E"/>
              <w:spacing w:after="0" w:line="285" w:lineRule="auto"/>
            </w:pPr>
            <w:r w:rsidRPr="635A44DD">
              <w:rPr>
                <w:rFonts w:ascii="Consolas" w:hAnsi="Consolas" w:eastAsia="Consolas" w:cs="Consolas"/>
                <w:color w:val="E06C75"/>
                <w:sz w:val="21"/>
                <w:szCs w:val="21"/>
              </w:rPr>
              <w:t>gimg</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inverse_gaussian_gradient</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w:t>
            </w:r>
          </w:p>
          <w:p w:rsidR="635A44DD" w:rsidP="635A44DD" w:rsidRDefault="635A44DD" w14:paraId="16C7E032" w14:textId="05BD3883">
            <w:pPr>
              <w:shd w:val="clear" w:color="auto" w:fill="23272E"/>
              <w:spacing w:after="0" w:line="285" w:lineRule="auto"/>
            </w:pPr>
            <w:r w:rsidRPr="635A44DD">
              <w:rPr>
                <w:rFonts w:ascii="Consolas" w:hAnsi="Consolas" w:eastAsia="Consolas" w:cs="Consolas"/>
                <w:color w:val="E06C75"/>
                <w:sz w:val="21"/>
                <w:szCs w:val="21"/>
              </w:rPr>
              <w:t>init_ls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checkerboard_level_set</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.shape, </w:t>
            </w:r>
            <w:r w:rsidRPr="635A44DD">
              <w:rPr>
                <w:rFonts w:ascii="Consolas" w:hAnsi="Consolas" w:eastAsia="Consolas" w:cs="Consolas"/>
                <w:color w:val="D19A66"/>
                <w:sz w:val="21"/>
                <w:szCs w:val="21"/>
              </w:rPr>
              <w:t>6</w:t>
            </w:r>
            <w:r w:rsidRPr="635A44DD">
              <w:rPr>
                <w:rFonts w:ascii="Consolas" w:hAnsi="Consolas" w:eastAsia="Consolas" w:cs="Consolas"/>
                <w:color w:val="ABB2BF"/>
                <w:sz w:val="21"/>
                <w:szCs w:val="21"/>
              </w:rPr>
              <w:t>)</w:t>
            </w:r>
          </w:p>
          <w:p w:rsidR="635A44DD" w:rsidP="635A44DD" w:rsidRDefault="635A44DD" w14:paraId="379B7B6C" w14:textId="594A95B2">
            <w:pPr>
              <w:shd w:val="clear" w:color="auto" w:fill="23272E"/>
              <w:spacing w:after="0" w:line="285" w:lineRule="auto"/>
            </w:pPr>
            <w:r w:rsidRPr="635A44DD">
              <w:rPr>
                <w:rFonts w:ascii="Consolas" w:hAnsi="Consolas" w:eastAsia="Consolas" w:cs="Consolas"/>
                <w:color w:val="E06C75"/>
                <w:sz w:val="21"/>
                <w:szCs w:val="21"/>
              </w:rPr>
              <w:t>ls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morphological_chan_vese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gimg</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35</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init_level_set</w:t>
            </w:r>
            <w:r w:rsidRPr="635A44DD">
              <w:rPr>
                <w:rFonts w:ascii="Consolas" w:hAnsi="Consolas" w:eastAsia="Consolas" w:cs="Consolas"/>
                <w:color w:val="56B6C2"/>
                <w:sz w:val="21"/>
                <w:szCs w:val="21"/>
              </w:rPr>
              <w:t>=</w:t>
            </w:r>
            <w:r w:rsidRPr="635A44DD">
              <w:rPr>
                <w:rFonts w:ascii="Consolas" w:hAnsi="Consolas" w:eastAsia="Consolas" w:cs="Consolas"/>
                <w:color w:val="E06C75"/>
                <w:sz w:val="21"/>
                <w:szCs w:val="21"/>
              </w:rPr>
              <w:t>init_ls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smoothing</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w:t>
            </w:r>
          </w:p>
          <w:p w:rsidR="635A44DD" w:rsidP="635A44DD" w:rsidRDefault="635A44DD" w14:paraId="3DC847BC" w14:textId="2FB01009">
            <w:pPr>
              <w:shd w:val="clear" w:color="auto" w:fill="23272E"/>
              <w:spacing w:after="0" w:line="285" w:lineRule="auto"/>
            </w:pPr>
            <w:r w:rsidRPr="635A44DD">
              <w:rPr>
                <w:rFonts w:ascii="Consolas" w:hAnsi="Consolas" w:eastAsia="Consolas" w:cs="Consolas"/>
                <w:color w:val="ABB2BF"/>
                <w:sz w:val="21"/>
                <w:szCs w:val="21"/>
              </w:rPr>
              <w:t>pylab.</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ls</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'gray'</w:t>
            </w:r>
            <w:r w:rsidRPr="635A44DD">
              <w:rPr>
                <w:rFonts w:ascii="Consolas" w:hAnsi="Consolas" w:eastAsia="Consolas" w:cs="Consolas"/>
                <w:color w:val="ABB2BF"/>
                <w:sz w:val="21"/>
                <w:szCs w:val="21"/>
              </w:rPr>
              <w:t>)</w:t>
            </w:r>
          </w:p>
        </w:tc>
      </w:tr>
    </w:tbl>
    <w:p w:rsidR="00792233" w:rsidP="635A44DD" w:rsidRDefault="00792233" w14:paraId="7CCC923B" w14:textId="1DFEF924">
      <w:pPr>
        <w:pStyle w:val="Heading2"/>
        <w:spacing w:before="240" w:after="240"/>
        <w:jc w:val="both"/>
        <w:rPr>
          <w:rFonts w:ascii="Times New Roman" w:hAnsi="Times New Roman" w:eastAsia="Times New Roman" w:cs="Times New Roman"/>
          <w:b/>
          <w:bCs/>
          <w:color w:val="auto"/>
          <w:sz w:val="24"/>
          <w:szCs w:val="24"/>
        </w:rPr>
      </w:pPr>
    </w:p>
    <w:p w:rsidR="00792233" w:rsidP="635A44DD" w:rsidRDefault="6F784F7B" w14:paraId="056613C9" w14:textId="2968767C">
      <w:r>
        <w:br w:type="page"/>
      </w:r>
    </w:p>
    <w:p w:rsidR="00792233" w:rsidP="635A44DD" w:rsidRDefault="635A44DD" w14:paraId="2A452F46" w14:textId="70D4D00E">
      <w:pPr>
        <w:pStyle w:val="Heading2"/>
        <w:spacing w:before="240" w:after="240"/>
        <w:jc w:val="both"/>
        <w:rPr>
          <w:rFonts w:ascii="Times New Roman" w:hAnsi="Times New Roman" w:eastAsia="Times New Roman" w:cs="Times New Roman"/>
          <w:b/>
          <w:bCs/>
          <w:color w:val="auto"/>
          <w:sz w:val="24"/>
          <w:szCs w:val="24"/>
        </w:rPr>
      </w:pPr>
      <w:bookmarkStart w:name="_Toc213102737" w:id="127"/>
      <w:r w:rsidRPr="635A44DD">
        <w:rPr>
          <w:rFonts w:ascii="Times New Roman" w:hAnsi="Times New Roman" w:eastAsia="Times New Roman" w:cs="Times New Roman"/>
          <w:b/>
          <w:bCs/>
          <w:color w:val="auto"/>
          <w:sz w:val="24"/>
          <w:szCs w:val="24"/>
        </w:rPr>
        <w:t>8.4. Conculsion</w:t>
      </w:r>
      <w:bookmarkEnd w:id="127"/>
    </w:p>
    <w:p w:rsidR="635A44DD" w:rsidP="635A44DD" w:rsidRDefault="635A44DD" w14:paraId="2A101D4A" w14:textId="421CEEDE">
      <w:pPr>
        <w:spacing w:before="240" w:after="240"/>
        <w:ind w:firstLine="720"/>
        <w:jc w:val="both"/>
        <w:rPr>
          <w:rFonts w:ascii="Times New Roman" w:hAnsi="Times New Roman" w:eastAsia="Times New Roman" w:cs="Times New Roman"/>
        </w:rPr>
      </w:pPr>
      <w:r w:rsidRPr="635A44DD">
        <w:rPr>
          <w:rFonts w:ascii="Times New Roman" w:hAnsi="Times New Roman" w:eastAsia="Times New Roman" w:cs="Times New Roman"/>
        </w:rPr>
        <w:t>Bagian ini merangkum keseluruhan Chapter 8 tentang Image Segmentation, yang mencakup Summary, Questions, dan Further reading. Dalam Summary, chapter ini membahas konsep segmentasi gambar dan demonstrasi berbagai algoritma menggunakan library Python seperti scikit-image, OpenCV (cv2), dan SimpleITK. Dimulai dengan deteksi garis dan lingkaran menggunakan Hough transform serta aplikasinya untuk segmentasi, kemudian Otsu's thresholding untuk menemukan threshold optimal. Selanjutnya, dijelaskan algoritma segmentasi berbasis edge dan region beserta morphological watershed. Bagian selanjutnya membahas algoritma lebih lanjut seperti Felzenszwalb's graph-based, region growing, SLIC, dan QuickShift dengan implementasi scikit-image. Akhirnya, dibahas algoritma canggih seperti GrabCut, active contours, dan morphological snakes. Summary juga menyebutkan bahwa chapter berikutnya akan membahas teknik machine learning untuk segmentasi, seperti k-means clustering dan mean-shift sebagai unsupervised learning, serta semantic segmentation di chapter deep learning.</w:t>
      </w:r>
    </w:p>
    <w:p w:rsidR="635A44DD" w:rsidP="635A44DD" w:rsidRDefault="635A44DD" w14:paraId="14685B90" w14:textId="11B8FCA0">
      <w:pPr>
        <w:spacing w:before="240" w:after="240"/>
        <w:ind w:firstLine="720"/>
        <w:jc w:val="both"/>
      </w:pPr>
      <w:r w:rsidRPr="635A44DD">
        <w:rPr>
          <w:rFonts w:ascii="Times New Roman" w:hAnsi="Times New Roman" w:eastAsia="Times New Roman" w:cs="Times New Roman"/>
        </w:rPr>
        <w:t>Bagian Questions berisi enam pertanyaan untuk menguji pemahaman pembaca dan mendorong eksplorasi lebih lanjut. Pertanyaan pertama meminta penggunaan Hough transform untuk mendeteksi elips dari gambar dengan scikit-image. Kedua, menggunakan probabilistic_hough_line() dari modul transform scikit-image untuk mendeteksi garis dan membandingkannya dengan hough_line(). Ketiga, menggunakan try_all_threshold() dari modul filter scikit-image untuk membandingkan teknik thresholding lokal pada gambar grayscale menjadi biner. Keempat, menerapkan algoritma ConfidenceConnected dan VectorConfidenceConnected untuk segmentasi gambar MRI-scan dengan SimpleITK. Kelima, menggunakan bounding rectangle yang tepat untuk segmentasi gambar paus dengan GrabCut. Keenam, menggunakan random_walker() dari modul segmentation scikit-image untuk segmentasi gambar dari lokasi marker yang ditentukan.</w:t>
      </w:r>
    </w:p>
    <w:p w:rsidR="635A44DD" w:rsidP="635A44DD" w:rsidRDefault="635A44DD" w14:paraId="1BDD708D" w14:textId="6601E6A7">
      <w:pPr>
        <w:spacing w:before="240" w:after="240"/>
        <w:ind w:firstLine="720"/>
        <w:jc w:val="both"/>
      </w:pPr>
      <w:r w:rsidRPr="635A44DD">
        <w:rPr>
          <w:rFonts w:ascii="Times New Roman" w:hAnsi="Times New Roman" w:eastAsia="Times New Roman" w:cs="Times New Roman"/>
        </w:rPr>
        <w:t>Bagian Further reading menyediakan sepuluh referensi tambahan berupa link ke dokumentasi, tutorial, dan paper akademik. Ini termasuk tutorial segmentasi di scikit-image.org, scipy-lectures.org, auto examples di scikit-image, slide Stanford EE368 tentang image segmentation, slide MIT 6.869 tentang segmentasi, paper Beucher tentang watershed residues dan watershed, artikel blog sandipanweb tentang graph-based segmentation dan interactive graph-cut, paper Felzenszwalb IJCV tentang segmentasi, serta paper Smith TPAMI12. Referensi ini membantu pembaca mendalami teori dan implementasi lebih lanjut.</w:t>
      </w:r>
    </w:p>
    <w:p w:rsidR="635A44DD" w:rsidP="635A44DD" w:rsidRDefault="635A44DD" w14:paraId="0D5862BD" w14:textId="1BF77637">
      <w:pPr>
        <w:jc w:val="both"/>
        <w:rPr>
          <w:rFonts w:ascii="Times New Roman" w:hAnsi="Times New Roman" w:eastAsia="Times New Roman" w:cs="Times New Roman"/>
        </w:rPr>
      </w:pPr>
    </w:p>
    <w:p w:rsidR="6F784F7B" w:rsidRDefault="6F784F7B" w14:paraId="63CF6B47" w14:textId="3E5930FE">
      <w:r>
        <w:br w:type="page"/>
      </w:r>
    </w:p>
    <w:p w:rsidR="6F784F7B" w:rsidP="6ACF53FC" w:rsidRDefault="635A44DD" w14:paraId="77DBB69A" w14:textId="54EA7BEB">
      <w:pPr>
        <w:pStyle w:val="Heading1"/>
      </w:pPr>
      <w:bookmarkStart w:name="_Toc213102738" w:id="128"/>
      <w:r w:rsidRPr="00D55E45">
        <w:t>BAB 9</w:t>
      </w:r>
      <w:r w:rsidR="6ACF53FC">
        <w:br/>
      </w:r>
      <w:r>
        <w:t>Classical Machine Learning Methods in Image Processing</w:t>
      </w:r>
      <w:bookmarkEnd w:id="128"/>
    </w:p>
    <w:p w:rsidR="635A44DD" w:rsidP="635A44DD" w:rsidRDefault="635A44DD" w14:paraId="1CBFAB2F" w14:textId="3786EB64">
      <w:pPr>
        <w:jc w:val="center"/>
      </w:pPr>
      <w:r>
        <w:t>(Penanggung Jawab: Lufthan)</w:t>
      </w:r>
    </w:p>
    <w:p w:rsidR="6ACF53FC" w:rsidP="6ACF53FC" w:rsidRDefault="6ACF53FC" w14:paraId="58821E99" w14:textId="7E576AAC"/>
    <w:p w:rsidR="6ACF53FC" w:rsidP="635A44DD" w:rsidRDefault="635A44DD" w14:paraId="632925F3" w14:textId="71DD880E">
      <w:pPr>
        <w:pStyle w:val="Heading2"/>
      </w:pPr>
      <w:bookmarkStart w:name="_Toc213102739" w:id="129"/>
      <w:r>
        <w:t>9.1 Unsupervised Machine Learning</w:t>
      </w:r>
      <w:bookmarkEnd w:id="129"/>
    </w:p>
    <w:p w:rsidR="6F784F7B" w:rsidP="635A44DD" w:rsidRDefault="635A44DD" w14:paraId="10BB3FA6" w14:textId="67D9F0D3">
      <w:r>
        <w:t>Unsupervised machine learning adalah pendekatan pembelajaran mesin di mana model tidak diberikan label output atau target selama pelatihan.</w:t>
      </w:r>
      <w:r w:rsidR="6F784F7B">
        <w:br/>
      </w:r>
      <w:r>
        <w:t xml:space="preserve"> Tujuannya adalah untuk menemukan pola, struktur tersembunyi, atau kelompok alami (clusters) dalam data.</w:t>
      </w:r>
    </w:p>
    <w:p w:rsidR="6F784F7B" w:rsidP="635A44DD" w:rsidRDefault="635A44DD" w14:paraId="60600ABB" w14:textId="1EDF47F4">
      <w:r>
        <w:t>Dalam konteks pengolahan citra, metode ini sering digunakan untuk:</w:t>
      </w:r>
    </w:p>
    <w:p w:rsidR="6F784F7B" w:rsidP="00210EC7" w:rsidRDefault="635A44DD" w14:paraId="688CDBBB" w14:textId="1AF83723">
      <w:pPr>
        <w:pStyle w:val="ListParagraph"/>
        <w:numPr>
          <w:ilvl w:val="0"/>
          <w:numId w:val="61"/>
        </w:numPr>
      </w:pPr>
      <w:r>
        <w:t>Segmentasi citra (memisahkan bagian-bagian gambar berdasarkan kemiripan warna, tekstur, atau intensitas).</w:t>
      </w:r>
    </w:p>
    <w:p w:rsidR="6F784F7B" w:rsidP="00210EC7" w:rsidRDefault="635A44DD" w14:paraId="73FBB2D7" w14:textId="7513FDBD">
      <w:pPr>
        <w:pStyle w:val="ListParagraph"/>
        <w:numPr>
          <w:ilvl w:val="0"/>
          <w:numId w:val="61"/>
        </w:numPr>
      </w:pPr>
      <w:r>
        <w:t>Reduksi dimensi (menyederhanakan representasi gambar agar lebih efisien).</w:t>
      </w:r>
    </w:p>
    <w:p w:rsidR="6F784F7B" w:rsidP="00210EC7" w:rsidRDefault="635A44DD" w14:paraId="410065BD" w14:textId="7C483FD7">
      <w:pPr>
        <w:pStyle w:val="ListParagraph"/>
        <w:numPr>
          <w:ilvl w:val="0"/>
          <w:numId w:val="61"/>
        </w:numPr>
      </w:pPr>
      <w:r>
        <w:t>Representasi fitur (mengidentifikasi karakteristik penting dari gambar, misalnya wajah).</w:t>
      </w:r>
    </w:p>
    <w:p w:rsidR="6F784F7B" w:rsidP="635A44DD" w:rsidRDefault="635A44DD" w14:paraId="72BCAF89" w14:textId="04D91252">
      <w:pPr>
        <w:ind w:left="720"/>
      </w:pPr>
      <w:r>
        <w:t>Contoh umum metode unsupervised learning pada citra:</w:t>
      </w:r>
    </w:p>
    <w:p w:rsidR="6F784F7B" w:rsidP="00210EC7" w:rsidRDefault="635A44DD" w14:paraId="726A8D81" w14:textId="15072B4E">
      <w:pPr>
        <w:pStyle w:val="ListParagraph"/>
        <w:numPr>
          <w:ilvl w:val="0"/>
          <w:numId w:val="60"/>
        </w:numPr>
      </w:pPr>
      <w:r>
        <w:t>Clustering: K-Means, Spectral Clustering.</w:t>
      </w:r>
    </w:p>
    <w:p w:rsidR="6F784F7B" w:rsidP="00210EC7" w:rsidRDefault="635A44DD" w14:paraId="5A919DE5" w14:textId="4CF526D0">
      <w:pPr>
        <w:pStyle w:val="ListParagraph"/>
        <w:numPr>
          <w:ilvl w:val="0"/>
          <w:numId w:val="60"/>
        </w:numPr>
      </w:pPr>
      <w:r>
        <w:t>Dimensionality Reduction: PCA (Principal Component Analysis), t-SNE.</w:t>
      </w:r>
    </w:p>
    <w:p w:rsidR="6F784F7B" w:rsidP="00210EC7" w:rsidRDefault="635A44DD" w14:paraId="6B29BE37" w14:textId="1AA86881">
      <w:pPr>
        <w:pStyle w:val="ListParagraph"/>
        <w:numPr>
          <w:ilvl w:val="0"/>
          <w:numId w:val="60"/>
        </w:numPr>
      </w:pPr>
      <w:r>
        <w:t>Feature Extraction: Eigenfaces (berbasis PCA).</w:t>
      </w:r>
      <w:r w:rsidR="6F784F7B">
        <w:tab/>
      </w:r>
    </w:p>
    <w:p w:rsidR="6F784F7B" w:rsidP="635A44DD" w:rsidRDefault="635A44DD" w14:paraId="32D63310" w14:textId="3AFC1E4A">
      <w:pPr>
        <w:pStyle w:val="Heading3"/>
      </w:pPr>
      <w:bookmarkStart w:name="_Toc213102740" w:id="130"/>
      <w:r>
        <w:t>9.1.1 K-Means Clustering for Image Segmentation with Color Quantization</w:t>
      </w:r>
      <w:bookmarkEnd w:id="130"/>
    </w:p>
    <w:p w:rsidR="6F784F7B" w:rsidP="635A44DD" w:rsidRDefault="635A44DD" w14:paraId="300EB463" w14:textId="405FA00E">
      <w:pPr>
        <w:pStyle w:val="Heading4"/>
        <w:rPr>
          <w:i w:val="0"/>
          <w:iCs w:val="0"/>
        </w:rPr>
      </w:pPr>
      <w:r w:rsidRPr="635A44DD">
        <w:rPr>
          <w:i w:val="0"/>
          <w:iCs w:val="0"/>
        </w:rPr>
        <w:t>9.1.1.1 Pengertian K-Means Clustering</w:t>
      </w:r>
    </w:p>
    <w:p w:rsidR="6F784F7B" w:rsidP="635A44DD" w:rsidRDefault="635A44DD" w14:paraId="3B9B4EA3" w14:textId="7763F7CF">
      <w:r>
        <w:t>K-Means Clustering adalah salah satu algoritma unsupervised learning yang paling populer untuk mengelompokkan data berdasarkan kesamaan fitur.</w:t>
      </w:r>
      <w:r w:rsidR="6F784F7B">
        <w:br/>
      </w:r>
      <w:r>
        <w:t xml:space="preserve"> Dalam konteks pengolahan citra digital, algoritma ini digunakan untuk segmentasi citra — yaitu proses membagi gambar menjadi beberapa wilayah (segments) yang memiliki karakteristik serupa — biasanya berdasarkan warna, intensitas, atau tekstur.</w:t>
      </w:r>
    </w:p>
    <w:p w:rsidR="6F784F7B" w:rsidP="635A44DD" w:rsidRDefault="635A44DD" w14:paraId="125D812B" w14:textId="3BB6911C">
      <w:pPr>
        <w:ind w:firstLine="720"/>
      </w:pPr>
      <w:r>
        <w:t>Salah satu penerapan paling umum dari K-Means dalam bidang pengolahan citra adalah color quantization, yaitu proses mengurangi jumlah warna dalam gambar tanpa kehilangan informasi visual utama.</w:t>
      </w:r>
      <w:r w:rsidR="6F784F7B">
        <w:br/>
      </w:r>
      <w:r>
        <w:t xml:space="preserve"> Dengan kata lain, K-Means digunakan untuk menemukan k warna dominan dalam gambar, lalu mengganti setiap piksel dengan warna centroid terdekat.</w:t>
      </w:r>
    </w:p>
    <w:p w:rsidR="6F784F7B" w:rsidP="635A44DD" w:rsidRDefault="635A44DD" w14:paraId="7D29A8FB" w14:textId="24BBE449">
      <w:pPr>
        <w:pStyle w:val="Heading4"/>
        <w:rPr>
          <w:i w:val="0"/>
          <w:iCs w:val="0"/>
        </w:rPr>
      </w:pPr>
      <w:r w:rsidRPr="635A44DD">
        <w:rPr>
          <w:i w:val="0"/>
          <w:iCs w:val="0"/>
        </w:rPr>
        <w:t>9.1.1.2 Prinsip dan Algoritma Dasar</w:t>
      </w:r>
    </w:p>
    <w:p w:rsidR="6F784F7B" w:rsidP="635A44DD" w:rsidRDefault="635A44DD" w14:paraId="1AAB8EA1" w14:textId="0822F125">
      <w:r>
        <w:t>K-Means bekerja berdasarkan prinsip minimisasi jarak antar data dalam klaster dengan meminimalkan fungsi objektif berikut:</w:t>
      </w:r>
    </w:p>
    <w:p w:rsidR="6F784F7B" w:rsidP="635A44DD" w:rsidRDefault="6F784F7B" w14:paraId="589A2921" w14:textId="6DAC70B2">
      <w:pPr>
        <w:jc w:val="center"/>
      </w:pPr>
      <w:r>
        <w:rPr>
          <w:noProof/>
        </w:rPr>
        <w:drawing>
          <wp:inline distT="0" distB="0" distL="0" distR="0" wp14:anchorId="78761170" wp14:editId="65FE0519">
            <wp:extent cx="2095608" cy="768389"/>
            <wp:effectExtent l="0" t="0" r="0" b="0"/>
            <wp:docPr id="554191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91860" name=""/>
                    <pic:cNvPicPr/>
                  </pic:nvPicPr>
                  <pic:blipFill>
                    <a:blip r:embed="rId11">
                      <a:extLst>
                        <a:ext uri="{28A0092B-C50C-407E-A947-70E740481C1C}">
                          <a14:useLocalDpi xmlns:a14="http://schemas.microsoft.com/office/drawing/2010/main" val="0"/>
                        </a:ext>
                      </a:extLst>
                    </a:blip>
                    <a:stretch>
                      <a:fillRect/>
                    </a:stretch>
                  </pic:blipFill>
                  <pic:spPr>
                    <a:xfrm>
                      <a:off x="0" y="0"/>
                      <a:ext cx="2095608" cy="768389"/>
                    </a:xfrm>
                    <a:prstGeom prst="rect">
                      <a:avLst/>
                    </a:prstGeom>
                  </pic:spPr>
                </pic:pic>
              </a:graphicData>
            </a:graphic>
          </wp:inline>
        </w:drawing>
      </w:r>
    </w:p>
    <w:p w:rsidR="6F784F7B" w:rsidP="00210EC7" w:rsidRDefault="635A44DD" w14:paraId="53876D5B" w14:textId="2BB50E12">
      <w:pPr>
        <w:pStyle w:val="ListParagraph"/>
        <w:numPr>
          <w:ilvl w:val="0"/>
          <w:numId w:val="59"/>
        </w:numPr>
      </w:pPr>
      <w:r w:rsidRPr="635A44DD">
        <w:t>J = total within-cluster variance (fungsi objektif),</w:t>
      </w:r>
    </w:p>
    <w:p w:rsidR="6F784F7B" w:rsidP="00210EC7" w:rsidRDefault="635A44DD" w14:paraId="458211ED" w14:textId="11456CE2">
      <w:pPr>
        <w:pStyle w:val="ListParagraph"/>
        <w:numPr>
          <w:ilvl w:val="0"/>
          <w:numId w:val="59"/>
        </w:numPr>
      </w:pPr>
      <w:r>
        <w:t>k = jumlah klaster yang diinginkan,</w:t>
      </w:r>
    </w:p>
    <w:p w:rsidR="6F784F7B" w:rsidP="00210EC7" w:rsidRDefault="635A44DD" w14:paraId="6CDABCA7" w14:textId="6C954696">
      <w:pPr>
        <w:pStyle w:val="ListParagraph"/>
        <w:numPr>
          <w:ilvl w:val="0"/>
          <w:numId w:val="59"/>
        </w:numPr>
      </w:pPr>
      <w:r>
        <w:t>xj = vektor data (dalam konteks ini: warna piksel [R,G,B]),</w:t>
      </w:r>
    </w:p>
    <w:p w:rsidR="6F784F7B" w:rsidP="00210EC7" w:rsidRDefault="635A44DD" w14:paraId="7D7B90B6" w14:textId="011C2A55">
      <w:pPr>
        <w:pStyle w:val="ListParagraph"/>
        <w:numPr>
          <w:ilvl w:val="0"/>
          <w:numId w:val="59"/>
        </w:numPr>
      </w:pPr>
      <w:r>
        <w:t>μi = centroid atau rata-rata warna dari klaster ke-i.</w:t>
      </w:r>
    </w:p>
    <w:p w:rsidR="6F784F7B" w:rsidP="635A44DD" w:rsidRDefault="6F784F7B" w14:paraId="6DF09035" w14:textId="6642C38E"/>
    <w:p w:rsidR="6F784F7B" w:rsidP="635A44DD" w:rsidRDefault="635A44DD" w14:paraId="1321EA9A" w14:textId="1D4441F5">
      <w:pPr>
        <w:pStyle w:val="Heading4"/>
        <w:rPr>
          <w:i w:val="0"/>
          <w:iCs w:val="0"/>
        </w:rPr>
      </w:pPr>
      <w:r w:rsidRPr="635A44DD">
        <w:rPr>
          <w:i w:val="0"/>
          <w:iCs w:val="0"/>
        </w:rPr>
        <w:t>9.1.1.3 Langkah-langkah Algoritma K-Means untuk Segmentasi Warna</w:t>
      </w:r>
    </w:p>
    <w:p w:rsidR="6F784F7B" w:rsidP="00210EC7" w:rsidRDefault="635A44DD" w14:paraId="518E27CB" w14:textId="0DA6FCC0">
      <w:pPr>
        <w:pStyle w:val="ListParagraph"/>
        <w:numPr>
          <w:ilvl w:val="0"/>
          <w:numId w:val="58"/>
        </w:numPr>
      </w:pPr>
      <w:r w:rsidRPr="635A44DD">
        <w:t>Representasi Data:</w:t>
      </w:r>
    </w:p>
    <w:p w:rsidR="6F784F7B" w:rsidP="00210EC7" w:rsidRDefault="635A44DD" w14:paraId="6BC6AA73" w14:textId="2EE69D64">
      <w:pPr>
        <w:pStyle w:val="ListParagraph"/>
        <w:numPr>
          <w:ilvl w:val="0"/>
          <w:numId w:val="57"/>
        </w:numPr>
      </w:pPr>
      <w:r w:rsidRPr="635A44DD">
        <w:t>Setiap piksel pada gambar diubah menjadi vektor 3 dimensi yang mewakili intensitas warna R (Red), G (Green), dan B (Blue).</w:t>
      </w:r>
    </w:p>
    <w:p w:rsidR="6F784F7B" w:rsidP="00210EC7" w:rsidRDefault="635A44DD" w14:paraId="35D1AAA1" w14:textId="6FDD5CB9">
      <w:pPr>
        <w:pStyle w:val="ListParagraph"/>
        <w:numPr>
          <w:ilvl w:val="0"/>
          <w:numId w:val="57"/>
        </w:numPr>
      </w:pPr>
      <w:r>
        <w:t>Misal, gambar berukuran 300×400 piksel menghasilkan 120.000 vektor warna.</w:t>
      </w:r>
    </w:p>
    <w:p w:rsidR="6F784F7B" w:rsidP="00210EC7" w:rsidRDefault="635A44DD" w14:paraId="37CAFF9C" w14:textId="4921C9F5">
      <w:pPr>
        <w:pStyle w:val="ListParagraph"/>
        <w:numPr>
          <w:ilvl w:val="0"/>
          <w:numId w:val="58"/>
        </w:numPr>
      </w:pPr>
      <w:r w:rsidRPr="635A44DD">
        <w:t>Inisialisasi Centroid:</w:t>
      </w:r>
    </w:p>
    <w:p w:rsidR="6F784F7B" w:rsidP="00210EC7" w:rsidRDefault="635A44DD" w14:paraId="041723C6" w14:textId="381CA88E">
      <w:pPr>
        <w:pStyle w:val="ListParagraph"/>
        <w:numPr>
          <w:ilvl w:val="0"/>
          <w:numId w:val="56"/>
        </w:numPr>
      </w:pPr>
      <w:r w:rsidRPr="635A44DD">
        <w:t>Tentukan jumlah klaster k(misalnya 4, 8, atau 16).</w:t>
      </w:r>
    </w:p>
    <w:p w:rsidR="6F784F7B" w:rsidP="00210EC7" w:rsidRDefault="635A44DD" w14:paraId="0B7EAC90" w14:textId="19B939A4">
      <w:pPr>
        <w:pStyle w:val="ListParagraph"/>
        <w:numPr>
          <w:ilvl w:val="0"/>
          <w:numId w:val="56"/>
        </w:numPr>
      </w:pPr>
      <w:r>
        <w:t>Pilih kkk piksel secara acak sebagai centroid awal.</w:t>
      </w:r>
    </w:p>
    <w:p w:rsidR="6F784F7B" w:rsidP="00210EC7" w:rsidRDefault="635A44DD" w14:paraId="658D90BC" w14:textId="697C55CB">
      <w:pPr>
        <w:pStyle w:val="ListParagraph"/>
        <w:numPr>
          <w:ilvl w:val="0"/>
          <w:numId w:val="58"/>
        </w:numPr>
      </w:pPr>
      <w:r w:rsidRPr="635A44DD">
        <w:t>Pengelompokan (Assignment Step):</w:t>
      </w:r>
    </w:p>
    <w:p w:rsidR="6F784F7B" w:rsidP="00210EC7" w:rsidRDefault="635A44DD" w14:paraId="61E0F022" w14:textId="5EA38EA7">
      <w:pPr>
        <w:pStyle w:val="ListParagraph"/>
        <w:numPr>
          <w:ilvl w:val="0"/>
          <w:numId w:val="55"/>
        </w:numPr>
      </w:pPr>
      <w:r w:rsidRPr="635A44DD">
        <w:t>Untuk setiap piksel, hitung jarak Euclidean ke setiap centroid:</w:t>
      </w:r>
    </w:p>
    <w:p w:rsidR="6F784F7B" w:rsidP="635A44DD" w:rsidRDefault="6F784F7B" w14:paraId="5C702051" w14:textId="2CF5CD8A">
      <w:pPr>
        <w:pStyle w:val="ListParagraph"/>
        <w:ind w:left="1080"/>
        <w:jc w:val="center"/>
      </w:pPr>
      <w:r>
        <w:rPr>
          <w:noProof/>
        </w:rPr>
        <w:drawing>
          <wp:inline distT="0" distB="0" distL="0" distR="0" wp14:anchorId="2550C024" wp14:editId="1E110F8B">
            <wp:extent cx="4045158" cy="406421"/>
            <wp:effectExtent l="0" t="0" r="0" b="0"/>
            <wp:docPr id="1765764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64265" name=""/>
                    <pic:cNvPicPr/>
                  </pic:nvPicPr>
                  <pic:blipFill>
                    <a:blip r:embed="rId12">
                      <a:extLst>
                        <a:ext uri="{28A0092B-C50C-407E-A947-70E740481C1C}">
                          <a14:useLocalDpi xmlns:a14="http://schemas.microsoft.com/office/drawing/2010/main" val="0"/>
                        </a:ext>
                      </a:extLst>
                    </a:blip>
                    <a:stretch>
                      <a:fillRect/>
                    </a:stretch>
                  </pic:blipFill>
                  <pic:spPr>
                    <a:xfrm>
                      <a:off x="0" y="0"/>
                      <a:ext cx="4045158" cy="406421"/>
                    </a:xfrm>
                    <a:prstGeom prst="rect">
                      <a:avLst/>
                    </a:prstGeom>
                  </pic:spPr>
                </pic:pic>
              </a:graphicData>
            </a:graphic>
          </wp:inline>
        </w:drawing>
      </w:r>
    </w:p>
    <w:p w:rsidR="6F784F7B" w:rsidP="00210EC7" w:rsidRDefault="635A44DD" w14:paraId="40B759A9" w14:textId="31F0D328">
      <w:pPr>
        <w:pStyle w:val="ListParagraph"/>
        <w:numPr>
          <w:ilvl w:val="0"/>
          <w:numId w:val="55"/>
        </w:numPr>
      </w:pPr>
      <w:r w:rsidRPr="635A44DD">
        <w:t>Setiap piksel dimasukkan ke klaster dengan centroid terdekat.</w:t>
      </w:r>
    </w:p>
    <w:p w:rsidR="6F784F7B" w:rsidP="00210EC7" w:rsidRDefault="635A44DD" w14:paraId="7901F572" w14:textId="43022682">
      <w:pPr>
        <w:pStyle w:val="ListParagraph"/>
        <w:numPr>
          <w:ilvl w:val="0"/>
          <w:numId w:val="58"/>
        </w:numPr>
      </w:pPr>
      <w:r w:rsidRPr="635A44DD">
        <w:t>Pembaruan Centroid (Update Step):</w:t>
      </w:r>
    </w:p>
    <w:p w:rsidR="6F784F7B" w:rsidP="00210EC7" w:rsidRDefault="635A44DD" w14:paraId="0D4ADCEF" w14:textId="7C84714C">
      <w:pPr>
        <w:pStyle w:val="ListParagraph"/>
        <w:numPr>
          <w:ilvl w:val="0"/>
          <w:numId w:val="52"/>
        </w:numPr>
      </w:pPr>
      <w:r w:rsidRPr="635A44DD">
        <w:t>Hitung centroid baru untuk tiap klaster sebagai rata-rata dari semua piksel di klaster tersebut:</w:t>
      </w:r>
    </w:p>
    <w:p w:rsidR="6F784F7B" w:rsidP="635A44DD" w:rsidRDefault="6F784F7B" w14:paraId="45403367" w14:textId="0396CF33">
      <w:pPr>
        <w:pStyle w:val="ListParagraph"/>
        <w:ind w:left="1080"/>
        <w:jc w:val="center"/>
      </w:pPr>
      <w:r>
        <w:rPr>
          <w:noProof/>
        </w:rPr>
        <w:drawing>
          <wp:inline distT="0" distB="0" distL="0" distR="0" wp14:anchorId="3582D72A" wp14:editId="449D380C">
            <wp:extent cx="1581231" cy="787440"/>
            <wp:effectExtent l="0" t="0" r="0" b="0"/>
            <wp:docPr id="1252113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13870" name=""/>
                    <pic:cNvPicPr/>
                  </pic:nvPicPr>
                  <pic:blipFill>
                    <a:blip r:embed="rId13">
                      <a:extLst>
                        <a:ext uri="{28A0092B-C50C-407E-A947-70E740481C1C}">
                          <a14:useLocalDpi xmlns:a14="http://schemas.microsoft.com/office/drawing/2010/main" val="0"/>
                        </a:ext>
                      </a:extLst>
                    </a:blip>
                    <a:stretch>
                      <a:fillRect/>
                    </a:stretch>
                  </pic:blipFill>
                  <pic:spPr>
                    <a:xfrm>
                      <a:off x="0" y="0"/>
                      <a:ext cx="1581231" cy="787440"/>
                    </a:xfrm>
                    <a:prstGeom prst="rect">
                      <a:avLst/>
                    </a:prstGeom>
                  </pic:spPr>
                </pic:pic>
              </a:graphicData>
            </a:graphic>
          </wp:inline>
        </w:drawing>
      </w:r>
    </w:p>
    <w:p w:rsidR="6F784F7B" w:rsidP="00210EC7" w:rsidRDefault="635A44DD" w14:paraId="693E5EB8" w14:textId="48076DBF">
      <w:pPr>
        <w:pStyle w:val="ListParagraph"/>
        <w:numPr>
          <w:ilvl w:val="0"/>
          <w:numId w:val="58"/>
        </w:numPr>
      </w:pPr>
      <w:r w:rsidRPr="635A44DD">
        <w:t>Iterasi Hingga Konvergen:</w:t>
      </w:r>
    </w:p>
    <w:p w:rsidR="6F784F7B" w:rsidP="00210EC7" w:rsidRDefault="635A44DD" w14:paraId="11DC404C" w14:textId="39D009B6">
      <w:pPr>
        <w:pStyle w:val="ListParagraph"/>
        <w:numPr>
          <w:ilvl w:val="0"/>
          <w:numId w:val="54"/>
        </w:numPr>
      </w:pPr>
      <w:r w:rsidRPr="635A44DD">
        <w:t>Ulangi langkah 3 dan 4 hingga posisi centroid tidak berubah signifikan (konvergen) atau jumlah iterasi maksimum tercapai.</w:t>
      </w:r>
    </w:p>
    <w:p w:rsidR="6F784F7B" w:rsidP="00210EC7" w:rsidRDefault="635A44DD" w14:paraId="046C8910" w14:textId="3B36F225">
      <w:pPr>
        <w:pStyle w:val="ListParagraph"/>
        <w:numPr>
          <w:ilvl w:val="0"/>
          <w:numId w:val="58"/>
        </w:numPr>
      </w:pPr>
      <w:r w:rsidRPr="635A44DD">
        <w:t>Rekonstruksi Gambar:</w:t>
      </w:r>
    </w:p>
    <w:p w:rsidR="6F784F7B" w:rsidP="00210EC7" w:rsidRDefault="635A44DD" w14:paraId="2ED10EF3" w14:textId="64A20B62">
      <w:pPr>
        <w:pStyle w:val="ListParagraph"/>
        <w:numPr>
          <w:ilvl w:val="0"/>
          <w:numId w:val="53"/>
        </w:numPr>
      </w:pPr>
      <w:r w:rsidRPr="635A44DD">
        <w:t xml:space="preserve">Ganti warna tiap piksel dengan nilai centroid klasternya untuk membentuk gambar baru dengan </w:t>
      </w:r>
      <w:r w:rsidRPr="635A44DD">
        <w:rPr>
          <w:i/>
          <w:iCs/>
        </w:rPr>
        <w:t>k</w:t>
      </w:r>
      <w:r w:rsidRPr="635A44DD">
        <w:t xml:space="preserve"> warna utama.</w:t>
      </w:r>
    </w:p>
    <w:p w:rsidR="6F784F7B" w:rsidP="635A44DD" w:rsidRDefault="635A44DD" w14:paraId="6EFD3BCA" w14:textId="21E4ACD1">
      <w:pPr>
        <w:pStyle w:val="Heading4"/>
        <w:rPr>
          <w:i w:val="0"/>
          <w:iCs w:val="0"/>
        </w:rPr>
      </w:pPr>
      <w:r w:rsidRPr="635A44DD">
        <w:rPr>
          <w:i w:val="0"/>
          <w:iCs w:val="0"/>
        </w:rPr>
        <w:t>9.1.1.4 Hasil dan Analisis</w:t>
      </w:r>
    </w:p>
    <w:p w:rsidR="6F784F7B" w:rsidP="635A44DD" w:rsidRDefault="635A44DD" w14:paraId="2E19996B" w14:textId="2DE456B2">
      <w:r w:rsidRPr="635A44DD">
        <w:rPr>
          <w:rFonts w:ascii="Aptos" w:hAnsi="Aptos" w:eastAsia="Aptos" w:cs="Aptos"/>
        </w:rPr>
        <w:t>Setelah algoritma dijalankan:</w:t>
      </w:r>
    </w:p>
    <w:p w:rsidR="6F784F7B" w:rsidP="00210EC7" w:rsidRDefault="635A44DD" w14:paraId="19E660E8" w14:textId="207D3285">
      <w:pPr>
        <w:numPr>
          <w:ilvl w:val="0"/>
          <w:numId w:val="51"/>
        </w:numPr>
        <w:rPr>
          <w:rFonts w:ascii="Aptos" w:hAnsi="Aptos" w:eastAsia="Aptos" w:cs="Aptos"/>
        </w:rPr>
      </w:pPr>
      <w:r w:rsidRPr="635A44DD">
        <w:rPr>
          <w:rFonts w:ascii="Aptos" w:hAnsi="Aptos" w:eastAsia="Aptos" w:cs="Aptos"/>
        </w:rPr>
        <w:t>Warna-warna minor atau serupa akan dikelompokkan menjadi satu warna dominan.</w:t>
      </w:r>
    </w:p>
    <w:p w:rsidR="6F784F7B" w:rsidP="00210EC7" w:rsidRDefault="635A44DD" w14:paraId="7F79829C" w14:textId="164492D3">
      <w:pPr>
        <w:pStyle w:val="ListParagraph"/>
        <w:numPr>
          <w:ilvl w:val="0"/>
          <w:numId w:val="51"/>
        </w:numPr>
      </w:pPr>
      <w:r>
        <w:t>Gambar hasilnya tetap mirip dengan aslinya, tetapi dengan jumlah warna yang jauh lebih sedikit.</w:t>
      </w:r>
    </w:p>
    <w:p w:rsidR="6F784F7B" w:rsidP="00210EC7" w:rsidRDefault="635A44DD" w14:paraId="5E852A78" w14:textId="6E4E540E">
      <w:pPr>
        <w:pStyle w:val="ListParagraph"/>
        <w:numPr>
          <w:ilvl w:val="0"/>
          <w:numId w:val="51"/>
        </w:numPr>
      </w:pPr>
      <w:r>
        <w:t>Jika nilai k kecil, citra terlihat lebih posterized (seperti efek kartun).</w:t>
      </w:r>
    </w:p>
    <w:p w:rsidR="6F784F7B" w:rsidP="00210EC7" w:rsidRDefault="635A44DD" w14:paraId="20CA1088" w14:textId="52E4AF46">
      <w:pPr>
        <w:pStyle w:val="ListParagraph"/>
        <w:numPr>
          <w:ilvl w:val="0"/>
          <w:numId w:val="51"/>
        </w:numPr>
      </w:pPr>
      <w:r>
        <w:t>Jika nilai k besar, hasilnya mendekati citra asli.</w:t>
      </w:r>
    </w:p>
    <w:p w:rsidR="6F784F7B" w:rsidP="635A44DD" w:rsidRDefault="635A44DD" w14:paraId="7A6DA8A9" w14:textId="1CC7A612">
      <w:pPr>
        <w:pStyle w:val="Heading3"/>
      </w:pPr>
      <w:bookmarkStart w:name="_Toc213102741" w:id="131"/>
      <w:r>
        <w:t>9.1.2 Spectral Clustering for Image Segmentation</w:t>
      </w:r>
      <w:bookmarkEnd w:id="131"/>
    </w:p>
    <w:p w:rsidR="6F784F7B" w:rsidP="635A44DD" w:rsidRDefault="635A44DD" w14:paraId="70D68205" w14:textId="7902E873">
      <w:pPr>
        <w:pStyle w:val="Heading4"/>
        <w:rPr>
          <w:i w:val="0"/>
          <w:iCs w:val="0"/>
        </w:rPr>
      </w:pPr>
      <w:r w:rsidRPr="635A44DD">
        <w:rPr>
          <w:i w:val="0"/>
          <w:iCs w:val="0"/>
        </w:rPr>
        <w:t>9.1.2.1 Pengertian Spectral Clustering</w:t>
      </w:r>
    </w:p>
    <w:p w:rsidR="6F784F7B" w:rsidP="635A44DD" w:rsidRDefault="635A44DD" w14:paraId="4CD61F29" w14:textId="488D5E8D">
      <w:r>
        <w:t>Spectral Clustering adalah metode unsupervised learning berbasis teori graf (graph theory) yang digunakan untuk melakukan clustering atau segmentasi data non-linear.</w:t>
      </w:r>
      <w:r w:rsidR="6F784F7B">
        <w:br/>
      </w:r>
      <w:r>
        <w:t xml:space="preserve"> Berbeda dengan K-Means Clustering yang mengelompokkan data berdasarkan jarak Euclidean di ruang fitur asli, Spectral Clustering mempertimbangkan hubungan atau kemiripan antar titik data (misalnya antar piksel dalam gambar) melalui konsep similarity graph.</w:t>
      </w:r>
    </w:p>
    <w:p w:rsidR="6F784F7B" w:rsidP="635A44DD" w:rsidRDefault="635A44DD" w14:paraId="7E319B4F" w14:textId="14CD34EC">
      <w:pPr>
        <w:ind w:firstLine="720"/>
      </w:pPr>
      <w:r>
        <w:t>Dalam pengolahan citra, pendekatan ini sangat berguna untuk segmentasi gambar, karena mampu menangkap batas-batas kompleks antar objek, bahkan jika objek-objek tersebut tidak bisa dipisahkan secara linier (misalnya area bayangan, gradien warna lembut, atau bentuk organik).</w:t>
      </w:r>
    </w:p>
    <w:p w:rsidR="6F784F7B" w:rsidP="635A44DD" w:rsidRDefault="635A44DD" w14:paraId="5292D5F1" w14:textId="18D293F2">
      <w:pPr>
        <w:pStyle w:val="Heading4"/>
        <w:rPr>
          <w:i w:val="0"/>
          <w:iCs w:val="0"/>
        </w:rPr>
      </w:pPr>
      <w:r w:rsidRPr="635A44DD">
        <w:rPr>
          <w:i w:val="0"/>
          <w:iCs w:val="0"/>
        </w:rPr>
        <w:t>9.1.2.2 Konsep Teori dan Rumus Dasar</w:t>
      </w:r>
    </w:p>
    <w:p w:rsidR="6F784F7B" w:rsidP="635A44DD" w:rsidRDefault="635A44DD" w14:paraId="3AB0AA8E" w14:textId="3FC5B259">
      <w:r>
        <w:t xml:space="preserve">Spectral Clustering membangun graf </w:t>
      </w:r>
      <w:r w:rsidRPr="635A44DD">
        <w:rPr>
          <w:i/>
          <w:iCs/>
        </w:rPr>
        <w:t>G=(V,E</w:t>
      </w:r>
      <w:r>
        <w:t>) di mana:</w:t>
      </w:r>
    </w:p>
    <w:p w:rsidR="6F784F7B" w:rsidP="00210EC7" w:rsidRDefault="635A44DD" w14:paraId="74909190" w14:textId="7F205459">
      <w:pPr>
        <w:pStyle w:val="ListParagraph"/>
        <w:numPr>
          <w:ilvl w:val="0"/>
          <w:numId w:val="50"/>
        </w:numPr>
      </w:pPr>
      <w:r w:rsidRPr="635A44DD">
        <w:rPr>
          <w:rFonts w:ascii="Cambria Math" w:hAnsi="Cambria Math" w:eastAsia="Cambria Math" w:cs="Cambria Math"/>
          <w:i/>
          <w:iCs/>
          <w:lang w:val=""/>
        </w:rPr>
        <w:t>V</w:t>
      </w:r>
      <w:r w:rsidRPr="635A44DD">
        <w:t xml:space="preserve"> = himpunan node (piksel citra),</w:t>
      </w:r>
    </w:p>
    <w:p w:rsidR="6F784F7B" w:rsidP="00210EC7" w:rsidRDefault="635A44DD" w14:paraId="0C7CA659" w14:textId="12C0179F">
      <w:pPr>
        <w:pStyle w:val="ListParagraph"/>
        <w:numPr>
          <w:ilvl w:val="0"/>
          <w:numId w:val="50"/>
        </w:numPr>
        <w:spacing w:before="240" w:after="240"/>
      </w:pPr>
      <w:r w:rsidRPr="635A44DD">
        <w:rPr>
          <w:rFonts w:ascii="Cambria Math" w:hAnsi="Cambria Math" w:eastAsia="Cambria Math" w:cs="Cambria Math"/>
          <w:i/>
          <w:iCs/>
          <w:lang w:val=""/>
        </w:rPr>
        <w:t>E</w:t>
      </w:r>
      <w:r w:rsidRPr="635A44DD">
        <w:t xml:space="preserve"> = himpunan edge (hubungan antar piksel).</w:t>
      </w:r>
    </w:p>
    <w:p w:rsidR="6F784F7B" w:rsidP="635A44DD" w:rsidRDefault="635A44DD" w14:paraId="1177AEBE" w14:textId="31E2B03B">
      <w:pPr>
        <w:spacing w:before="240" w:after="240"/>
      </w:pPr>
      <w:r w:rsidRPr="635A44DD">
        <w:rPr>
          <w:rFonts w:ascii="Aptos" w:hAnsi="Aptos" w:eastAsia="Aptos" w:cs="Aptos"/>
        </w:rPr>
        <w:t xml:space="preserve">Setiap pasangan piksel </w:t>
      </w:r>
      <w:r w:rsidRPr="635A44DD">
        <w:rPr>
          <w:rFonts w:ascii="Cambria Math" w:hAnsi="Cambria Math" w:eastAsia="Cambria Math" w:cs="Cambria Math"/>
          <w:i/>
          <w:iCs/>
          <w:lang w:val=""/>
        </w:rPr>
        <w:t>(i,j)(i, j)</w:t>
      </w:r>
      <w:r w:rsidRPr="635A44DD">
        <w:rPr>
          <w:rFonts w:ascii="Aptos" w:hAnsi="Aptos" w:eastAsia="Aptos" w:cs="Aptos"/>
        </w:rPr>
        <w:t xml:space="preserve">(i,j) memiliki </w:t>
      </w:r>
      <w:r w:rsidRPr="635A44DD">
        <w:rPr>
          <w:rFonts w:ascii="Aptos" w:hAnsi="Aptos" w:eastAsia="Aptos" w:cs="Aptos"/>
          <w:i/>
          <w:iCs/>
        </w:rPr>
        <w:t>similarity weight</w:t>
      </w:r>
      <w:r w:rsidRPr="635A44DD">
        <w:rPr>
          <w:rFonts w:ascii="Aptos" w:hAnsi="Aptos" w:eastAsia="Aptos" w:cs="Aptos"/>
        </w:rPr>
        <w:t xml:space="preserve"> </w:t>
      </w:r>
      <w:r w:rsidRPr="635A44DD">
        <w:rPr>
          <w:rFonts w:ascii="Cambria Math" w:hAnsi="Cambria Math" w:eastAsia="Cambria Math" w:cs="Cambria Math"/>
          <w:i/>
          <w:iCs/>
          <w:lang w:val=""/>
        </w:rPr>
        <w:t>wijw_{ij}</w:t>
      </w:r>
      <w:r w:rsidRPr="635A44DD">
        <w:rPr>
          <w:rFonts w:ascii="Aptos" w:hAnsi="Aptos" w:eastAsia="Aptos" w:cs="Aptos"/>
        </w:rPr>
        <w:t>wij , yang dihitung dengan fungsi Gaussian:</w:t>
      </w:r>
    </w:p>
    <w:p w:rsidR="6F784F7B" w:rsidP="635A44DD" w:rsidRDefault="6F784F7B" w14:paraId="7097F8D4" w14:textId="5189395D">
      <w:pPr>
        <w:spacing w:before="240" w:after="240"/>
        <w:jc w:val="center"/>
      </w:pPr>
      <w:r>
        <w:rPr>
          <w:noProof/>
        </w:rPr>
        <w:drawing>
          <wp:inline distT="0" distB="0" distL="0" distR="0" wp14:anchorId="21278856" wp14:editId="74DE8C85">
            <wp:extent cx="2609984" cy="647733"/>
            <wp:effectExtent l="0" t="0" r="0" b="0"/>
            <wp:docPr id="566452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52259" name=""/>
                    <pic:cNvPicPr/>
                  </pic:nvPicPr>
                  <pic:blipFill>
                    <a:blip r:embed="rId14">
                      <a:extLst>
                        <a:ext uri="{28A0092B-C50C-407E-A947-70E740481C1C}">
                          <a14:useLocalDpi xmlns:a14="http://schemas.microsoft.com/office/drawing/2010/main" val="0"/>
                        </a:ext>
                      </a:extLst>
                    </a:blip>
                    <a:stretch>
                      <a:fillRect/>
                    </a:stretch>
                  </pic:blipFill>
                  <pic:spPr>
                    <a:xfrm>
                      <a:off x="0" y="0"/>
                      <a:ext cx="2609984" cy="647733"/>
                    </a:xfrm>
                    <a:prstGeom prst="rect">
                      <a:avLst/>
                    </a:prstGeom>
                  </pic:spPr>
                </pic:pic>
              </a:graphicData>
            </a:graphic>
          </wp:inline>
        </w:drawing>
      </w:r>
    </w:p>
    <w:p w:rsidR="6F784F7B" w:rsidP="635A44DD" w:rsidRDefault="635A44DD" w14:paraId="4AC1CC9C" w14:textId="598EE8D8">
      <w:pPr>
        <w:spacing w:before="240" w:after="240"/>
      </w:pPr>
      <w:r w:rsidRPr="635A44DD">
        <w:rPr>
          <w:rFonts w:ascii="Aptos" w:hAnsi="Aptos" w:eastAsia="Aptos" w:cs="Aptos"/>
        </w:rPr>
        <w:t xml:space="preserve">Dari </w:t>
      </w:r>
      <w:r w:rsidRPr="635A44DD">
        <w:rPr>
          <w:rFonts w:ascii="Aptos" w:hAnsi="Aptos" w:eastAsia="Aptos" w:cs="Aptos"/>
          <w:i/>
          <w:iCs/>
        </w:rPr>
        <w:t>similarity matrix</w:t>
      </w:r>
      <w:r w:rsidRPr="635A44DD">
        <w:rPr>
          <w:rFonts w:ascii="Aptos" w:hAnsi="Aptos" w:eastAsia="Aptos" w:cs="Aptos"/>
        </w:rPr>
        <w:t xml:space="preserve"> </w:t>
      </w:r>
      <w:r w:rsidRPr="635A44DD">
        <w:rPr>
          <w:rFonts w:ascii="Cambria Math" w:hAnsi="Cambria Math" w:eastAsia="Cambria Math" w:cs="Cambria Math"/>
          <w:i/>
          <w:iCs/>
          <w:lang w:val=""/>
        </w:rPr>
        <w:t>W</w:t>
      </w:r>
      <w:r w:rsidRPr="635A44DD">
        <w:rPr>
          <w:rFonts w:ascii="Aptos" w:hAnsi="Aptos" w:eastAsia="Aptos" w:cs="Aptos"/>
        </w:rPr>
        <w:t>, dibentuk:</w:t>
      </w:r>
    </w:p>
    <w:p w:rsidR="6F784F7B" w:rsidP="00210EC7" w:rsidRDefault="635A44DD" w14:paraId="64BAECF6" w14:textId="1DAB577F">
      <w:pPr>
        <w:pStyle w:val="ListParagraph"/>
        <w:numPr>
          <w:ilvl w:val="0"/>
          <w:numId w:val="49"/>
        </w:numPr>
        <w:spacing w:before="240" w:after="240"/>
        <w:rPr>
          <w:rFonts w:ascii="Cambria Math" w:hAnsi="Cambria Math" w:eastAsia="Cambria Math" w:cs="Cambria Math"/>
          <w:i/>
          <w:iCs/>
          <w:lang w:val=""/>
        </w:rPr>
      </w:pPr>
      <w:r w:rsidRPr="635A44DD">
        <w:rPr>
          <w:b/>
          <w:bCs/>
        </w:rPr>
        <w:t>Degree matrix (D)</w:t>
      </w:r>
      <w:r w:rsidRPr="635A44DD">
        <w:t xml:space="preserve">: diagonal dengan nilai </w:t>
      </w:r>
      <w:r w:rsidRPr="635A44DD">
        <w:rPr>
          <w:rFonts w:ascii="Cambria Math" w:hAnsi="Cambria Math" w:eastAsia="Cambria Math" w:cs="Cambria Math"/>
          <w:i/>
          <w:iCs/>
          <w:lang w:val=""/>
        </w:rPr>
        <w:t>Dii=∑jwij</w:t>
      </w:r>
    </w:p>
    <w:p w:rsidR="6F784F7B" w:rsidP="00210EC7" w:rsidRDefault="635A44DD" w14:paraId="65B55FF1" w14:textId="721E49C1">
      <w:pPr>
        <w:pStyle w:val="ListParagraph"/>
        <w:numPr>
          <w:ilvl w:val="0"/>
          <w:numId w:val="49"/>
        </w:numPr>
        <w:spacing w:before="240" w:after="240"/>
      </w:pPr>
      <w:r w:rsidRPr="635A44DD">
        <w:rPr>
          <w:b/>
          <w:bCs/>
        </w:rPr>
        <w:t>Graph Laplacian (L)</w:t>
      </w:r>
      <w:r w:rsidRPr="635A44DD">
        <w:t>: L=D−W</w:t>
      </w:r>
    </w:p>
    <w:p w:rsidR="6F784F7B" w:rsidP="635A44DD" w:rsidRDefault="635A44DD" w14:paraId="57C6FCBF" w14:textId="1DC977CB">
      <w:pPr>
        <w:spacing w:before="240" w:after="240"/>
      </w:pPr>
      <w:r w:rsidRPr="635A44DD">
        <w:rPr>
          <w:rFonts w:ascii="Aptos" w:hAnsi="Aptos" w:eastAsia="Aptos" w:cs="Aptos"/>
        </w:rPr>
        <w:t>Laplacian ini merepresentasikan struktur konektivitas dari graf.</w:t>
      </w:r>
      <w:r w:rsidR="6F784F7B">
        <w:br/>
      </w:r>
      <w:r w:rsidRPr="635A44DD">
        <w:rPr>
          <w:rFonts w:ascii="Aptos" w:hAnsi="Aptos" w:eastAsia="Aptos" w:cs="Aptos"/>
        </w:rPr>
        <w:t xml:space="preserve"> Nilai eigen dari matriks ini digunakan untuk menemukan pembagian alami (natural partitions) dalam data.</w:t>
      </w:r>
    </w:p>
    <w:p w:rsidR="6F784F7B" w:rsidP="635A44DD" w:rsidRDefault="635A44DD" w14:paraId="0CA85FC7" w14:textId="6E0627FD">
      <w:pPr>
        <w:spacing w:before="240" w:after="240"/>
        <w:rPr>
          <w:rFonts w:ascii="Aptos" w:hAnsi="Aptos" w:eastAsia="Aptos" w:cs="Aptos"/>
        </w:rPr>
      </w:pPr>
      <w:r>
        <w:t>Langkah inti dari Spectral Clustering adalah melakukan dekomposisi eigen (eigen decomposition) pada matriks Laplacian.</w:t>
      </w:r>
      <w:r w:rsidR="6F784F7B">
        <w:br/>
      </w:r>
      <w:r>
        <w:t xml:space="preserve"> </w:t>
      </w:r>
      <w:r w:rsidR="6F784F7B">
        <w:tab/>
      </w:r>
      <w:r>
        <w:t>Diperoleh pasangan (λi,vi) berupa nilai dan vektor eigen.</w:t>
      </w:r>
      <w:r w:rsidR="6F784F7B">
        <w:br/>
      </w:r>
      <w:r>
        <w:t xml:space="preserve"> Vektor eigen dengan nilai eigen terkecil menyimpan informasi tentang struktur klaster alami dalam data.</w:t>
      </w:r>
    </w:p>
    <w:p w:rsidR="6F784F7B" w:rsidP="635A44DD" w:rsidRDefault="635A44DD" w14:paraId="7DC9686A" w14:textId="124714CA">
      <w:pPr>
        <w:pStyle w:val="Heading4"/>
        <w:rPr>
          <w:i w:val="0"/>
          <w:iCs w:val="0"/>
        </w:rPr>
      </w:pPr>
      <w:r w:rsidRPr="635A44DD">
        <w:rPr>
          <w:i w:val="0"/>
          <w:iCs w:val="0"/>
        </w:rPr>
        <w:t>9.1.2.3 Langkah-langkah Algoritma</w:t>
      </w:r>
    </w:p>
    <w:p w:rsidR="6F784F7B" w:rsidP="00210EC7" w:rsidRDefault="635A44DD" w14:paraId="08C5A3AF" w14:textId="5D40A70F">
      <w:pPr>
        <w:pStyle w:val="ListParagraph"/>
        <w:numPr>
          <w:ilvl w:val="0"/>
          <w:numId w:val="48"/>
        </w:numPr>
      </w:pPr>
      <w:r w:rsidRPr="635A44DD">
        <w:t>Input Data:</w:t>
      </w:r>
    </w:p>
    <w:p w:rsidR="6F784F7B" w:rsidP="635A44DD" w:rsidRDefault="635A44DD" w14:paraId="1CAF6CEC" w14:textId="4EF4C5A0">
      <w:pPr>
        <w:pStyle w:val="ListParagraph"/>
      </w:pPr>
      <w:r w:rsidRPr="635A44DD">
        <w:t>Ambil citra berwarna dan ubah ke ruang warna yang sesuai (misalnya LAB atau RGB).</w:t>
      </w:r>
    </w:p>
    <w:p w:rsidR="6F784F7B" w:rsidP="00210EC7" w:rsidRDefault="635A44DD" w14:paraId="7DCD71CB" w14:textId="4279D612">
      <w:pPr>
        <w:pStyle w:val="ListParagraph"/>
        <w:numPr>
          <w:ilvl w:val="0"/>
          <w:numId w:val="48"/>
        </w:numPr>
      </w:pPr>
      <w:r w:rsidRPr="635A44DD">
        <w:t>Bentuk Similarity Matrix (W):</w:t>
      </w:r>
    </w:p>
    <w:p w:rsidR="6F784F7B" w:rsidP="635A44DD" w:rsidRDefault="635A44DD" w14:paraId="4BF1DD36" w14:textId="4E595B22">
      <w:pPr>
        <w:pStyle w:val="ListParagraph"/>
      </w:pPr>
      <w:r w:rsidRPr="635A44DD">
        <w:t>Hitung kesamaan antar piksel berdasarkan warna dan/atau jarak spasial.</w:t>
      </w:r>
    </w:p>
    <w:p w:rsidR="6F784F7B" w:rsidP="00210EC7" w:rsidRDefault="635A44DD" w14:paraId="421BFA28" w14:textId="123BFD9C">
      <w:pPr>
        <w:pStyle w:val="ListParagraph"/>
        <w:numPr>
          <w:ilvl w:val="0"/>
          <w:numId w:val="48"/>
        </w:numPr>
      </w:pPr>
      <w:r w:rsidRPr="635A44DD">
        <w:t>Bentuk Degree Matrix (D) dan Laplacian (L):</w:t>
      </w:r>
    </w:p>
    <w:p w:rsidR="6F784F7B" w:rsidP="00210EC7" w:rsidRDefault="635A44DD" w14:paraId="1BDE00C0" w14:textId="75502F52">
      <w:pPr>
        <w:pStyle w:val="ListParagraph"/>
        <w:numPr>
          <w:ilvl w:val="0"/>
          <w:numId w:val="47"/>
        </w:numPr>
        <w:rPr/>
      </w:pPr>
      <w:r w:rsidRPr="769575FE" w:rsidR="769575FE">
        <w:rPr>
          <w:rFonts w:ascii="Cambria Math" w:hAnsi="Cambria Math" w:eastAsia="Cambria Math" w:cs="Cambria Math"/>
          <w:i w:val="1"/>
          <w:iCs w:val="1"/>
          <w:lang w:val="en-US"/>
        </w:rPr>
        <w:t>Dii</w:t>
      </w:r>
      <w:r w:rsidRPr="769575FE" w:rsidR="769575FE">
        <w:rPr>
          <w:rFonts w:ascii="Cambria Math" w:hAnsi="Cambria Math" w:eastAsia="Cambria Math" w:cs="Cambria Math"/>
          <w:i w:val="1"/>
          <w:iCs w:val="1"/>
          <w:lang w:val="en-US"/>
        </w:rPr>
        <w:t>=∑</w:t>
      </w:r>
      <w:r w:rsidRPr="769575FE" w:rsidR="769575FE">
        <w:rPr>
          <w:rFonts w:ascii="Cambria Math" w:hAnsi="Cambria Math" w:eastAsia="Cambria Math" w:cs="Cambria Math"/>
          <w:i w:val="1"/>
          <w:iCs w:val="1"/>
          <w:lang w:val="en-US"/>
        </w:rPr>
        <w:t>jWij</w:t>
      </w:r>
    </w:p>
    <w:p w:rsidR="6F784F7B" w:rsidP="00210EC7" w:rsidRDefault="635A44DD" w14:paraId="028957DD" w14:textId="2CB512E3">
      <w:pPr>
        <w:pStyle w:val="ListParagraph"/>
        <w:numPr>
          <w:ilvl w:val="0"/>
          <w:numId w:val="47"/>
        </w:numPr>
        <w:spacing w:before="240" w:after="240"/>
      </w:pPr>
      <w:r w:rsidRPr="635A44DD">
        <w:rPr>
          <w:rFonts w:ascii="Cambria Math" w:hAnsi="Cambria Math" w:eastAsia="Cambria Math" w:cs="Cambria Math"/>
          <w:i/>
          <w:iCs/>
          <w:lang w:val=""/>
        </w:rPr>
        <w:t>L=D−W</w:t>
      </w:r>
    </w:p>
    <w:p w:rsidR="6F784F7B" w:rsidP="00210EC7" w:rsidRDefault="635A44DD" w14:paraId="57DF0F5B" w14:textId="38A79DB7">
      <w:pPr>
        <w:pStyle w:val="ListParagraph"/>
        <w:numPr>
          <w:ilvl w:val="0"/>
          <w:numId w:val="48"/>
        </w:numPr>
      </w:pPr>
      <w:r w:rsidRPr="635A44DD">
        <w:t>Dekomposisi Eigen:</w:t>
      </w:r>
    </w:p>
    <w:p w:rsidR="6F784F7B" w:rsidP="635A44DD" w:rsidRDefault="635A44DD" w14:paraId="29C2ED57" w14:textId="0B21D3B3">
      <w:pPr>
        <w:pStyle w:val="ListParagraph"/>
      </w:pPr>
      <w:r w:rsidRPr="635A44DD">
        <w:t>Hitung beberapa eigenvector terkecil dari L.</w:t>
      </w:r>
    </w:p>
    <w:p w:rsidR="6F784F7B" w:rsidP="00210EC7" w:rsidRDefault="635A44DD" w14:paraId="57CB9A10" w14:textId="06F80664">
      <w:pPr>
        <w:pStyle w:val="ListParagraph"/>
        <w:numPr>
          <w:ilvl w:val="0"/>
          <w:numId w:val="48"/>
        </w:numPr>
      </w:pPr>
      <w:r w:rsidRPr="635A44DD">
        <w:t>Transformasi ke Ruang Eigen:</w:t>
      </w:r>
    </w:p>
    <w:p w:rsidR="6F784F7B" w:rsidP="635A44DD" w:rsidRDefault="635A44DD" w14:paraId="52D1BFB1" w14:textId="41A4AB49">
      <w:pPr>
        <w:pStyle w:val="ListParagraph"/>
      </w:pPr>
      <w:r w:rsidRPr="635A44DD">
        <w:t>Gunakan eigenvector sebagai fitur baru bagi tiap piksel.</w:t>
      </w:r>
    </w:p>
    <w:p w:rsidR="6F784F7B" w:rsidP="00210EC7" w:rsidRDefault="635A44DD" w14:paraId="277973D8" w14:textId="5EACBA95">
      <w:pPr>
        <w:pStyle w:val="ListParagraph"/>
        <w:numPr>
          <w:ilvl w:val="0"/>
          <w:numId w:val="48"/>
        </w:numPr>
      </w:pPr>
      <w:r w:rsidRPr="635A44DD">
        <w:t>Clustering:</w:t>
      </w:r>
    </w:p>
    <w:p w:rsidR="6F784F7B" w:rsidP="635A44DD" w:rsidRDefault="635A44DD" w14:paraId="0CF123DC" w14:textId="1569EDC8">
      <w:pPr>
        <w:pStyle w:val="ListParagraph"/>
      </w:pPr>
      <w:r w:rsidRPr="635A44DD">
        <w:t xml:space="preserve">Terapkan algoritma K-Means pada ruang eigen tersebut untuk mengelompokkan piksel ke dalam </w:t>
      </w:r>
      <w:r w:rsidRPr="635A44DD">
        <w:rPr>
          <w:i/>
          <w:iCs/>
        </w:rPr>
        <w:t>k</w:t>
      </w:r>
      <w:r w:rsidRPr="635A44DD">
        <w:t xml:space="preserve"> segmen.</w:t>
      </w:r>
    </w:p>
    <w:p w:rsidR="6F784F7B" w:rsidP="00210EC7" w:rsidRDefault="635A44DD" w14:paraId="7FDC8167" w14:textId="21F20F2B">
      <w:pPr>
        <w:pStyle w:val="ListParagraph"/>
        <w:numPr>
          <w:ilvl w:val="0"/>
          <w:numId w:val="48"/>
        </w:numPr>
      </w:pPr>
      <w:r w:rsidRPr="635A44DD">
        <w:t>Rekonstruksi:</w:t>
      </w:r>
    </w:p>
    <w:p w:rsidR="6F784F7B" w:rsidP="635A44DD" w:rsidRDefault="635A44DD" w14:paraId="6B9FA7ED" w14:textId="5F3C9121">
      <w:pPr>
        <w:pStyle w:val="ListParagraph"/>
      </w:pPr>
      <w:r w:rsidRPr="635A44DD">
        <w:t>Hasil klaster dipetakan kembali ke bentuk citra, di mana setiap klaster direpresentasikan sebagai satu segmen warna</w:t>
      </w:r>
    </w:p>
    <w:p w:rsidR="6F784F7B" w:rsidP="635A44DD" w:rsidRDefault="6F784F7B" w14:paraId="63B427F5" w14:textId="0574A233">
      <w:pPr>
        <w:pStyle w:val="ListParagraph"/>
      </w:pPr>
    </w:p>
    <w:p w:rsidR="6F784F7B" w:rsidP="635A44DD" w:rsidRDefault="635A44DD" w14:paraId="066F040D" w14:textId="4BD3CBD7">
      <w:pPr>
        <w:pStyle w:val="Heading4"/>
        <w:rPr>
          <w:i w:val="0"/>
          <w:iCs w:val="0"/>
        </w:rPr>
      </w:pPr>
      <w:r w:rsidRPr="635A44DD">
        <w:rPr>
          <w:i w:val="0"/>
          <w:iCs w:val="0"/>
        </w:rPr>
        <w:t>9.1.2.4 Hasil dan Analisis</w:t>
      </w:r>
    </w:p>
    <w:p w:rsidR="6F784F7B" w:rsidP="635A44DD" w:rsidRDefault="635A44DD" w14:paraId="3A1F5494" w14:textId="775DDAF7">
      <w:r>
        <w:t>Hasil dari Spectral Clustering biasanya menghasilkan segmentasi yang lebih halus dan alami dibandingkan K-Means, karena:</w:t>
      </w:r>
    </w:p>
    <w:p w:rsidR="6F784F7B" w:rsidP="00210EC7" w:rsidRDefault="635A44DD" w14:paraId="2C13FCD9" w14:textId="2D10AB4C">
      <w:pPr>
        <w:pStyle w:val="ListParagraph"/>
        <w:numPr>
          <w:ilvl w:val="0"/>
          <w:numId w:val="46"/>
        </w:numPr>
      </w:pPr>
      <w:r w:rsidRPr="635A44DD">
        <w:t>Piksel yang secara spasial berdekatan dan memiliki warna serupa lebih cenderung berada dalam satu segmen.</w:t>
      </w:r>
    </w:p>
    <w:p w:rsidR="6F784F7B" w:rsidP="00210EC7" w:rsidRDefault="635A44DD" w14:paraId="4778B6EB" w14:textId="3D5389C2">
      <w:pPr>
        <w:pStyle w:val="ListParagraph"/>
        <w:numPr>
          <w:ilvl w:val="0"/>
          <w:numId w:val="46"/>
        </w:numPr>
      </w:pPr>
      <w:r>
        <w:t>Dapat mengenali batas-batas objek dengan gradien warna lembut (misalnya peralihan antara bayangan dan pencahayaan).</w:t>
      </w:r>
    </w:p>
    <w:p w:rsidR="6F784F7B" w:rsidP="635A44DD" w:rsidRDefault="6F784F7B" w14:paraId="184708B6" w14:textId="2F3CC1F2"/>
    <w:p w:rsidR="6F784F7B" w:rsidP="635A44DD" w:rsidRDefault="635A44DD" w14:paraId="784BCB99" w14:textId="2EC9A334">
      <w:pPr>
        <w:pStyle w:val="Heading3"/>
      </w:pPr>
      <w:bookmarkStart w:name="_Toc213102742" w:id="132"/>
      <w:r>
        <w:t>9.1.3 PCA and Eigenfaces</w:t>
      </w:r>
      <w:bookmarkEnd w:id="132"/>
    </w:p>
    <w:p w:rsidR="6F784F7B" w:rsidP="635A44DD" w:rsidRDefault="635A44DD" w14:paraId="7DF730FC" w14:textId="165189F1">
      <w:pPr>
        <w:pStyle w:val="Heading4"/>
        <w:rPr>
          <w:i w:val="0"/>
          <w:iCs w:val="0"/>
        </w:rPr>
      </w:pPr>
      <w:r w:rsidRPr="635A44DD">
        <w:rPr>
          <w:i w:val="0"/>
          <w:iCs w:val="0"/>
        </w:rPr>
        <w:t>9.1.3.1 Pengertian PCA and Eigenfaces</w:t>
      </w:r>
    </w:p>
    <w:p w:rsidR="6F784F7B" w:rsidP="635A44DD" w:rsidRDefault="635A44DD" w14:paraId="48051E6F" w14:textId="0C6B0BF7">
      <w:r w:rsidRPr="635A44DD">
        <w:rPr>
          <w:rFonts w:ascii="Aptos" w:hAnsi="Aptos" w:eastAsia="Aptos" w:cs="Aptos"/>
          <w:b/>
          <w:bCs/>
        </w:rPr>
        <w:t>Principal Component Analysis (PCA)</w:t>
      </w:r>
      <w:r w:rsidRPr="635A44DD">
        <w:rPr>
          <w:rFonts w:ascii="Aptos" w:hAnsi="Aptos" w:eastAsia="Aptos" w:cs="Aptos"/>
        </w:rPr>
        <w:t xml:space="preserve"> adalah salah satu metode </w:t>
      </w:r>
      <w:r w:rsidRPr="635A44DD">
        <w:rPr>
          <w:rFonts w:ascii="Aptos" w:hAnsi="Aptos" w:eastAsia="Aptos" w:cs="Aptos"/>
          <w:i/>
          <w:iCs/>
        </w:rPr>
        <w:t>unsupervised machine learning</w:t>
      </w:r>
      <w:r w:rsidRPr="635A44DD">
        <w:rPr>
          <w:rFonts w:ascii="Aptos" w:hAnsi="Aptos" w:eastAsia="Aptos" w:cs="Aptos"/>
        </w:rPr>
        <w:t xml:space="preserve"> paling fundamental dan luas digunakan untuk </w:t>
      </w:r>
      <w:r w:rsidRPr="635A44DD">
        <w:rPr>
          <w:rFonts w:ascii="Aptos" w:hAnsi="Aptos" w:eastAsia="Aptos" w:cs="Aptos"/>
          <w:b/>
          <w:bCs/>
        </w:rPr>
        <w:t>reduksi dimensi</w:t>
      </w:r>
      <w:r w:rsidRPr="635A44DD">
        <w:rPr>
          <w:rFonts w:ascii="Aptos" w:hAnsi="Aptos" w:eastAsia="Aptos" w:cs="Aptos"/>
        </w:rPr>
        <w:t xml:space="preserve"> serta </w:t>
      </w:r>
      <w:r w:rsidRPr="635A44DD">
        <w:rPr>
          <w:rFonts w:ascii="Aptos" w:hAnsi="Aptos" w:eastAsia="Aptos" w:cs="Aptos"/>
          <w:b/>
          <w:bCs/>
        </w:rPr>
        <w:t>analisis fitur utama</w:t>
      </w:r>
      <w:r w:rsidRPr="635A44DD">
        <w:rPr>
          <w:rFonts w:ascii="Aptos" w:hAnsi="Aptos" w:eastAsia="Aptos" w:cs="Aptos"/>
        </w:rPr>
        <w:t>.</w:t>
      </w:r>
      <w:r w:rsidR="6F784F7B">
        <w:br/>
      </w:r>
      <w:r w:rsidRPr="635A44DD">
        <w:rPr>
          <w:rFonts w:ascii="Aptos" w:hAnsi="Aptos" w:eastAsia="Aptos" w:cs="Aptos"/>
        </w:rPr>
        <w:t xml:space="preserve"> </w:t>
      </w:r>
      <w:r w:rsidR="6F784F7B">
        <w:tab/>
      </w:r>
      <w:r w:rsidRPr="635A44DD">
        <w:rPr>
          <w:rFonts w:ascii="Aptos" w:hAnsi="Aptos" w:eastAsia="Aptos" w:cs="Aptos"/>
        </w:rPr>
        <w:t xml:space="preserve">Tujuan PCA adalah untuk menyederhanakan data berdimensi tinggi dengan cara menemukan </w:t>
      </w:r>
      <w:r w:rsidRPr="635A44DD">
        <w:rPr>
          <w:rFonts w:ascii="Aptos" w:hAnsi="Aptos" w:eastAsia="Aptos" w:cs="Aptos"/>
          <w:b/>
          <w:bCs/>
        </w:rPr>
        <w:t>arah atau sumbu baru</w:t>
      </w:r>
      <w:r w:rsidRPr="635A44DD">
        <w:rPr>
          <w:rFonts w:ascii="Aptos" w:hAnsi="Aptos" w:eastAsia="Aptos" w:cs="Aptos"/>
        </w:rPr>
        <w:t xml:space="preserve"> (disebut </w:t>
      </w:r>
      <w:r w:rsidRPr="635A44DD">
        <w:rPr>
          <w:rFonts w:ascii="Aptos" w:hAnsi="Aptos" w:eastAsia="Aptos" w:cs="Aptos"/>
          <w:i/>
          <w:iCs/>
        </w:rPr>
        <w:t>principal components</w:t>
      </w:r>
      <w:r w:rsidRPr="635A44DD">
        <w:rPr>
          <w:rFonts w:ascii="Aptos" w:hAnsi="Aptos" w:eastAsia="Aptos" w:cs="Aptos"/>
        </w:rPr>
        <w:t xml:space="preserve">) yang menangkap </w:t>
      </w:r>
      <w:r w:rsidRPr="635A44DD">
        <w:rPr>
          <w:rFonts w:ascii="Aptos" w:hAnsi="Aptos" w:eastAsia="Aptos" w:cs="Aptos"/>
          <w:b/>
          <w:bCs/>
        </w:rPr>
        <w:t>variasi terbesar dalam data</w:t>
      </w:r>
      <w:r w:rsidRPr="635A44DD">
        <w:rPr>
          <w:rFonts w:ascii="Aptos" w:hAnsi="Aptos" w:eastAsia="Aptos" w:cs="Aptos"/>
        </w:rPr>
        <w:t>.</w:t>
      </w:r>
    </w:p>
    <w:p w:rsidR="6F784F7B" w:rsidP="635A44DD" w:rsidRDefault="635A44DD" w14:paraId="282C6487" w14:textId="712FF0C3">
      <w:pPr>
        <w:rPr>
          <w:rFonts w:ascii="Aptos" w:hAnsi="Aptos" w:eastAsia="Aptos" w:cs="Aptos"/>
        </w:rPr>
      </w:pPr>
      <w:r w:rsidRPr="635A44DD">
        <w:rPr>
          <w:rFonts w:ascii="Aptos" w:hAnsi="Aptos" w:eastAsia="Aptos" w:cs="Aptos"/>
        </w:rPr>
        <w:t>Dalam konteks pengolahan citra:</w:t>
      </w:r>
    </w:p>
    <w:p w:rsidR="6F784F7B" w:rsidP="00210EC7" w:rsidRDefault="635A44DD" w14:paraId="7FB2837D" w14:textId="51D6EF58">
      <w:pPr>
        <w:pStyle w:val="ListParagraph"/>
        <w:numPr>
          <w:ilvl w:val="0"/>
          <w:numId w:val="45"/>
        </w:numPr>
        <w:rPr>
          <w:rFonts w:ascii="Aptos" w:hAnsi="Aptos" w:eastAsia="Aptos" w:cs="Aptos"/>
        </w:rPr>
      </w:pPr>
      <w:r w:rsidRPr="635A44DD">
        <w:rPr>
          <w:rFonts w:ascii="Aptos" w:hAnsi="Aptos" w:eastAsia="Aptos" w:cs="Aptos"/>
        </w:rPr>
        <w:t>Setiap gambar (misalnya wajah 64×64 piksel) dapat dianggap sebagai vektor berdimensi tinggi (4096 dimensi).</w:t>
      </w:r>
    </w:p>
    <w:p w:rsidR="6F784F7B" w:rsidP="00210EC7" w:rsidRDefault="635A44DD" w14:paraId="16FA0676" w14:textId="24E16237">
      <w:pPr>
        <w:pStyle w:val="ListParagraph"/>
        <w:numPr>
          <w:ilvl w:val="0"/>
          <w:numId w:val="45"/>
        </w:numPr>
      </w:pPr>
      <w:r>
        <w:t>PCA digunakan untuk menemukan fitur-fitur wajah yang paling penting, menghilangkan noise, dan mengekstraksi representasi yang efisien.</w:t>
      </w:r>
    </w:p>
    <w:p w:rsidR="6F784F7B" w:rsidP="635A44DD" w:rsidRDefault="635A44DD" w14:paraId="668C9FE5" w14:textId="0F0363DC">
      <w:pPr>
        <w:ind w:firstLine="720"/>
      </w:pPr>
      <w:r w:rsidRPr="635A44DD">
        <w:t>Ketika PCA diterapkan pada kumpulan gambar wajah, hasilnya disebut Eigenfaces yaitu komponen dasar (basis) yang dapat digunakan untuk merekonstruksi wajah apa pun dari dataset tersebut.</w:t>
      </w:r>
    </w:p>
    <w:p w:rsidR="6F784F7B" w:rsidP="635A44DD" w:rsidRDefault="635A44DD" w14:paraId="38399769" w14:textId="7689E256">
      <w:pPr>
        <w:pStyle w:val="Heading4"/>
        <w:rPr>
          <w:i w:val="0"/>
          <w:iCs w:val="0"/>
        </w:rPr>
      </w:pPr>
      <w:r w:rsidRPr="635A44DD">
        <w:rPr>
          <w:i w:val="0"/>
          <w:iCs w:val="0"/>
        </w:rPr>
        <w:t>9.1.3.2 Konsep dan Dasar Teori PCA</w:t>
      </w:r>
    </w:p>
    <w:p w:rsidR="6F784F7B" w:rsidP="00210EC7" w:rsidRDefault="635A44DD" w14:paraId="6A2371CF" w14:textId="32610F39">
      <w:pPr>
        <w:pStyle w:val="ListParagraph"/>
        <w:numPr>
          <w:ilvl w:val="0"/>
          <w:numId w:val="44"/>
        </w:numPr>
      </w:pPr>
      <w:r w:rsidRPr="635A44DD">
        <w:t>Reduksi Dimensi dengan Variansi Maksimum</w:t>
      </w:r>
    </w:p>
    <w:p w:rsidR="6F784F7B" w:rsidP="635A44DD" w:rsidRDefault="635A44DD" w14:paraId="2DF5C507" w14:textId="17B663B6">
      <w:pPr>
        <w:pStyle w:val="ListParagraph"/>
      </w:pPr>
      <w:r w:rsidRPr="635A44DD">
        <w:t xml:space="preserve">PCA mencari kombinasi linear dari fitur asli yang memaksimalkan </w:t>
      </w:r>
      <w:r w:rsidRPr="635A44DD">
        <w:rPr>
          <w:b/>
          <w:bCs/>
        </w:rPr>
        <w:t>variasi (variance)</w:t>
      </w:r>
      <w:r w:rsidRPr="635A44DD">
        <w:t xml:space="preserve"> data.</w:t>
      </w:r>
    </w:p>
    <w:p w:rsidR="6F784F7B" w:rsidP="00210EC7" w:rsidRDefault="635A44DD" w14:paraId="3E21F411" w14:textId="4B984F8A">
      <w:pPr>
        <w:pStyle w:val="ListParagraph"/>
        <w:numPr>
          <w:ilvl w:val="0"/>
          <w:numId w:val="44"/>
        </w:numPr>
      </w:pPr>
      <w:r w:rsidRPr="635A44DD">
        <w:t>Standarisasi data:</w:t>
      </w:r>
    </w:p>
    <w:p w:rsidR="6F784F7B" w:rsidP="635A44DD" w:rsidRDefault="6F784F7B" w14:paraId="43FE0269" w14:textId="2579C067">
      <w:pPr>
        <w:pStyle w:val="ListParagraph"/>
        <w:jc w:val="center"/>
      </w:pPr>
      <w:r>
        <w:rPr>
          <w:noProof/>
        </w:rPr>
        <w:drawing>
          <wp:inline distT="0" distB="0" distL="0" distR="0" wp14:anchorId="7A3A5E67" wp14:editId="076C6F98">
            <wp:extent cx="1206562" cy="514376"/>
            <wp:effectExtent l="0" t="0" r="0" b="0"/>
            <wp:docPr id="231240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40070" name=""/>
                    <pic:cNvPicPr/>
                  </pic:nvPicPr>
                  <pic:blipFill>
                    <a:blip r:embed="rId15">
                      <a:extLst>
                        <a:ext uri="{28A0092B-C50C-407E-A947-70E740481C1C}">
                          <a14:useLocalDpi xmlns:a14="http://schemas.microsoft.com/office/drawing/2010/main" val="0"/>
                        </a:ext>
                      </a:extLst>
                    </a:blip>
                    <a:stretch>
                      <a:fillRect/>
                    </a:stretch>
                  </pic:blipFill>
                  <pic:spPr>
                    <a:xfrm>
                      <a:off x="0" y="0"/>
                      <a:ext cx="1206562" cy="514376"/>
                    </a:xfrm>
                    <a:prstGeom prst="rect">
                      <a:avLst/>
                    </a:prstGeom>
                  </pic:spPr>
                </pic:pic>
              </a:graphicData>
            </a:graphic>
          </wp:inline>
        </w:drawing>
      </w:r>
    </w:p>
    <w:p w:rsidR="6F784F7B" w:rsidP="635A44DD" w:rsidRDefault="635A44DD" w14:paraId="419F674A" w14:textId="7E440F04">
      <w:pPr>
        <w:pStyle w:val="ListParagraph"/>
      </w:pPr>
      <w:r w:rsidRPr="635A44DD">
        <w:t xml:space="preserve">di mana </w:t>
      </w:r>
      <w:r w:rsidRPr="635A44DD">
        <w:rPr>
          <w:rFonts w:ascii="Cambria Math" w:hAnsi="Cambria Math" w:eastAsia="Cambria Math" w:cs="Cambria Math"/>
          <w:i/>
          <w:iCs/>
          <w:lang w:val=""/>
        </w:rPr>
        <w:t xml:space="preserve">μ </w:t>
      </w:r>
      <w:r w:rsidRPr="635A44DD">
        <w:t>adalah rata-rata dari setiap fitur.</w:t>
      </w:r>
    </w:p>
    <w:p w:rsidR="6F784F7B" w:rsidP="00210EC7" w:rsidRDefault="635A44DD" w14:paraId="7AF0C245" w14:textId="07C470F2">
      <w:pPr>
        <w:pStyle w:val="ListParagraph"/>
        <w:numPr>
          <w:ilvl w:val="0"/>
          <w:numId w:val="44"/>
        </w:numPr>
      </w:pPr>
      <w:r w:rsidRPr="635A44DD">
        <w:t>Hitung matriks kovarians:</w:t>
      </w:r>
    </w:p>
    <w:p w:rsidR="6F784F7B" w:rsidP="635A44DD" w:rsidRDefault="6F784F7B" w14:paraId="3EACE78F" w14:textId="115C9FC3">
      <w:pPr>
        <w:pStyle w:val="ListParagraph"/>
        <w:jc w:val="center"/>
      </w:pPr>
      <w:r>
        <w:rPr>
          <w:noProof/>
        </w:rPr>
        <w:drawing>
          <wp:inline distT="0" distB="0" distL="0" distR="0" wp14:anchorId="45045330" wp14:editId="5760D94A">
            <wp:extent cx="1530429" cy="520727"/>
            <wp:effectExtent l="0" t="0" r="0" b="0"/>
            <wp:docPr id="1229636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36117" name=""/>
                    <pic:cNvPicPr/>
                  </pic:nvPicPr>
                  <pic:blipFill>
                    <a:blip r:embed="rId16">
                      <a:extLst>
                        <a:ext uri="{28A0092B-C50C-407E-A947-70E740481C1C}">
                          <a14:useLocalDpi xmlns:a14="http://schemas.microsoft.com/office/drawing/2010/main" val="0"/>
                        </a:ext>
                      </a:extLst>
                    </a:blip>
                    <a:stretch>
                      <a:fillRect/>
                    </a:stretch>
                  </pic:blipFill>
                  <pic:spPr>
                    <a:xfrm>
                      <a:off x="0" y="0"/>
                      <a:ext cx="1530429" cy="520727"/>
                    </a:xfrm>
                    <a:prstGeom prst="rect">
                      <a:avLst/>
                    </a:prstGeom>
                  </pic:spPr>
                </pic:pic>
              </a:graphicData>
            </a:graphic>
          </wp:inline>
        </w:drawing>
      </w:r>
    </w:p>
    <w:p w:rsidR="6F784F7B" w:rsidP="635A44DD" w:rsidRDefault="635A44DD" w14:paraId="36FA4869" w14:textId="3E15BAB5">
      <w:pPr>
        <w:pStyle w:val="ListParagraph"/>
      </w:pPr>
      <w:r w:rsidRPr="635A44DD">
        <w:t>Matriks ini menggambarkan hubungan antar fitur.</w:t>
      </w:r>
    </w:p>
    <w:p w:rsidR="6F784F7B" w:rsidP="00210EC7" w:rsidRDefault="635A44DD" w14:paraId="1D12F7B1" w14:textId="59C28CB0">
      <w:pPr>
        <w:pStyle w:val="ListParagraph"/>
        <w:numPr>
          <w:ilvl w:val="0"/>
          <w:numId w:val="44"/>
        </w:numPr>
      </w:pPr>
      <w:r w:rsidRPr="635A44DD">
        <w:t>Hitung eigenvalues dan eigenvectors:</w:t>
      </w:r>
    </w:p>
    <w:p w:rsidR="6F784F7B" w:rsidP="635A44DD" w:rsidRDefault="6F784F7B" w14:paraId="28C4939B" w14:textId="5B052D65">
      <w:pPr>
        <w:pStyle w:val="ListParagraph"/>
        <w:jc w:val="center"/>
      </w:pPr>
      <w:r>
        <w:rPr>
          <w:noProof/>
        </w:rPr>
        <w:drawing>
          <wp:inline distT="0" distB="0" distL="0" distR="0" wp14:anchorId="41B217CC" wp14:editId="77E6BAB3">
            <wp:extent cx="1073205" cy="444523"/>
            <wp:effectExtent l="0" t="0" r="0" b="0"/>
            <wp:docPr id="482848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48009" name=""/>
                    <pic:cNvPicPr/>
                  </pic:nvPicPr>
                  <pic:blipFill>
                    <a:blip r:embed="rId17">
                      <a:extLst>
                        <a:ext uri="{28A0092B-C50C-407E-A947-70E740481C1C}">
                          <a14:useLocalDpi xmlns:a14="http://schemas.microsoft.com/office/drawing/2010/main" val="0"/>
                        </a:ext>
                      </a:extLst>
                    </a:blip>
                    <a:stretch>
                      <a:fillRect/>
                    </a:stretch>
                  </pic:blipFill>
                  <pic:spPr>
                    <a:xfrm>
                      <a:off x="0" y="0"/>
                      <a:ext cx="1073205" cy="444523"/>
                    </a:xfrm>
                    <a:prstGeom prst="rect">
                      <a:avLst/>
                    </a:prstGeom>
                  </pic:spPr>
                </pic:pic>
              </a:graphicData>
            </a:graphic>
          </wp:inline>
        </w:drawing>
      </w:r>
    </w:p>
    <w:p w:rsidR="6F784F7B" w:rsidP="00210EC7" w:rsidRDefault="635A44DD" w14:paraId="272782C3" w14:textId="456C036E">
      <w:pPr>
        <w:pStyle w:val="ListParagraph"/>
        <w:numPr>
          <w:ilvl w:val="0"/>
          <w:numId w:val="43"/>
        </w:numPr>
      </w:pPr>
      <w:r w:rsidRPr="635A44DD">
        <w:rPr>
          <w:rFonts w:ascii="Cambria Math" w:hAnsi="Cambria Math" w:eastAsia="Cambria Math" w:cs="Cambria Math"/>
          <w:i/>
          <w:iCs/>
          <w:lang w:val=""/>
        </w:rPr>
        <w:t>vi</w:t>
      </w:r>
      <w:r w:rsidRPr="635A44DD">
        <w:t>: eigenvector (arah komponen utama)</w:t>
      </w:r>
    </w:p>
    <w:p w:rsidR="6F784F7B" w:rsidP="00210EC7" w:rsidRDefault="635A44DD" w14:paraId="7AB6177E" w14:textId="53257CD0">
      <w:pPr>
        <w:pStyle w:val="ListParagraph"/>
        <w:numPr>
          <w:ilvl w:val="0"/>
          <w:numId w:val="43"/>
        </w:numPr>
        <w:spacing w:before="240" w:after="240"/>
      </w:pPr>
      <w:r w:rsidRPr="635A44DD">
        <w:rPr>
          <w:rFonts w:ascii="Cambria Math" w:hAnsi="Cambria Math" w:eastAsia="Cambria Math" w:cs="Cambria Math"/>
          <w:i/>
          <w:iCs/>
          <w:lang w:val=""/>
        </w:rPr>
        <w:t>λi</w:t>
      </w:r>
      <w:r w:rsidRPr="635A44DD">
        <w:t>: eigenvalue (besar variasi pada arah tersebut)</w:t>
      </w:r>
    </w:p>
    <w:p w:rsidR="6F784F7B" w:rsidP="00210EC7" w:rsidRDefault="635A44DD" w14:paraId="04464193" w14:textId="3E768B72">
      <w:pPr>
        <w:pStyle w:val="ListParagraph"/>
        <w:numPr>
          <w:ilvl w:val="0"/>
          <w:numId w:val="44"/>
        </w:numPr>
      </w:pPr>
      <w:r w:rsidRPr="635A44DD">
        <w:t>Urutkan eigenvector berdasarkan nilai eigen terbesar.</w:t>
      </w:r>
    </w:p>
    <w:p w:rsidR="6F784F7B" w:rsidP="635A44DD" w:rsidRDefault="635A44DD" w14:paraId="01EC628B" w14:textId="492EF41E">
      <w:pPr>
        <w:pStyle w:val="ListParagraph"/>
      </w:pPr>
      <w:r w:rsidRPr="635A44DD">
        <w:t>Komponen pertama (PC1) menjelaskan variasi terbesar, diikuti PC2, dan seterusnya.</w:t>
      </w:r>
    </w:p>
    <w:p w:rsidR="6F784F7B" w:rsidP="00210EC7" w:rsidRDefault="635A44DD" w14:paraId="367AA3EA" w14:textId="3A73096E">
      <w:pPr>
        <w:pStyle w:val="ListParagraph"/>
        <w:numPr>
          <w:ilvl w:val="0"/>
          <w:numId w:val="44"/>
        </w:numPr>
      </w:pPr>
      <w:r w:rsidRPr="635A44DD">
        <w:t>Proyeksikan data ke ruang baru:</w:t>
      </w:r>
    </w:p>
    <w:p w:rsidR="6F784F7B" w:rsidP="635A44DD" w:rsidRDefault="6F784F7B" w14:paraId="286220BB" w14:textId="4B484B2B">
      <w:pPr>
        <w:pStyle w:val="ListParagraph"/>
        <w:jc w:val="center"/>
      </w:pPr>
      <w:r>
        <w:rPr>
          <w:noProof/>
        </w:rPr>
        <w:drawing>
          <wp:inline distT="0" distB="0" distL="0" distR="0" wp14:anchorId="6443BF76" wp14:editId="4C4F0D72">
            <wp:extent cx="1085906" cy="463574"/>
            <wp:effectExtent l="0" t="0" r="0" b="0"/>
            <wp:docPr id="1979429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29241" name=""/>
                    <pic:cNvPicPr/>
                  </pic:nvPicPr>
                  <pic:blipFill>
                    <a:blip r:embed="rId18">
                      <a:extLst>
                        <a:ext uri="{28A0092B-C50C-407E-A947-70E740481C1C}">
                          <a14:useLocalDpi xmlns:a14="http://schemas.microsoft.com/office/drawing/2010/main" val="0"/>
                        </a:ext>
                      </a:extLst>
                    </a:blip>
                    <a:stretch>
                      <a:fillRect/>
                    </a:stretch>
                  </pic:blipFill>
                  <pic:spPr>
                    <a:xfrm>
                      <a:off x="0" y="0"/>
                      <a:ext cx="1085906" cy="463574"/>
                    </a:xfrm>
                    <a:prstGeom prst="rect">
                      <a:avLst/>
                    </a:prstGeom>
                  </pic:spPr>
                </pic:pic>
              </a:graphicData>
            </a:graphic>
          </wp:inline>
        </w:drawing>
      </w:r>
    </w:p>
    <w:p w:rsidR="6F784F7B" w:rsidP="635A44DD" w:rsidRDefault="635A44DD" w14:paraId="7704F3FB" w14:textId="44149614">
      <w:pPr>
        <w:pStyle w:val="ListParagraph"/>
      </w:pPr>
      <w:r w:rsidRPr="635A44DD">
        <w:t xml:space="preserve">di mana </w:t>
      </w:r>
      <w:r w:rsidRPr="635A44DD">
        <w:rPr>
          <w:rFonts w:ascii="Cambria Math" w:hAnsi="Cambria Math" w:eastAsia="Cambria Math" w:cs="Cambria Math"/>
          <w:i/>
          <w:iCs/>
          <w:lang w:val=""/>
        </w:rPr>
        <w:t>Vk</w:t>
      </w:r>
      <w:r w:rsidRPr="635A44DD">
        <w:t xml:space="preserve">  berisi </w:t>
      </w:r>
      <w:r w:rsidRPr="635A44DD">
        <w:rPr>
          <w:i/>
          <w:iCs/>
        </w:rPr>
        <w:t>k</w:t>
      </w:r>
      <w:r w:rsidRPr="635A44DD">
        <w:t xml:space="preserve"> eigenvector teratas.</w:t>
      </w:r>
    </w:p>
    <w:p w:rsidR="6F784F7B" w:rsidP="635A44DD" w:rsidRDefault="6F784F7B" w14:paraId="1EC990FD" w14:textId="075AAD91">
      <w:pPr>
        <w:pStyle w:val="ListParagraph"/>
      </w:pPr>
    </w:p>
    <w:p w:rsidR="6F784F7B" w:rsidP="635A44DD" w:rsidRDefault="635A44DD" w14:paraId="7D10BBAA" w14:textId="21C374FC">
      <w:pPr>
        <w:pStyle w:val="Heading4"/>
        <w:rPr>
          <w:i w:val="0"/>
          <w:iCs w:val="0"/>
        </w:rPr>
      </w:pPr>
      <w:r w:rsidRPr="635A44DD">
        <w:rPr>
          <w:i w:val="0"/>
          <w:iCs w:val="0"/>
        </w:rPr>
        <w:t>9.1.3.3 Hasil dan Analisis Visual</w:t>
      </w: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3120"/>
        <w:gridCol w:w="3120"/>
        <w:gridCol w:w="3120"/>
      </w:tblGrid>
      <w:tr w:rsidR="635A44DD" w:rsidTr="635A44DD" w14:paraId="3D572458" w14:textId="77777777">
        <w:trPr>
          <w:trHeight w:val="300"/>
        </w:trPr>
        <w:tc>
          <w:tcPr>
            <w:tcW w:w="3120" w:type="dxa"/>
          </w:tcPr>
          <w:p w:rsidR="635A44DD" w:rsidP="635A44DD" w:rsidRDefault="635A44DD" w14:paraId="0B6AF9DE" w14:textId="1014A1D0">
            <w:pPr>
              <w:jc w:val="center"/>
            </w:pPr>
            <w:r w:rsidRPr="635A44DD">
              <w:rPr>
                <w:b/>
                <w:bCs/>
              </w:rPr>
              <w:t>Jumlah Komponen</w:t>
            </w:r>
          </w:p>
        </w:tc>
        <w:tc>
          <w:tcPr>
            <w:tcW w:w="3120" w:type="dxa"/>
          </w:tcPr>
          <w:p w:rsidR="635A44DD" w:rsidP="635A44DD" w:rsidRDefault="635A44DD" w14:paraId="04D2DEEA" w14:textId="79A16C84">
            <w:pPr>
              <w:jc w:val="center"/>
            </w:pPr>
            <w:r w:rsidRPr="635A44DD">
              <w:rPr>
                <w:b/>
                <w:bCs/>
              </w:rPr>
              <w:t>Variansi yang Dijelaskan</w:t>
            </w:r>
          </w:p>
        </w:tc>
        <w:tc>
          <w:tcPr>
            <w:tcW w:w="3120" w:type="dxa"/>
          </w:tcPr>
          <w:p w:rsidR="635A44DD" w:rsidP="635A44DD" w:rsidRDefault="635A44DD" w14:paraId="36F7A312" w14:textId="6735AAFE">
            <w:pPr>
              <w:jc w:val="center"/>
            </w:pPr>
            <w:r w:rsidRPr="635A44DD">
              <w:rPr>
                <w:b/>
                <w:bCs/>
              </w:rPr>
              <w:t>Kualitas Rekonstruksi</w:t>
            </w:r>
          </w:p>
        </w:tc>
      </w:tr>
      <w:tr w:rsidR="635A44DD" w:rsidTr="635A44DD" w14:paraId="54BDCBBE" w14:textId="77777777">
        <w:trPr>
          <w:trHeight w:val="300"/>
        </w:trPr>
        <w:tc>
          <w:tcPr>
            <w:tcW w:w="3120" w:type="dxa"/>
          </w:tcPr>
          <w:p w:rsidR="635A44DD" w:rsidP="635A44DD" w:rsidRDefault="635A44DD" w14:paraId="27D68EA9" w14:textId="5744F794">
            <w:r>
              <w:t>5</w:t>
            </w:r>
          </w:p>
        </w:tc>
        <w:tc>
          <w:tcPr>
            <w:tcW w:w="3120" w:type="dxa"/>
          </w:tcPr>
          <w:p w:rsidR="635A44DD" w:rsidP="635A44DD" w:rsidRDefault="635A44DD" w14:paraId="7A15AA42" w14:textId="483A5A36">
            <w:r>
              <w:t>50–60%</w:t>
            </w:r>
          </w:p>
        </w:tc>
        <w:tc>
          <w:tcPr>
            <w:tcW w:w="3120" w:type="dxa"/>
          </w:tcPr>
          <w:p w:rsidR="635A44DD" w:rsidP="635A44DD" w:rsidRDefault="635A44DD" w14:paraId="01F9697A" w14:textId="1E1CA4C1">
            <w:r>
              <w:t>Sangat kasar</w:t>
            </w:r>
          </w:p>
        </w:tc>
      </w:tr>
      <w:tr w:rsidR="635A44DD" w:rsidTr="635A44DD" w14:paraId="1C6BF4EB" w14:textId="77777777">
        <w:trPr>
          <w:trHeight w:val="300"/>
        </w:trPr>
        <w:tc>
          <w:tcPr>
            <w:tcW w:w="3120" w:type="dxa"/>
          </w:tcPr>
          <w:p w:rsidR="635A44DD" w:rsidP="635A44DD" w:rsidRDefault="635A44DD" w14:paraId="04451C55" w14:textId="61EDF4ED">
            <w:r>
              <w:t>20</w:t>
            </w:r>
          </w:p>
        </w:tc>
        <w:tc>
          <w:tcPr>
            <w:tcW w:w="3120" w:type="dxa"/>
          </w:tcPr>
          <w:p w:rsidR="635A44DD" w:rsidP="635A44DD" w:rsidRDefault="635A44DD" w14:paraId="4C4B8B7D" w14:textId="36B05D1F">
            <w:r>
              <w:t>~80%</w:t>
            </w:r>
          </w:p>
        </w:tc>
        <w:tc>
          <w:tcPr>
            <w:tcW w:w="3120" w:type="dxa"/>
          </w:tcPr>
          <w:p w:rsidR="635A44DD" w:rsidP="635A44DD" w:rsidRDefault="635A44DD" w14:paraId="0DE334E8" w14:textId="0298D11F">
            <w:r>
              <w:t>Wajah mulai terbentuk</w:t>
            </w:r>
          </w:p>
        </w:tc>
      </w:tr>
      <w:tr w:rsidR="635A44DD" w:rsidTr="635A44DD" w14:paraId="72232676" w14:textId="77777777">
        <w:trPr>
          <w:trHeight w:val="300"/>
        </w:trPr>
        <w:tc>
          <w:tcPr>
            <w:tcW w:w="3120" w:type="dxa"/>
          </w:tcPr>
          <w:p w:rsidR="635A44DD" w:rsidP="635A44DD" w:rsidRDefault="635A44DD" w14:paraId="64E27237" w14:textId="78CD8F5C">
            <w:r>
              <w:t>50</w:t>
            </w:r>
          </w:p>
        </w:tc>
        <w:tc>
          <w:tcPr>
            <w:tcW w:w="3120" w:type="dxa"/>
          </w:tcPr>
          <w:p w:rsidR="635A44DD" w:rsidP="635A44DD" w:rsidRDefault="635A44DD" w14:paraId="3634F529" w14:textId="2E12F1CF">
            <w:r>
              <w:t>~90%</w:t>
            </w:r>
          </w:p>
        </w:tc>
        <w:tc>
          <w:tcPr>
            <w:tcW w:w="3120" w:type="dxa"/>
          </w:tcPr>
          <w:p w:rsidR="635A44DD" w:rsidP="635A44DD" w:rsidRDefault="635A44DD" w14:paraId="5ED6268E" w14:textId="62A7F2F0">
            <w:r>
              <w:t>Jelas dan dikenali</w:t>
            </w:r>
          </w:p>
        </w:tc>
      </w:tr>
      <w:tr w:rsidR="635A44DD" w:rsidTr="635A44DD" w14:paraId="4F411A42" w14:textId="77777777">
        <w:trPr>
          <w:trHeight w:val="300"/>
        </w:trPr>
        <w:tc>
          <w:tcPr>
            <w:tcW w:w="3120" w:type="dxa"/>
          </w:tcPr>
          <w:p w:rsidR="635A44DD" w:rsidP="635A44DD" w:rsidRDefault="635A44DD" w14:paraId="45139385" w14:textId="24B645E8">
            <w:r>
              <w:t>100</w:t>
            </w:r>
          </w:p>
        </w:tc>
        <w:tc>
          <w:tcPr>
            <w:tcW w:w="3120" w:type="dxa"/>
          </w:tcPr>
          <w:p w:rsidR="635A44DD" w:rsidP="635A44DD" w:rsidRDefault="635A44DD" w14:paraId="7A91800C" w14:textId="1B9E9CD0">
            <w:r>
              <w:t>&gt;95%</w:t>
            </w:r>
          </w:p>
        </w:tc>
        <w:tc>
          <w:tcPr>
            <w:tcW w:w="3120" w:type="dxa"/>
          </w:tcPr>
          <w:p w:rsidR="635A44DD" w:rsidP="635A44DD" w:rsidRDefault="635A44DD" w14:paraId="20B0FBD0" w14:textId="65E07A19">
            <w:r>
              <w:t>Hampir identik dengan asli</w:t>
            </w:r>
          </w:p>
        </w:tc>
      </w:tr>
    </w:tbl>
    <w:p w:rsidR="6F784F7B" w:rsidP="635A44DD" w:rsidRDefault="6F784F7B" w14:paraId="54CFC5FD" w14:textId="252373C5"/>
    <w:p w:rsidR="6F784F7B" w:rsidP="635A44DD" w:rsidRDefault="635A44DD" w14:paraId="79F43F0F" w14:textId="24BDD49D">
      <w:pPr>
        <w:pStyle w:val="Heading2"/>
      </w:pPr>
      <w:bookmarkStart w:name="_Toc213102743" w:id="133"/>
      <w:r>
        <w:t>9.2 Supervised Machine Learning</w:t>
      </w:r>
      <w:bookmarkEnd w:id="133"/>
    </w:p>
    <w:p w:rsidR="6F784F7B" w:rsidP="635A44DD" w:rsidRDefault="635A44DD" w14:paraId="58BB6100" w14:textId="4713D829">
      <w:pPr>
        <w:ind w:firstLine="720"/>
        <w:rPr>
          <w:rFonts w:ascii="Aptos" w:hAnsi="Aptos" w:eastAsia="Aptos" w:cs="Aptos"/>
        </w:rPr>
      </w:pPr>
      <w:r w:rsidRPr="635A44DD">
        <w:rPr>
          <w:rFonts w:ascii="Aptos" w:hAnsi="Aptos" w:eastAsia="Aptos" w:cs="Aptos"/>
          <w:b/>
          <w:bCs/>
        </w:rPr>
        <w:t>Supervised Machine Learning</w:t>
      </w:r>
      <w:r w:rsidRPr="635A44DD">
        <w:rPr>
          <w:rFonts w:ascii="Aptos" w:hAnsi="Aptos" w:eastAsia="Aptos" w:cs="Aptos"/>
        </w:rPr>
        <w:t xml:space="preserve"> (pembelajaran dengan pengawasan) adalah jenis pembelajaran mesin di mana model dilatih menggunakan </w:t>
      </w:r>
      <w:r w:rsidRPr="635A44DD">
        <w:rPr>
          <w:rFonts w:ascii="Aptos" w:hAnsi="Aptos" w:eastAsia="Aptos" w:cs="Aptos"/>
          <w:b/>
          <w:bCs/>
        </w:rPr>
        <w:t>data berlabel</w:t>
      </w:r>
      <w:r w:rsidRPr="635A44DD">
        <w:rPr>
          <w:rFonts w:ascii="Aptos" w:hAnsi="Aptos" w:eastAsia="Aptos" w:cs="Aptos"/>
        </w:rPr>
        <w:t>, yaitu setiap data input memiliki label output yang benar.</w:t>
      </w:r>
      <w:r w:rsidR="6F784F7B">
        <w:br/>
      </w:r>
      <w:r w:rsidRPr="635A44DD">
        <w:rPr>
          <w:rFonts w:ascii="Aptos" w:hAnsi="Aptos" w:eastAsia="Aptos" w:cs="Aptos"/>
        </w:rPr>
        <w:t xml:space="preserve"> Tujuannya adalah membuat model yang dapat </w:t>
      </w:r>
      <w:r w:rsidRPr="635A44DD">
        <w:rPr>
          <w:rFonts w:ascii="Aptos" w:hAnsi="Aptos" w:eastAsia="Aptos" w:cs="Aptos"/>
          <w:b/>
          <w:bCs/>
        </w:rPr>
        <w:t>memprediksi label untuk data baru</w:t>
      </w:r>
      <w:r w:rsidRPr="635A44DD">
        <w:rPr>
          <w:rFonts w:ascii="Aptos" w:hAnsi="Aptos" w:eastAsia="Aptos" w:cs="Aptos"/>
        </w:rPr>
        <w:t xml:space="preserve"> berdasarkan pola yang dipelajari dari data pelatihan.</w:t>
      </w:r>
    </w:p>
    <w:p w:rsidR="6F784F7B" w:rsidP="635A44DD" w:rsidRDefault="635A44DD" w14:paraId="1CAC84C5" w14:textId="7A75A803">
      <w:pPr>
        <w:ind w:firstLine="720"/>
      </w:pPr>
      <w:r w:rsidRPr="635A44DD">
        <w:rPr>
          <w:rFonts w:ascii="Aptos" w:hAnsi="Aptos" w:eastAsia="Aptos" w:cs="Aptos"/>
        </w:rPr>
        <w:t>Contoh sederhana:</w:t>
      </w:r>
    </w:p>
    <w:p w:rsidR="6F784F7B" w:rsidP="635A44DD" w:rsidRDefault="635A44DD" w14:paraId="0962979D" w14:textId="30032DD2">
      <w:pPr>
        <w:ind w:firstLine="720"/>
      </w:pPr>
      <w:r w:rsidRPr="635A44DD">
        <w:rPr>
          <w:rFonts w:ascii="Aptos" w:hAnsi="Aptos" w:eastAsia="Aptos" w:cs="Aptos"/>
        </w:rPr>
        <w:t>Diberikan banyak gambar angka tulisan tangan (0–9) beserta labelnya, model belajar mengenali bentuk tiap angka agar dapat mengklasifikasikan gambar baru yang belum pernah dilihat.</w:t>
      </w:r>
    </w:p>
    <w:p w:rsidR="6F784F7B" w:rsidP="635A44DD" w:rsidRDefault="635A44DD" w14:paraId="1A73D1B7" w14:textId="00044762">
      <w:pPr>
        <w:ind w:firstLine="720"/>
        <w:rPr>
          <w:rFonts w:ascii="Aptos" w:hAnsi="Aptos" w:eastAsia="Aptos" w:cs="Aptos"/>
        </w:rPr>
      </w:pPr>
      <w:r w:rsidRPr="635A44DD">
        <w:rPr>
          <w:rFonts w:ascii="Aptos" w:hAnsi="Aptos" w:eastAsia="Aptos" w:cs="Aptos"/>
        </w:rPr>
        <w:t>Karakteristik Utama Supervised Learning:</w:t>
      </w: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4680"/>
        <w:gridCol w:w="4680"/>
      </w:tblGrid>
      <w:tr w:rsidR="635A44DD" w:rsidTr="635A44DD" w14:paraId="1946EFDE" w14:textId="77777777">
        <w:trPr>
          <w:trHeight w:val="300"/>
        </w:trPr>
        <w:tc>
          <w:tcPr>
            <w:tcW w:w="4680" w:type="dxa"/>
          </w:tcPr>
          <w:p w:rsidR="635A44DD" w:rsidP="635A44DD" w:rsidRDefault="635A44DD" w14:paraId="2DD8B1DF" w14:textId="08DC3FF6">
            <w:pPr>
              <w:jc w:val="center"/>
            </w:pPr>
            <w:r w:rsidRPr="635A44DD">
              <w:rPr>
                <w:b/>
                <w:bCs/>
              </w:rPr>
              <w:t>Karakteristik</w:t>
            </w:r>
          </w:p>
        </w:tc>
        <w:tc>
          <w:tcPr>
            <w:tcW w:w="4680" w:type="dxa"/>
          </w:tcPr>
          <w:p w:rsidR="635A44DD" w:rsidP="635A44DD" w:rsidRDefault="635A44DD" w14:paraId="11004C59" w14:textId="6F7CFF9B">
            <w:pPr>
              <w:jc w:val="center"/>
            </w:pPr>
            <w:r w:rsidRPr="635A44DD">
              <w:rPr>
                <w:b/>
                <w:bCs/>
              </w:rPr>
              <w:t>Penjelasan</w:t>
            </w:r>
          </w:p>
        </w:tc>
      </w:tr>
      <w:tr w:rsidR="635A44DD" w:rsidTr="635A44DD" w14:paraId="718342C6" w14:textId="77777777">
        <w:trPr>
          <w:trHeight w:val="300"/>
        </w:trPr>
        <w:tc>
          <w:tcPr>
            <w:tcW w:w="4680" w:type="dxa"/>
          </w:tcPr>
          <w:p w:rsidR="635A44DD" w:rsidP="635A44DD" w:rsidRDefault="635A44DD" w14:paraId="2AE276DD" w14:textId="5E92AB82">
            <w:r w:rsidRPr="635A44DD">
              <w:rPr>
                <w:b/>
                <w:bCs/>
              </w:rPr>
              <w:t>Data Berlabel</w:t>
            </w:r>
          </w:p>
        </w:tc>
        <w:tc>
          <w:tcPr>
            <w:tcW w:w="4680" w:type="dxa"/>
          </w:tcPr>
          <w:p w:rsidR="635A44DD" w:rsidP="635A44DD" w:rsidRDefault="635A44DD" w14:paraId="6294AFCE" w14:textId="3818E104">
            <w:r>
              <w:t>Setiap input (gambar) memiliki label atau kelas (misal: digit 0–9)</w:t>
            </w:r>
          </w:p>
        </w:tc>
      </w:tr>
      <w:tr w:rsidR="635A44DD" w:rsidTr="635A44DD" w14:paraId="7C4BFA29" w14:textId="77777777">
        <w:trPr>
          <w:trHeight w:val="300"/>
        </w:trPr>
        <w:tc>
          <w:tcPr>
            <w:tcW w:w="4680" w:type="dxa"/>
          </w:tcPr>
          <w:p w:rsidR="635A44DD" w:rsidP="635A44DD" w:rsidRDefault="635A44DD" w14:paraId="0E8DC7EC" w14:textId="18C1B3C9">
            <w:r w:rsidRPr="635A44DD">
              <w:rPr>
                <w:b/>
                <w:bCs/>
              </w:rPr>
              <w:t>Tujuan</w:t>
            </w:r>
          </w:p>
        </w:tc>
        <w:tc>
          <w:tcPr>
            <w:tcW w:w="4680" w:type="dxa"/>
          </w:tcPr>
          <w:p w:rsidR="635A44DD" w:rsidP="635A44DD" w:rsidRDefault="635A44DD" w14:paraId="2AE6B5D2" w14:textId="0B1147AD">
            <w:r>
              <w:t>Menemukan fungsi f(x) → y yang memetakan fitur ke label</w:t>
            </w:r>
          </w:p>
        </w:tc>
      </w:tr>
      <w:tr w:rsidR="635A44DD" w:rsidTr="635A44DD" w14:paraId="5EC97EA6" w14:textId="77777777">
        <w:trPr>
          <w:trHeight w:val="300"/>
        </w:trPr>
        <w:tc>
          <w:tcPr>
            <w:tcW w:w="4680" w:type="dxa"/>
          </w:tcPr>
          <w:p w:rsidR="635A44DD" w:rsidP="635A44DD" w:rsidRDefault="635A44DD" w14:paraId="1A207DF9" w14:textId="2B10B315">
            <w:r w:rsidRPr="635A44DD">
              <w:rPr>
                <w:b/>
                <w:bCs/>
              </w:rPr>
              <w:t>Tahap Proses</w:t>
            </w:r>
          </w:p>
        </w:tc>
        <w:tc>
          <w:tcPr>
            <w:tcW w:w="4680" w:type="dxa"/>
          </w:tcPr>
          <w:p w:rsidR="635A44DD" w:rsidP="635A44DD" w:rsidRDefault="635A44DD" w14:paraId="590C130A" w14:textId="5C312F36">
            <w:r>
              <w:t>(1) Training → model belajar pola dari data berlabel, (2) Testing → model diuji pada data baru</w:t>
            </w:r>
          </w:p>
        </w:tc>
      </w:tr>
      <w:tr w:rsidR="635A44DD" w:rsidTr="635A44DD" w14:paraId="67BD0F8A" w14:textId="77777777">
        <w:trPr>
          <w:trHeight w:val="300"/>
        </w:trPr>
        <w:tc>
          <w:tcPr>
            <w:tcW w:w="4680" w:type="dxa"/>
          </w:tcPr>
          <w:p w:rsidR="635A44DD" w:rsidP="635A44DD" w:rsidRDefault="635A44DD" w14:paraId="797856DA" w14:textId="5E2FBE3B">
            <w:r w:rsidRPr="635A44DD">
              <w:rPr>
                <w:b/>
                <w:bCs/>
              </w:rPr>
              <w:t>Jenis Tugas</w:t>
            </w:r>
          </w:p>
        </w:tc>
        <w:tc>
          <w:tcPr>
            <w:tcW w:w="4680" w:type="dxa"/>
          </w:tcPr>
          <w:p w:rsidR="635A44DD" w:rsidP="635A44DD" w:rsidRDefault="635A44DD" w14:paraId="23C07581" w14:textId="25983006">
            <w:r>
              <w:t>Klasifikasi (mengenali objek), Regresi (memprediksi nilai kontinu)</w:t>
            </w:r>
          </w:p>
        </w:tc>
      </w:tr>
    </w:tbl>
    <w:p w:rsidR="6F784F7B" w:rsidP="635A44DD" w:rsidRDefault="6F784F7B" w14:paraId="4935438B" w14:textId="2C5A1D33">
      <w:pPr>
        <w:ind w:firstLine="720"/>
        <w:rPr>
          <w:rFonts w:ascii="Aptos" w:hAnsi="Aptos" w:eastAsia="Aptos" w:cs="Aptos"/>
        </w:rPr>
      </w:pPr>
    </w:p>
    <w:p w:rsidR="6F784F7B" w:rsidP="635A44DD" w:rsidRDefault="635A44DD" w14:paraId="01B91233" w14:textId="43E989DC">
      <w:pPr>
        <w:pStyle w:val="Heading2"/>
      </w:pPr>
      <w:bookmarkStart w:name="_Toc213102744" w:id="134"/>
      <w:r w:rsidRPr="635A44DD">
        <w:t>9.2.1 MNIST Dataset dan Klasifikasi Digit Tulisan Tangan</w:t>
      </w:r>
      <w:bookmarkEnd w:id="134"/>
    </w:p>
    <w:p w:rsidR="6F784F7B" w:rsidP="635A44DD" w:rsidRDefault="635A44DD" w14:paraId="76AEAEA2" w14:textId="62828442">
      <w:pPr>
        <w:pStyle w:val="Heading3"/>
      </w:pPr>
      <w:bookmarkStart w:name="_Toc213102745" w:id="135"/>
      <w:r w:rsidRPr="635A44DD">
        <w:t>9.2.1.1 Tujuan</w:t>
      </w:r>
      <w:bookmarkEnd w:id="135"/>
    </w:p>
    <w:p w:rsidR="6F784F7B" w:rsidP="00210EC7" w:rsidRDefault="635A44DD" w14:paraId="15F1E3B9" w14:textId="636B6BBA">
      <w:pPr>
        <w:pStyle w:val="ListParagraph"/>
        <w:numPr>
          <w:ilvl w:val="0"/>
          <w:numId w:val="42"/>
        </w:numPr>
      </w:pPr>
      <w:r w:rsidRPr="635A44DD">
        <w:t>Mengunduh dan mempersiapkan dataset MNIST (Modified National Institute of Standards and Technology).</w:t>
      </w:r>
    </w:p>
    <w:p w:rsidR="6F784F7B" w:rsidP="00210EC7" w:rsidRDefault="635A44DD" w14:paraId="3FD9E105" w14:textId="7A35B82C">
      <w:pPr>
        <w:pStyle w:val="ListParagraph"/>
        <w:numPr>
          <w:ilvl w:val="0"/>
          <w:numId w:val="42"/>
        </w:numPr>
      </w:pPr>
      <w:r>
        <w:t>Memvisualisasikan citra-citra digit untuk memahami struktur datanya.</w:t>
      </w:r>
    </w:p>
    <w:p w:rsidR="6F784F7B" w:rsidP="00210EC7" w:rsidRDefault="635A44DD" w14:paraId="2DF4B81B" w14:textId="2E686633">
      <w:pPr>
        <w:pStyle w:val="ListParagraph"/>
        <w:numPr>
          <w:ilvl w:val="0"/>
          <w:numId w:val="42"/>
        </w:numPr>
      </w:pPr>
      <w:r>
        <w:t>Melatih tiga model supervised learning:</w:t>
      </w:r>
    </w:p>
    <w:p w:rsidR="6F784F7B" w:rsidP="00210EC7" w:rsidRDefault="635A44DD" w14:paraId="5308FADC" w14:textId="2166D5F5">
      <w:pPr>
        <w:pStyle w:val="ListParagraph"/>
        <w:numPr>
          <w:ilvl w:val="0"/>
          <w:numId w:val="41"/>
        </w:numPr>
      </w:pPr>
      <w:r w:rsidRPr="635A44DD">
        <w:t>K-Nearest Neighbor (KNN)</w:t>
      </w:r>
    </w:p>
    <w:p w:rsidR="6F784F7B" w:rsidP="00210EC7" w:rsidRDefault="635A44DD" w14:paraId="5C8B08E0" w14:textId="3C4735DD">
      <w:pPr>
        <w:pStyle w:val="ListParagraph"/>
        <w:numPr>
          <w:ilvl w:val="0"/>
          <w:numId w:val="41"/>
        </w:numPr>
      </w:pPr>
      <w:r>
        <w:t>Gaussian Naive Bayes</w:t>
      </w:r>
    </w:p>
    <w:p w:rsidR="6F784F7B" w:rsidP="00210EC7" w:rsidRDefault="635A44DD" w14:paraId="1C6CAA14" w14:textId="281F197B">
      <w:pPr>
        <w:pStyle w:val="ListParagraph"/>
        <w:numPr>
          <w:ilvl w:val="0"/>
          <w:numId w:val="41"/>
        </w:numPr>
      </w:pPr>
      <w:r>
        <w:t>Support Vector Machine (SVM)</w:t>
      </w:r>
    </w:p>
    <w:p w:rsidR="6F784F7B" w:rsidP="635A44DD" w:rsidRDefault="635A44DD" w14:paraId="6314B2FB" w14:textId="08FD83CC">
      <w:pPr>
        <w:ind w:left="720"/>
      </w:pPr>
      <w:r w:rsidRPr="635A44DD">
        <w:t>untuk melakukan klasifikasi digit tulisan tangan (0–9).</w:t>
      </w:r>
    </w:p>
    <w:p w:rsidR="6F784F7B" w:rsidP="635A44DD" w:rsidRDefault="635A44DD" w14:paraId="668136AD" w14:textId="6A918819">
      <w:pPr>
        <w:pStyle w:val="Heading3"/>
      </w:pPr>
      <w:bookmarkStart w:name="_Toc213102746" w:id="136"/>
      <w:r w:rsidRPr="635A44DD">
        <w:t>9.2.1.2 Teori Singkat MNIST Dataset</w:t>
      </w:r>
      <w:bookmarkEnd w:id="136"/>
    </w:p>
    <w:p w:rsidR="6F784F7B" w:rsidP="00210EC7" w:rsidRDefault="635A44DD" w14:paraId="0EB55533" w14:textId="506754DB">
      <w:pPr>
        <w:pStyle w:val="ListParagraph"/>
        <w:numPr>
          <w:ilvl w:val="0"/>
          <w:numId w:val="40"/>
        </w:numPr>
      </w:pPr>
      <w:r w:rsidRPr="635A44DD">
        <w:t>MNIST adalah dataset standar yang digunakan untuk melatih dan menguji algoritma pengenalan pola visual.</w:t>
      </w:r>
    </w:p>
    <w:p w:rsidR="6F784F7B" w:rsidP="00210EC7" w:rsidRDefault="635A44DD" w14:paraId="42DBB961" w14:textId="3F85DBC0">
      <w:pPr>
        <w:pStyle w:val="ListParagraph"/>
        <w:numPr>
          <w:ilvl w:val="0"/>
          <w:numId w:val="40"/>
        </w:numPr>
      </w:pPr>
      <w:r>
        <w:t>Dataset ini terdiri dari:</w:t>
      </w:r>
    </w:p>
    <w:p w:rsidR="6F784F7B" w:rsidP="00210EC7" w:rsidRDefault="635A44DD" w14:paraId="7809B32A" w14:textId="32820652">
      <w:pPr>
        <w:pStyle w:val="ListParagraph"/>
        <w:numPr>
          <w:ilvl w:val="0"/>
          <w:numId w:val="39"/>
        </w:numPr>
      </w:pPr>
      <w:r>
        <w:t>60.000 gambar untuk pelatihan,</w:t>
      </w:r>
    </w:p>
    <w:p w:rsidR="6F784F7B" w:rsidP="00210EC7" w:rsidRDefault="635A44DD" w14:paraId="779D395B" w14:textId="44FD2B8D">
      <w:pPr>
        <w:pStyle w:val="ListParagraph"/>
        <w:numPr>
          <w:ilvl w:val="0"/>
          <w:numId w:val="39"/>
        </w:numPr>
      </w:pPr>
      <w:r>
        <w:t>10.000 gambar untuk pengujian,</w:t>
      </w:r>
    </w:p>
    <w:p w:rsidR="6F784F7B" w:rsidP="00210EC7" w:rsidRDefault="635A44DD" w14:paraId="2ADA2B50" w14:textId="467434F2">
      <w:pPr>
        <w:pStyle w:val="ListParagraph"/>
        <w:numPr>
          <w:ilvl w:val="0"/>
          <w:numId w:val="39"/>
        </w:numPr>
      </w:pPr>
      <w:r>
        <w:t>Setiap gambar berukuran 28×28 piksel (784 fitur) dalam skala keabuan (grayscale).</w:t>
      </w:r>
    </w:p>
    <w:p w:rsidR="6F784F7B" w:rsidP="00210EC7" w:rsidRDefault="635A44DD" w14:paraId="7F64BE02" w14:textId="16FAB598">
      <w:pPr>
        <w:pStyle w:val="ListParagraph"/>
        <w:numPr>
          <w:ilvl w:val="0"/>
          <w:numId w:val="40"/>
        </w:numPr>
      </w:pPr>
      <w:r w:rsidRPr="635A44DD">
        <w:t>Nilai tiap piksel berkisar antara 0–255 yang merepresentasikan intensitas warna hitam–putih.</w:t>
      </w:r>
    </w:p>
    <w:p w:rsidR="6F784F7B" w:rsidP="635A44DD" w:rsidRDefault="635A44DD" w14:paraId="0085E4E6" w14:textId="4B27A3CD">
      <w:pPr>
        <w:pStyle w:val="Heading3"/>
      </w:pPr>
      <w:bookmarkStart w:name="_Toc213102747" w:id="137"/>
      <w:r w:rsidRPr="635A44DD">
        <w:t>9.2.1.3 Downloading the MNIST Dataset</w:t>
      </w:r>
      <w:bookmarkEnd w:id="137"/>
    </w:p>
    <w:p w:rsidR="6F784F7B" w:rsidP="635A44DD" w:rsidRDefault="635A44DD" w14:paraId="07330B5B" w14:textId="1B48BBD0">
      <w:pPr>
        <w:pStyle w:val="Heading4"/>
        <w:rPr>
          <w:i w:val="0"/>
          <w:iCs w:val="0"/>
        </w:rPr>
      </w:pPr>
      <w:r w:rsidRPr="635A44DD">
        <w:rPr>
          <w:i w:val="0"/>
          <w:iCs w:val="0"/>
        </w:rPr>
        <w:t>9.2.1.3.1 Langkah-langkah</w:t>
      </w:r>
    </w:p>
    <w:p w:rsidR="6F784F7B" w:rsidP="00210EC7" w:rsidRDefault="635A44DD" w14:paraId="32301DFC" w14:textId="3DF5C06C">
      <w:pPr>
        <w:numPr>
          <w:ilvl w:val="0"/>
          <w:numId w:val="38"/>
        </w:numPr>
        <w:rPr>
          <w:rFonts w:ascii="Aptos" w:hAnsi="Aptos" w:eastAsia="Aptos" w:cs="Aptos"/>
        </w:rPr>
      </w:pPr>
      <w:r w:rsidRPr="635A44DD">
        <w:rPr>
          <w:rFonts w:ascii="Aptos" w:hAnsi="Aptos" w:eastAsia="Aptos" w:cs="Aptos"/>
        </w:rPr>
        <w:t>Mengunduh data mentah</w:t>
      </w:r>
    </w:p>
    <w:p w:rsidR="6F784F7B" w:rsidP="00210EC7" w:rsidRDefault="635A44DD" w14:paraId="65D5EF79" w14:textId="282C2467">
      <w:pPr>
        <w:numPr>
          <w:ilvl w:val="0"/>
          <w:numId w:val="38"/>
        </w:numPr>
        <w:rPr>
          <w:rFonts w:ascii="Aptos" w:hAnsi="Aptos" w:eastAsia="Aptos" w:cs="Aptos"/>
        </w:rPr>
      </w:pPr>
      <w:r w:rsidRPr="635A44DD">
        <w:rPr>
          <w:rFonts w:ascii="Aptos" w:hAnsi="Aptos" w:eastAsia="Aptos" w:cs="Aptos"/>
        </w:rPr>
        <w:t>Membaca file gambar</w:t>
      </w:r>
    </w:p>
    <w:p w:rsidR="6F784F7B" w:rsidP="00210EC7" w:rsidRDefault="635A44DD" w14:paraId="38081641" w14:textId="611A5181">
      <w:pPr>
        <w:numPr>
          <w:ilvl w:val="0"/>
          <w:numId w:val="38"/>
        </w:numPr>
        <w:rPr>
          <w:rFonts w:ascii="Aptos" w:hAnsi="Aptos" w:eastAsia="Aptos" w:cs="Aptos"/>
        </w:rPr>
      </w:pPr>
      <w:r w:rsidRPr="635A44DD">
        <w:rPr>
          <w:rFonts w:ascii="Aptos" w:hAnsi="Aptos" w:eastAsia="Aptos" w:cs="Aptos"/>
        </w:rPr>
        <w:t>Membaca label</w:t>
      </w:r>
    </w:p>
    <w:p w:rsidR="6F784F7B" w:rsidP="00210EC7" w:rsidRDefault="635A44DD" w14:paraId="149BD373" w14:textId="57C88859">
      <w:pPr>
        <w:numPr>
          <w:ilvl w:val="0"/>
          <w:numId w:val="38"/>
        </w:numPr>
        <w:rPr>
          <w:rFonts w:ascii="Aptos" w:hAnsi="Aptos" w:eastAsia="Aptos" w:cs="Aptos"/>
        </w:rPr>
      </w:pPr>
      <w:r w:rsidRPr="635A44DD">
        <w:rPr>
          <w:rFonts w:ascii="Aptos" w:hAnsi="Aptos" w:eastAsia="Aptos" w:cs="Aptos"/>
        </w:rPr>
        <w:t>Memuat dataset lengkap</w:t>
      </w:r>
    </w:p>
    <w:p w:rsidR="6F784F7B" w:rsidP="635A44DD" w:rsidRDefault="635A44DD" w14:paraId="213114BD" w14:textId="268568FB">
      <w:pPr>
        <w:pStyle w:val="Heading4"/>
        <w:rPr>
          <w:i w:val="0"/>
          <w:iCs w:val="0"/>
        </w:rPr>
      </w:pPr>
      <w:r w:rsidRPr="635A44DD">
        <w:rPr>
          <w:i w:val="0"/>
          <w:iCs w:val="0"/>
        </w:rPr>
        <w:t>9.2.1.3.2 Analisis</w:t>
      </w:r>
    </w:p>
    <w:p w:rsidR="6F784F7B" w:rsidP="00210EC7" w:rsidRDefault="635A44DD" w14:paraId="7F769011" w14:textId="2C028918">
      <w:pPr>
        <w:pStyle w:val="ListParagraph"/>
        <w:numPr>
          <w:ilvl w:val="0"/>
          <w:numId w:val="37"/>
        </w:numPr>
      </w:pPr>
      <w:r w:rsidRPr="635A44DD">
        <w:t>Setiap gambar sekarang direpresentasikan sebagai vektor berisi 784 nilai (28×28 piksel).</w:t>
      </w:r>
    </w:p>
    <w:p w:rsidR="6F784F7B" w:rsidP="00210EC7" w:rsidRDefault="635A44DD" w14:paraId="0150802D" w14:textId="248E3FDC">
      <w:pPr>
        <w:pStyle w:val="ListParagraph"/>
        <w:numPr>
          <w:ilvl w:val="0"/>
          <w:numId w:val="37"/>
        </w:numPr>
      </w:pPr>
      <w:r>
        <w:t>Data ini siap digunakan sebagai input ke algoritma supervised learning.</w:t>
      </w:r>
    </w:p>
    <w:p w:rsidR="6F784F7B" w:rsidP="635A44DD" w:rsidRDefault="635A44DD" w14:paraId="2CB39303" w14:textId="0DFD3F34">
      <w:pPr>
        <w:pStyle w:val="Heading3"/>
      </w:pPr>
      <w:bookmarkStart w:name="_Toc213102748" w:id="138"/>
      <w:r>
        <w:t>9.2.1.4 Training KNN, Gaussian Bayes, and SVM Models to Classify MNIST</w:t>
      </w:r>
      <w:bookmarkEnd w:id="138"/>
    </w:p>
    <w:p w:rsidR="6F784F7B" w:rsidP="635A44DD" w:rsidRDefault="635A44DD" w14:paraId="1D1377EC" w14:textId="74AB8175">
      <w:pPr>
        <w:pStyle w:val="Heading4"/>
        <w:rPr>
          <w:i w:val="0"/>
          <w:iCs w:val="0"/>
        </w:rPr>
      </w:pPr>
      <w:r w:rsidRPr="635A44DD">
        <w:rPr>
          <w:i w:val="0"/>
          <w:iCs w:val="0"/>
        </w:rPr>
        <w:t>9.2.1.4.1 Model 1 — K-Nearest Neighbor (KNN)</w:t>
      </w:r>
    </w:p>
    <w:p w:rsidR="6F784F7B" w:rsidP="00210EC7" w:rsidRDefault="635A44DD" w14:paraId="2C4D6599" w14:textId="410929FC">
      <w:pPr>
        <w:pStyle w:val="ListParagraph"/>
        <w:numPr>
          <w:ilvl w:val="0"/>
          <w:numId w:val="36"/>
        </w:numPr>
      </w:pPr>
      <w:r>
        <w:t>Menentukan kelas data baru berdasarkan tetangga terdekat (K) pada ruang fitur.</w:t>
      </w:r>
    </w:p>
    <w:p w:rsidR="6F784F7B" w:rsidP="00210EC7" w:rsidRDefault="635A44DD" w14:paraId="6EFB1548" w14:textId="5452BE1C">
      <w:pPr>
        <w:pStyle w:val="ListParagraph"/>
        <w:numPr>
          <w:ilvl w:val="0"/>
          <w:numId w:val="36"/>
        </w:numPr>
      </w:pPr>
      <w:r>
        <w:t>Menggunakan jarak Euclidean untuk mengukur kemiripan antar gambar.</w:t>
      </w:r>
    </w:p>
    <w:p w:rsidR="6F784F7B" w:rsidP="00210EC7" w:rsidRDefault="635A44DD" w14:paraId="7C7CC993" w14:textId="517CCEBE">
      <w:pPr>
        <w:pStyle w:val="ListParagraph"/>
        <w:numPr>
          <w:ilvl w:val="0"/>
          <w:numId w:val="36"/>
        </w:numPr>
      </w:pPr>
      <w:r>
        <w:t>Tidak membutuhkan proses pelatihan kompleks, tetapi lambat untuk dataset besar.</w:t>
      </w:r>
    </w:p>
    <w:p w:rsidR="6F784F7B" w:rsidP="00210EC7" w:rsidRDefault="635A44DD" w14:paraId="4F07A5E9" w14:textId="430BE332">
      <w:pPr>
        <w:pStyle w:val="ListParagraph"/>
        <w:numPr>
          <w:ilvl w:val="0"/>
          <w:numId w:val="36"/>
        </w:numPr>
        <w:rPr>
          <w:b/>
          <w:bCs/>
        </w:rPr>
      </w:pPr>
      <w:r w:rsidRPr="635A44DD">
        <w:t xml:space="preserve">Akurasi: </w:t>
      </w:r>
      <w:r w:rsidRPr="635A44DD">
        <w:rPr>
          <w:b/>
          <w:bCs/>
        </w:rPr>
        <w:t>≈96–97%</w:t>
      </w:r>
    </w:p>
    <w:p w:rsidR="6F784F7B" w:rsidP="00210EC7" w:rsidRDefault="635A44DD" w14:paraId="36A2B2F3" w14:textId="18DC6FAA">
      <w:pPr>
        <w:pStyle w:val="ListParagraph"/>
        <w:numPr>
          <w:ilvl w:val="0"/>
          <w:numId w:val="36"/>
        </w:numPr>
        <w:spacing w:before="240" w:after="240"/>
      </w:pPr>
      <w:r w:rsidRPr="635A44DD">
        <w:t>Kesalahan utama terjadi pada digit dengan bentuk serupa.</w:t>
      </w:r>
    </w:p>
    <w:p w:rsidR="6F784F7B" w:rsidP="635A44DD" w:rsidRDefault="635A44DD" w14:paraId="48AFBD93" w14:textId="680B6DC9">
      <w:pPr>
        <w:pStyle w:val="Heading4"/>
        <w:rPr>
          <w:i w:val="0"/>
          <w:iCs w:val="0"/>
        </w:rPr>
      </w:pPr>
      <w:r w:rsidRPr="635A44DD">
        <w:rPr>
          <w:i w:val="0"/>
          <w:iCs w:val="0"/>
        </w:rPr>
        <w:t>9.2.1.4.2 Model 2 — Gaussian Naive Bayes</w:t>
      </w:r>
    </w:p>
    <w:p w:rsidR="6F784F7B" w:rsidP="00210EC7" w:rsidRDefault="635A44DD" w14:paraId="62DC76B3" w14:textId="0394DBC7">
      <w:pPr>
        <w:pStyle w:val="ListParagraph"/>
        <w:numPr>
          <w:ilvl w:val="0"/>
          <w:numId w:val="35"/>
        </w:numPr>
      </w:pPr>
      <w:r>
        <w:t>Berdasarkan Teorema Bayes, menghitung probabilitas kelas berdasarkan distribusi fitur.</w:t>
      </w:r>
    </w:p>
    <w:p w:rsidR="6F784F7B" w:rsidP="00210EC7" w:rsidRDefault="635A44DD" w14:paraId="3A5D405D" w14:textId="274DDE36">
      <w:pPr>
        <w:pStyle w:val="ListParagraph"/>
        <w:numPr>
          <w:ilvl w:val="0"/>
          <w:numId w:val="35"/>
        </w:numPr>
      </w:pPr>
      <w:r>
        <w:t>Asumsi utama: setiap fitur bersifat independen dan mengikuti distribusi Gaussian (normal).</w:t>
      </w:r>
    </w:p>
    <w:p w:rsidR="6F784F7B" w:rsidP="00210EC7" w:rsidRDefault="635A44DD" w14:paraId="75127292" w14:textId="427B648B">
      <w:pPr>
        <w:pStyle w:val="ListParagraph"/>
        <w:numPr>
          <w:ilvl w:val="0"/>
          <w:numId w:val="35"/>
        </w:numPr>
        <w:rPr>
          <w:b/>
          <w:bCs/>
        </w:rPr>
      </w:pPr>
      <w:r w:rsidRPr="635A44DD">
        <w:t xml:space="preserve">Akurasi: </w:t>
      </w:r>
      <w:r w:rsidRPr="635A44DD">
        <w:rPr>
          <w:b/>
          <w:bCs/>
        </w:rPr>
        <w:t>≈95–96%</w:t>
      </w:r>
    </w:p>
    <w:p w:rsidR="6F784F7B" w:rsidP="00210EC7" w:rsidRDefault="635A44DD" w14:paraId="57F3E554" w14:textId="5ADDE462">
      <w:pPr>
        <w:pStyle w:val="ListParagraph"/>
        <w:numPr>
          <w:ilvl w:val="0"/>
          <w:numId w:val="35"/>
        </w:numPr>
        <w:spacing w:before="240" w:after="240"/>
      </w:pPr>
      <w:r w:rsidRPr="635A44DD">
        <w:t>Keunggulan: sangat cepat.</w:t>
      </w:r>
    </w:p>
    <w:p w:rsidR="6F784F7B" w:rsidP="00210EC7" w:rsidRDefault="635A44DD" w14:paraId="0C27DD95" w14:textId="7E5C4CAF">
      <w:pPr>
        <w:pStyle w:val="ListParagraph"/>
        <w:numPr>
          <w:ilvl w:val="0"/>
          <w:numId w:val="35"/>
        </w:numPr>
        <w:spacing w:before="240" w:after="240"/>
      </w:pPr>
      <w:r w:rsidRPr="635A44DD">
        <w:t>Kekurangan: tidak mempertimbangkan hubungan antar piksel.</w:t>
      </w:r>
    </w:p>
    <w:p w:rsidR="6F784F7B" w:rsidP="635A44DD" w:rsidRDefault="635A44DD" w14:paraId="3EE40AEE" w14:textId="4A9C1544">
      <w:pPr>
        <w:pStyle w:val="Heading4"/>
        <w:rPr>
          <w:i w:val="0"/>
          <w:iCs w:val="0"/>
        </w:rPr>
      </w:pPr>
      <w:r w:rsidRPr="635A44DD">
        <w:rPr>
          <w:i w:val="0"/>
          <w:iCs w:val="0"/>
        </w:rPr>
        <w:t>9.2.1.4.3 Model 3 — Support Vector Machine (SVM)</w:t>
      </w:r>
    </w:p>
    <w:p w:rsidR="6F784F7B" w:rsidP="00210EC7" w:rsidRDefault="635A44DD" w14:paraId="6FDD67D0" w14:textId="0DD0865C">
      <w:pPr>
        <w:pStyle w:val="ListParagraph"/>
        <w:numPr>
          <w:ilvl w:val="0"/>
          <w:numId w:val="34"/>
        </w:numPr>
      </w:pPr>
      <w:r w:rsidRPr="635A44DD">
        <w:t xml:space="preserve">SVM mencari </w:t>
      </w:r>
      <w:r w:rsidRPr="635A44DD">
        <w:rPr>
          <w:b/>
          <w:bCs/>
        </w:rPr>
        <w:t>garis batas (hyperplane)</w:t>
      </w:r>
      <w:r w:rsidRPr="635A44DD">
        <w:t xml:space="preserve"> yang memisahkan kelas data dengan </w:t>
      </w:r>
      <w:r w:rsidRPr="635A44DD">
        <w:rPr>
          <w:b/>
          <w:bCs/>
        </w:rPr>
        <w:t>margin maksimum</w:t>
      </w:r>
      <w:r w:rsidRPr="635A44DD">
        <w:t>.</w:t>
      </w:r>
    </w:p>
    <w:p w:rsidR="6F784F7B" w:rsidP="00210EC7" w:rsidRDefault="635A44DD" w14:paraId="147775DC" w14:textId="17D0CBDB">
      <w:pPr>
        <w:pStyle w:val="ListParagraph"/>
        <w:numPr>
          <w:ilvl w:val="0"/>
          <w:numId w:val="34"/>
        </w:numPr>
        <w:spacing w:before="240" w:after="240"/>
      </w:pPr>
      <w:r w:rsidRPr="635A44DD">
        <w:t xml:space="preserve">Dapat menangani hubungan </w:t>
      </w:r>
      <w:r w:rsidRPr="635A44DD">
        <w:rPr>
          <w:b/>
          <w:bCs/>
        </w:rPr>
        <w:t>non-linear</w:t>
      </w:r>
      <w:r w:rsidRPr="635A44DD">
        <w:t xml:space="preserve"> menggunakan </w:t>
      </w:r>
      <w:r w:rsidRPr="635A44DD">
        <w:rPr>
          <w:i/>
          <w:iCs/>
        </w:rPr>
        <w:t>kernel trick</w:t>
      </w:r>
      <w:r w:rsidRPr="635A44DD">
        <w:t xml:space="preserve"> (misalnya </w:t>
      </w:r>
      <w:r w:rsidRPr="635A44DD">
        <w:rPr>
          <w:i/>
          <w:iCs/>
        </w:rPr>
        <w:t>polynomial</w:t>
      </w:r>
      <w:r w:rsidRPr="635A44DD">
        <w:t xml:space="preserve"> atau </w:t>
      </w:r>
      <w:r w:rsidRPr="635A44DD">
        <w:rPr>
          <w:i/>
          <w:iCs/>
        </w:rPr>
        <w:t>RBF kernel</w:t>
      </w:r>
      <w:r w:rsidRPr="635A44DD">
        <w:t>).</w:t>
      </w:r>
    </w:p>
    <w:p w:rsidR="6F784F7B" w:rsidP="00210EC7" w:rsidRDefault="635A44DD" w14:paraId="280F5757" w14:textId="1552509F">
      <w:pPr>
        <w:pStyle w:val="ListParagraph"/>
        <w:numPr>
          <w:ilvl w:val="0"/>
          <w:numId w:val="34"/>
        </w:numPr>
        <w:rPr>
          <w:b/>
          <w:bCs/>
        </w:rPr>
      </w:pPr>
      <w:r w:rsidRPr="635A44DD">
        <w:t xml:space="preserve">Akurasi: </w:t>
      </w:r>
      <w:r w:rsidRPr="635A44DD">
        <w:rPr>
          <w:b/>
          <w:bCs/>
        </w:rPr>
        <w:t>≈98%</w:t>
      </w:r>
    </w:p>
    <w:p w:rsidR="6F784F7B" w:rsidP="00210EC7" w:rsidRDefault="635A44DD" w14:paraId="312FEC90" w14:textId="68056AAE">
      <w:pPr>
        <w:pStyle w:val="ListParagraph"/>
        <w:numPr>
          <w:ilvl w:val="0"/>
          <w:numId w:val="34"/>
        </w:numPr>
        <w:spacing w:before="240" w:after="240"/>
      </w:pPr>
      <w:r w:rsidRPr="635A44DD">
        <w:t>Performa tertinggi di antara ketiga model.</w:t>
      </w:r>
    </w:p>
    <w:p w:rsidR="6F784F7B" w:rsidP="00210EC7" w:rsidRDefault="635A44DD" w14:paraId="4FFFFFC1" w14:textId="31171C76">
      <w:pPr>
        <w:pStyle w:val="ListParagraph"/>
        <w:numPr>
          <w:ilvl w:val="0"/>
          <w:numId w:val="34"/>
        </w:numPr>
        <w:spacing w:before="240" w:after="240"/>
      </w:pPr>
      <w:r w:rsidRPr="635A44DD">
        <w:t>Kekurangan: waktu pelatihan lebih lama.</w:t>
      </w:r>
    </w:p>
    <w:p w:rsidR="6F784F7B" w:rsidP="635A44DD" w:rsidRDefault="635A44DD" w14:paraId="6FC888D7" w14:textId="18BD9045">
      <w:pPr>
        <w:pStyle w:val="Heading4"/>
        <w:rPr>
          <w:i w:val="0"/>
          <w:iCs w:val="0"/>
        </w:rPr>
      </w:pPr>
      <w:r w:rsidRPr="635A44DD">
        <w:rPr>
          <w:i w:val="0"/>
          <w:iCs w:val="0"/>
        </w:rPr>
        <w:t>9.2.1.4.4 Perbandingan Ketiga Model</w:t>
      </w: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560"/>
        <w:gridCol w:w="1560"/>
        <w:gridCol w:w="1560"/>
        <w:gridCol w:w="1560"/>
        <w:gridCol w:w="1560"/>
        <w:gridCol w:w="1560"/>
      </w:tblGrid>
      <w:tr w:rsidR="635A44DD" w:rsidTr="635A44DD" w14:paraId="6A909817" w14:textId="77777777">
        <w:trPr>
          <w:trHeight w:val="300"/>
        </w:trPr>
        <w:tc>
          <w:tcPr>
            <w:tcW w:w="1560" w:type="dxa"/>
          </w:tcPr>
          <w:p w:rsidR="635A44DD" w:rsidP="635A44DD" w:rsidRDefault="635A44DD" w14:paraId="1065A160" w14:textId="749FEC06">
            <w:pPr>
              <w:jc w:val="center"/>
            </w:pPr>
            <w:r w:rsidRPr="635A44DD">
              <w:rPr>
                <w:b/>
                <w:bCs/>
              </w:rPr>
              <w:t>Model</w:t>
            </w:r>
          </w:p>
        </w:tc>
        <w:tc>
          <w:tcPr>
            <w:tcW w:w="1560" w:type="dxa"/>
          </w:tcPr>
          <w:p w:rsidR="635A44DD" w:rsidP="635A44DD" w:rsidRDefault="635A44DD" w14:paraId="2ED7190E" w14:textId="66CCBE3D">
            <w:pPr>
              <w:jc w:val="center"/>
            </w:pPr>
            <w:r w:rsidRPr="635A44DD">
              <w:rPr>
                <w:b/>
                <w:bCs/>
              </w:rPr>
              <w:t>Jenis Algoritma</w:t>
            </w:r>
          </w:p>
        </w:tc>
        <w:tc>
          <w:tcPr>
            <w:tcW w:w="1560" w:type="dxa"/>
          </w:tcPr>
          <w:p w:rsidR="635A44DD" w:rsidP="635A44DD" w:rsidRDefault="635A44DD" w14:paraId="403860BB" w14:textId="462D4D0E">
            <w:pPr>
              <w:jc w:val="center"/>
            </w:pPr>
            <w:r w:rsidRPr="635A44DD">
              <w:rPr>
                <w:b/>
                <w:bCs/>
              </w:rPr>
              <w:t>Akurasi (%)</w:t>
            </w:r>
          </w:p>
        </w:tc>
        <w:tc>
          <w:tcPr>
            <w:tcW w:w="1560" w:type="dxa"/>
          </w:tcPr>
          <w:p w:rsidR="635A44DD" w:rsidP="635A44DD" w:rsidRDefault="635A44DD" w14:paraId="1BC6A764" w14:textId="689EA914">
            <w:pPr>
              <w:jc w:val="center"/>
            </w:pPr>
            <w:r w:rsidRPr="635A44DD">
              <w:rPr>
                <w:b/>
                <w:bCs/>
              </w:rPr>
              <w:t>Kecepatan</w:t>
            </w:r>
          </w:p>
        </w:tc>
        <w:tc>
          <w:tcPr>
            <w:tcW w:w="1560" w:type="dxa"/>
          </w:tcPr>
          <w:p w:rsidR="635A44DD" w:rsidP="635A44DD" w:rsidRDefault="635A44DD" w14:paraId="196FD5A1" w14:textId="4AB2DD02">
            <w:pPr>
              <w:jc w:val="center"/>
            </w:pPr>
            <w:r w:rsidRPr="635A44DD">
              <w:rPr>
                <w:b/>
                <w:bCs/>
              </w:rPr>
              <w:t>Kelebihan</w:t>
            </w:r>
          </w:p>
        </w:tc>
        <w:tc>
          <w:tcPr>
            <w:tcW w:w="1560" w:type="dxa"/>
          </w:tcPr>
          <w:p w:rsidR="635A44DD" w:rsidP="635A44DD" w:rsidRDefault="635A44DD" w14:paraId="37C82CBB" w14:textId="34967D3E">
            <w:pPr>
              <w:jc w:val="center"/>
            </w:pPr>
            <w:r w:rsidRPr="635A44DD">
              <w:rPr>
                <w:b/>
                <w:bCs/>
              </w:rPr>
              <w:t>Kekurangan</w:t>
            </w:r>
          </w:p>
        </w:tc>
      </w:tr>
      <w:tr w:rsidR="635A44DD" w:rsidTr="635A44DD" w14:paraId="3DE529D9" w14:textId="77777777">
        <w:trPr>
          <w:trHeight w:val="300"/>
        </w:trPr>
        <w:tc>
          <w:tcPr>
            <w:tcW w:w="1560" w:type="dxa"/>
          </w:tcPr>
          <w:p w:rsidR="635A44DD" w:rsidP="635A44DD" w:rsidRDefault="635A44DD" w14:paraId="3D76512E" w14:textId="452E9187">
            <w:r w:rsidRPr="635A44DD">
              <w:rPr>
                <w:b/>
                <w:bCs/>
              </w:rPr>
              <w:t>KNN</w:t>
            </w:r>
          </w:p>
        </w:tc>
        <w:tc>
          <w:tcPr>
            <w:tcW w:w="1560" w:type="dxa"/>
          </w:tcPr>
          <w:p w:rsidR="635A44DD" w:rsidP="635A44DD" w:rsidRDefault="635A44DD" w14:paraId="6F1BB817" w14:textId="1575592F">
            <w:r>
              <w:t>Non-parametrik berbasis jarak</w:t>
            </w:r>
          </w:p>
        </w:tc>
        <w:tc>
          <w:tcPr>
            <w:tcW w:w="1560" w:type="dxa"/>
          </w:tcPr>
          <w:p w:rsidR="635A44DD" w:rsidP="635A44DD" w:rsidRDefault="635A44DD" w14:paraId="77610818" w14:textId="24978AF0">
            <w:r>
              <w:t>96–97</w:t>
            </w:r>
          </w:p>
        </w:tc>
        <w:tc>
          <w:tcPr>
            <w:tcW w:w="1560" w:type="dxa"/>
          </w:tcPr>
          <w:p w:rsidR="635A44DD" w:rsidP="635A44DD" w:rsidRDefault="635A44DD" w14:paraId="6F6F90AD" w14:textId="16371FC1">
            <w:r>
              <w:t>Sedang</w:t>
            </w:r>
          </w:p>
        </w:tc>
        <w:tc>
          <w:tcPr>
            <w:tcW w:w="1560" w:type="dxa"/>
          </w:tcPr>
          <w:p w:rsidR="635A44DD" w:rsidP="635A44DD" w:rsidRDefault="635A44DD" w14:paraId="5074FAB1" w14:textId="494260BF">
            <w:r>
              <w:t>Mudah diimplementasikan</w:t>
            </w:r>
          </w:p>
        </w:tc>
        <w:tc>
          <w:tcPr>
            <w:tcW w:w="1560" w:type="dxa"/>
          </w:tcPr>
          <w:p w:rsidR="635A44DD" w:rsidP="635A44DD" w:rsidRDefault="635A44DD" w14:paraId="2BC3DCDE" w14:textId="3AC5E341">
            <w:r>
              <w:t>Lambat untuk dataset besar</w:t>
            </w:r>
          </w:p>
        </w:tc>
      </w:tr>
      <w:tr w:rsidR="635A44DD" w:rsidTr="635A44DD" w14:paraId="46774722" w14:textId="77777777">
        <w:trPr>
          <w:trHeight w:val="300"/>
        </w:trPr>
        <w:tc>
          <w:tcPr>
            <w:tcW w:w="1560" w:type="dxa"/>
          </w:tcPr>
          <w:p w:rsidR="635A44DD" w:rsidP="635A44DD" w:rsidRDefault="635A44DD" w14:paraId="6BBCE0FD" w14:textId="59C2EDD8">
            <w:r w:rsidRPr="635A44DD">
              <w:rPr>
                <w:b/>
                <w:bCs/>
              </w:rPr>
              <w:t>Gaussian Bayes</w:t>
            </w:r>
          </w:p>
        </w:tc>
        <w:tc>
          <w:tcPr>
            <w:tcW w:w="1560" w:type="dxa"/>
          </w:tcPr>
          <w:p w:rsidR="635A44DD" w:rsidP="635A44DD" w:rsidRDefault="635A44DD" w14:paraId="35D5AB79" w14:textId="020DCF16">
            <w:r>
              <w:t>Probabilistik generatif</w:t>
            </w:r>
          </w:p>
        </w:tc>
        <w:tc>
          <w:tcPr>
            <w:tcW w:w="1560" w:type="dxa"/>
          </w:tcPr>
          <w:p w:rsidR="635A44DD" w:rsidP="635A44DD" w:rsidRDefault="635A44DD" w14:paraId="1CA50F97" w14:textId="0FDE9BD4">
            <w:r>
              <w:t>95–96</w:t>
            </w:r>
          </w:p>
        </w:tc>
        <w:tc>
          <w:tcPr>
            <w:tcW w:w="1560" w:type="dxa"/>
          </w:tcPr>
          <w:p w:rsidR="635A44DD" w:rsidP="635A44DD" w:rsidRDefault="635A44DD" w14:paraId="6CD2C174" w14:textId="1C44D41F">
            <w:r>
              <w:t>Sangat cepat</w:t>
            </w:r>
          </w:p>
        </w:tc>
        <w:tc>
          <w:tcPr>
            <w:tcW w:w="1560" w:type="dxa"/>
          </w:tcPr>
          <w:p w:rsidR="635A44DD" w:rsidP="635A44DD" w:rsidRDefault="635A44DD" w14:paraId="49BDD8BD" w14:textId="72427AAE">
            <w:r>
              <w:t>Cepat &amp; sederhana</w:t>
            </w:r>
          </w:p>
        </w:tc>
        <w:tc>
          <w:tcPr>
            <w:tcW w:w="1560" w:type="dxa"/>
          </w:tcPr>
          <w:p w:rsidR="635A44DD" w:rsidP="635A44DD" w:rsidRDefault="635A44DD" w14:paraId="2925F603" w14:textId="5E447EF5">
            <w:r>
              <w:t>Asumsi independensi fitur sering tidak terpenuhi</w:t>
            </w:r>
          </w:p>
        </w:tc>
      </w:tr>
      <w:tr w:rsidR="635A44DD" w:rsidTr="635A44DD" w14:paraId="018A0DF5" w14:textId="77777777">
        <w:trPr>
          <w:trHeight w:val="300"/>
        </w:trPr>
        <w:tc>
          <w:tcPr>
            <w:tcW w:w="1560" w:type="dxa"/>
          </w:tcPr>
          <w:p w:rsidR="635A44DD" w:rsidP="635A44DD" w:rsidRDefault="635A44DD" w14:paraId="784E4FEF" w14:textId="2F0D846D">
            <w:r w:rsidRPr="635A44DD">
              <w:rPr>
                <w:b/>
                <w:bCs/>
              </w:rPr>
              <w:t>SVM</w:t>
            </w:r>
          </w:p>
        </w:tc>
        <w:tc>
          <w:tcPr>
            <w:tcW w:w="1560" w:type="dxa"/>
          </w:tcPr>
          <w:p w:rsidR="635A44DD" w:rsidP="635A44DD" w:rsidRDefault="635A44DD" w14:paraId="3CACC6D1" w14:textId="7B2611A3">
            <w:r>
              <w:t>Klasifikasi berbasis margin</w:t>
            </w:r>
          </w:p>
        </w:tc>
        <w:tc>
          <w:tcPr>
            <w:tcW w:w="1560" w:type="dxa"/>
          </w:tcPr>
          <w:p w:rsidR="635A44DD" w:rsidP="635A44DD" w:rsidRDefault="635A44DD" w14:paraId="76FA8BB0" w14:textId="7B3D2364">
            <w:r>
              <w:t>98</w:t>
            </w:r>
          </w:p>
        </w:tc>
        <w:tc>
          <w:tcPr>
            <w:tcW w:w="1560" w:type="dxa"/>
          </w:tcPr>
          <w:p w:rsidR="635A44DD" w:rsidP="635A44DD" w:rsidRDefault="635A44DD" w14:paraId="125203A3" w14:textId="2A1E4751">
            <w:r>
              <w:t>Lambat</w:t>
            </w:r>
          </w:p>
        </w:tc>
        <w:tc>
          <w:tcPr>
            <w:tcW w:w="1560" w:type="dxa"/>
          </w:tcPr>
          <w:p w:rsidR="635A44DD" w:rsidP="635A44DD" w:rsidRDefault="635A44DD" w14:paraId="407A5038" w14:textId="38599F79">
            <w:r>
              <w:t>Akurasi tinggi &amp; generalisasi baik</w:t>
            </w:r>
          </w:p>
        </w:tc>
        <w:tc>
          <w:tcPr>
            <w:tcW w:w="1560" w:type="dxa"/>
          </w:tcPr>
          <w:p w:rsidR="635A44DD" w:rsidP="635A44DD" w:rsidRDefault="635A44DD" w14:paraId="687F8B94" w14:textId="279B10B4">
            <w:r>
              <w:t>Waktu pelatihan lama</w:t>
            </w:r>
          </w:p>
        </w:tc>
      </w:tr>
    </w:tbl>
    <w:p w:rsidR="6F784F7B" w:rsidP="635A44DD" w:rsidRDefault="6F784F7B" w14:paraId="18AC6840" w14:textId="4232E580"/>
    <w:p w:rsidR="6F784F7B" w:rsidP="635A44DD" w:rsidRDefault="6F784F7B" w14:paraId="436BBB63" w14:textId="47D122DD"/>
    <w:p w:rsidR="6F784F7B" w:rsidP="635A44DD" w:rsidRDefault="6F784F7B" w14:paraId="48B68857" w14:textId="6E6CF3F6">
      <w:r>
        <w:br w:type="page"/>
      </w:r>
    </w:p>
    <w:p w:rsidR="6F784F7B" w:rsidP="635A44DD" w:rsidRDefault="635A44DD" w14:paraId="259BA333" w14:textId="5886F1E0">
      <w:pPr>
        <w:pStyle w:val="Heading1"/>
      </w:pPr>
      <w:bookmarkStart w:name="_Toc213102749" w:id="139"/>
      <w:r w:rsidRPr="0077629F">
        <w:t>BAB 10</w:t>
      </w:r>
      <w:r w:rsidR="6F784F7B">
        <w:br/>
      </w:r>
      <w:r>
        <w:t>Deep Learning in Image Processing - Image Classification Deep learning in image processing</w:t>
      </w:r>
      <w:bookmarkEnd w:id="139"/>
    </w:p>
    <w:p w:rsidR="635A44DD" w:rsidP="635A44DD" w:rsidRDefault="635A44DD" w14:paraId="449006DA" w14:textId="55F303F2">
      <w:pPr>
        <w:jc w:val="center"/>
      </w:pPr>
      <w:r>
        <w:t>(Penanggung Jawab: Lufthan)</w:t>
      </w:r>
    </w:p>
    <w:p w:rsidR="635A44DD" w:rsidP="635A44DD" w:rsidRDefault="635A44DD" w14:paraId="4878C061" w14:textId="2B45E7F8"/>
    <w:p w:rsidR="635A44DD" w:rsidP="635A44DD" w:rsidRDefault="635A44DD" w14:paraId="0F91918A" w14:textId="27473523">
      <w:pPr>
        <w:pStyle w:val="Heading2"/>
      </w:pPr>
      <w:bookmarkStart w:name="_Toc213102750" w:id="140"/>
      <w:r>
        <w:t>10.1 CNNs</w:t>
      </w:r>
      <w:bookmarkEnd w:id="140"/>
    </w:p>
    <w:p w:rsidR="635A44DD" w:rsidP="635A44DD" w:rsidRDefault="635A44DD" w14:paraId="7CEA61CE" w14:textId="60092F63">
      <w:pPr>
        <w:pStyle w:val="Heading3"/>
      </w:pPr>
      <w:bookmarkStart w:name="_Toc213102751" w:id="141"/>
      <w:r>
        <w:t>10.1.1 Tujuan Pembelajaran</w:t>
      </w:r>
      <w:bookmarkEnd w:id="141"/>
    </w:p>
    <w:p w:rsidR="635A44DD" w:rsidP="635A44DD" w:rsidRDefault="635A44DD" w14:paraId="66534A30" w14:textId="0A47E9F1">
      <w:pPr>
        <w:pStyle w:val="ListParagraph"/>
        <w:numPr>
          <w:ilvl w:val="0"/>
          <w:numId w:val="11"/>
        </w:numPr>
      </w:pPr>
      <w:r w:rsidRPr="635A44DD">
        <w:t>Memahami konsep Deep Learning dalam konteks pengolahan citra (image processing).</w:t>
      </w:r>
    </w:p>
    <w:p w:rsidR="635A44DD" w:rsidP="635A44DD" w:rsidRDefault="635A44DD" w14:paraId="28731039" w14:textId="4FF260ED">
      <w:pPr>
        <w:pStyle w:val="ListParagraph"/>
        <w:numPr>
          <w:ilvl w:val="0"/>
          <w:numId w:val="11"/>
        </w:numPr>
      </w:pPr>
      <w:r>
        <w:t>Menjelaskan struktur dan fungsi utama dari Convolutional Neural Networks (CNN).</w:t>
      </w:r>
    </w:p>
    <w:p w:rsidR="635A44DD" w:rsidP="635A44DD" w:rsidRDefault="635A44DD" w14:paraId="4D9A69E7" w14:textId="2387437C">
      <w:pPr>
        <w:pStyle w:val="ListParagraph"/>
        <w:numPr>
          <w:ilvl w:val="0"/>
          <w:numId w:val="11"/>
        </w:numPr>
      </w:pPr>
      <w:r>
        <w:t>Menerapkan CNN untuk klasifikasi citra (image classification) pada dataset standar seperti MNIST dan CIFAR-10.</w:t>
      </w:r>
    </w:p>
    <w:p w:rsidR="635A44DD" w:rsidP="635A44DD" w:rsidRDefault="635A44DD" w14:paraId="7248BD66" w14:textId="509F2FCE">
      <w:pPr>
        <w:pStyle w:val="ListParagraph"/>
        <w:numPr>
          <w:ilvl w:val="0"/>
          <w:numId w:val="11"/>
        </w:numPr>
      </w:pPr>
      <w:r>
        <w:t>Membandingkan kinerja deep learning dengan metode klasik (seperti KNN, SVM, dan Naive Bayes) yang dibahas di Chapter 9.</w:t>
      </w:r>
    </w:p>
    <w:p w:rsidR="635A44DD" w:rsidP="635A44DD" w:rsidRDefault="635A44DD" w14:paraId="0CD6B274" w14:textId="534E8D9C"/>
    <w:p w:rsidR="635A44DD" w:rsidP="635A44DD" w:rsidRDefault="635A44DD" w14:paraId="21D499BC" w14:textId="5DC2C8BE">
      <w:pPr>
        <w:pStyle w:val="Heading3"/>
      </w:pPr>
      <w:bookmarkStart w:name="_Toc213102752" w:id="142"/>
      <w:r>
        <w:t>10.1.2 Konsep Dasar Deep Learning dalam Pengolahan Citra</w:t>
      </w:r>
      <w:bookmarkEnd w:id="142"/>
    </w:p>
    <w:p w:rsidR="635A44DD" w:rsidP="635A44DD" w:rsidRDefault="635A44DD" w14:paraId="0861B612" w14:textId="69DD0C35">
      <w:pPr>
        <w:pStyle w:val="Heading4"/>
        <w:rPr>
          <w:i w:val="0"/>
          <w:iCs w:val="0"/>
        </w:rPr>
      </w:pPr>
      <w:r w:rsidRPr="635A44DD">
        <w:rPr>
          <w:i w:val="0"/>
          <w:iCs w:val="0"/>
        </w:rPr>
        <w:t>10.1.2.1 Pengertian Deep Learning</w:t>
      </w:r>
    </w:p>
    <w:p w:rsidR="635A44DD" w:rsidP="635A44DD" w:rsidRDefault="635A44DD" w14:paraId="0BA28F4C" w14:textId="14BD42AC">
      <w:pPr>
        <w:ind w:firstLine="720"/>
      </w:pPr>
      <w:r>
        <w:t>Deep learning adalah cabang dari machine learning yang menggunakan jaringan saraf tiruan (neural network) dengan banyak lapisan (deep neural networks) untuk belajar secara otomatis dari data mentah.</w:t>
      </w:r>
    </w:p>
    <w:p w:rsidR="635A44DD" w:rsidP="635A44DD" w:rsidRDefault="635A44DD" w14:paraId="08956E17" w14:textId="0D91D458">
      <w:pPr>
        <w:ind w:firstLine="720"/>
      </w:pPr>
      <w:r>
        <w:t>Dalam pengolahan citra, deep learning mampu mengekstraksi fitur kompleks seperti:</w:t>
      </w:r>
    </w:p>
    <w:p w:rsidR="635A44DD" w:rsidP="635A44DD" w:rsidRDefault="635A44DD" w14:paraId="1CD71C72" w14:textId="193078FB">
      <w:pPr>
        <w:pStyle w:val="ListParagraph"/>
        <w:numPr>
          <w:ilvl w:val="0"/>
          <w:numId w:val="10"/>
        </w:numPr>
      </w:pPr>
      <w:r>
        <w:t>Tepi (edges),</w:t>
      </w:r>
    </w:p>
    <w:p w:rsidR="635A44DD" w:rsidP="635A44DD" w:rsidRDefault="635A44DD" w14:paraId="674DC3F6" w14:textId="26724A00">
      <w:pPr>
        <w:pStyle w:val="ListParagraph"/>
        <w:numPr>
          <w:ilvl w:val="0"/>
          <w:numId w:val="10"/>
        </w:numPr>
      </w:pPr>
      <w:r>
        <w:t>Tekstur (textures),</w:t>
      </w:r>
    </w:p>
    <w:p w:rsidR="635A44DD" w:rsidP="635A44DD" w:rsidRDefault="635A44DD" w14:paraId="60CA82FF" w14:textId="60FB3FB3">
      <w:pPr>
        <w:pStyle w:val="ListParagraph"/>
        <w:numPr>
          <w:ilvl w:val="0"/>
          <w:numId w:val="10"/>
        </w:numPr>
      </w:pPr>
      <w:r>
        <w:t>Bentuk (shapes),</w:t>
      </w:r>
    </w:p>
    <w:p w:rsidR="635A44DD" w:rsidP="635A44DD" w:rsidRDefault="635A44DD" w14:paraId="3DB7A23C" w14:textId="609638B0">
      <w:pPr>
        <w:pStyle w:val="ListParagraph"/>
        <w:numPr>
          <w:ilvl w:val="0"/>
          <w:numId w:val="10"/>
        </w:numPr>
      </w:pPr>
      <w:r>
        <w:t>dan bahkan pola semantik (semantic patterns) seperti wajah atau objek.</w:t>
      </w:r>
    </w:p>
    <w:p w:rsidR="635A44DD" w:rsidP="635A44DD" w:rsidRDefault="635A44DD" w14:paraId="3B5982A7" w14:textId="53651841">
      <w:pPr>
        <w:pStyle w:val="Heading4"/>
        <w:rPr>
          <w:i w:val="0"/>
          <w:iCs w:val="0"/>
        </w:rPr>
      </w:pPr>
      <w:r w:rsidRPr="635A44DD">
        <w:rPr>
          <w:i w:val="0"/>
          <w:iCs w:val="0"/>
        </w:rPr>
        <w:t>10.1.2.2 Alasan Deep Learning Efektif untuk Citra</w:t>
      </w:r>
    </w:p>
    <w:p w:rsidR="635A44DD" w:rsidP="635A44DD" w:rsidRDefault="635A44DD" w14:paraId="0AE0C557" w14:textId="66798A76">
      <w:pPr>
        <w:ind w:firstLine="720"/>
      </w:pPr>
      <w:r>
        <w:t>Berbeda dengan metode klasik yang membutuhkan proses ekstraksi fitur manual, deep learning khususnya Convolutional Neural Networks (CNN) secara otomatis:</w:t>
      </w:r>
    </w:p>
    <w:p w:rsidR="635A44DD" w:rsidP="635A44DD" w:rsidRDefault="635A44DD" w14:paraId="2CACC5C8" w14:textId="423D53FC">
      <w:pPr>
        <w:pStyle w:val="ListParagraph"/>
        <w:numPr>
          <w:ilvl w:val="0"/>
          <w:numId w:val="9"/>
        </w:numPr>
      </w:pPr>
      <w:r>
        <w:t>Belajar fitur dari data piksel mentah,</w:t>
      </w:r>
    </w:p>
    <w:p w:rsidR="635A44DD" w:rsidP="635A44DD" w:rsidRDefault="635A44DD" w14:paraId="39007A4A" w14:textId="01ECCA4D">
      <w:pPr>
        <w:pStyle w:val="ListParagraph"/>
        <w:numPr>
          <w:ilvl w:val="0"/>
          <w:numId w:val="9"/>
        </w:numPr>
      </w:pPr>
      <w:r>
        <w:t>Menyusun hierarki fitur dari sederhana hingga kompleks,</w:t>
      </w:r>
    </w:p>
    <w:p w:rsidR="635A44DD" w:rsidP="635A44DD" w:rsidRDefault="635A44DD" w14:paraId="5E1AE554" w14:textId="0BCD94E6">
      <w:pPr>
        <w:pStyle w:val="ListParagraph"/>
        <w:numPr>
          <w:ilvl w:val="0"/>
          <w:numId w:val="9"/>
        </w:numPr>
      </w:pPr>
      <w:r>
        <w:t>Menghasilkan representasi yang stabil terhadap rotasi, translasi, dan pencahayaan.</w:t>
      </w:r>
    </w:p>
    <w:p w:rsidR="635A44DD" w:rsidP="635A44DD" w:rsidRDefault="635A44DD" w14:paraId="67B7B027" w14:textId="6ABE32D2">
      <w:pPr>
        <w:pStyle w:val="Heading3"/>
      </w:pPr>
      <w:bookmarkStart w:name="_Toc213102753" w:id="143"/>
      <w:r>
        <w:t>10.1.3 Struktur dan Komponen CNN</w:t>
      </w:r>
      <w:bookmarkEnd w:id="143"/>
    </w:p>
    <w:p w:rsidR="635A44DD" w:rsidP="635A44DD" w:rsidRDefault="635A44DD" w14:paraId="2CA07E52" w14:textId="179249C4">
      <w:pPr>
        <w:pStyle w:val="Heading4"/>
        <w:rPr>
          <w:i w:val="0"/>
          <w:iCs w:val="0"/>
        </w:rPr>
      </w:pPr>
      <w:r w:rsidRPr="635A44DD">
        <w:rPr>
          <w:i w:val="0"/>
          <w:iCs w:val="0"/>
        </w:rPr>
        <w:t>10.1.3.1 Arsitektur Umum CNN</w:t>
      </w:r>
    </w:p>
    <w:p w:rsidR="635A44DD" w:rsidP="635A44DD" w:rsidRDefault="635A44DD" w14:paraId="6FACE7AE" w14:textId="770C0030">
      <w:r>
        <w:t>CNN terdiri dari beberapa jenis lapisan (layer) utama:</w:t>
      </w: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3120"/>
        <w:gridCol w:w="3120"/>
        <w:gridCol w:w="3120"/>
      </w:tblGrid>
      <w:tr w:rsidR="635A44DD" w:rsidTr="635A44DD" w14:paraId="3F01EF08" w14:textId="77777777">
        <w:trPr>
          <w:trHeight w:val="300"/>
        </w:trPr>
        <w:tc>
          <w:tcPr>
            <w:tcW w:w="3120" w:type="dxa"/>
          </w:tcPr>
          <w:p w:rsidR="635A44DD" w:rsidP="635A44DD" w:rsidRDefault="635A44DD" w14:paraId="5FBEEFE3" w14:textId="18B03059">
            <w:pPr>
              <w:jc w:val="center"/>
            </w:pPr>
            <w:r w:rsidRPr="635A44DD">
              <w:rPr>
                <w:b/>
                <w:bCs/>
              </w:rPr>
              <w:t>Jenis Layer</w:t>
            </w:r>
          </w:p>
        </w:tc>
        <w:tc>
          <w:tcPr>
            <w:tcW w:w="3120" w:type="dxa"/>
          </w:tcPr>
          <w:p w:rsidR="635A44DD" w:rsidP="635A44DD" w:rsidRDefault="635A44DD" w14:paraId="3D9F2BF3" w14:textId="4B3F9AB3">
            <w:pPr>
              <w:jc w:val="center"/>
            </w:pPr>
            <w:r w:rsidRPr="635A44DD">
              <w:rPr>
                <w:b/>
                <w:bCs/>
              </w:rPr>
              <w:t>Fungsi Utama</w:t>
            </w:r>
          </w:p>
        </w:tc>
        <w:tc>
          <w:tcPr>
            <w:tcW w:w="3120" w:type="dxa"/>
          </w:tcPr>
          <w:p w:rsidR="635A44DD" w:rsidP="635A44DD" w:rsidRDefault="635A44DD" w14:paraId="66F347E4" w14:textId="21E10AEE">
            <w:pPr>
              <w:jc w:val="center"/>
            </w:pPr>
            <w:r w:rsidRPr="635A44DD">
              <w:rPr>
                <w:b/>
                <w:bCs/>
              </w:rPr>
              <w:t>Keterangan</w:t>
            </w:r>
          </w:p>
        </w:tc>
      </w:tr>
      <w:tr w:rsidR="635A44DD" w:rsidTr="635A44DD" w14:paraId="412116E1" w14:textId="77777777">
        <w:trPr>
          <w:trHeight w:val="300"/>
        </w:trPr>
        <w:tc>
          <w:tcPr>
            <w:tcW w:w="3120" w:type="dxa"/>
          </w:tcPr>
          <w:p w:rsidR="635A44DD" w:rsidP="635A44DD" w:rsidRDefault="635A44DD" w14:paraId="350833AB" w14:textId="795EB145">
            <w:r w:rsidRPr="635A44DD">
              <w:rPr>
                <w:b/>
                <w:bCs/>
              </w:rPr>
              <w:t>Convolutional Layer</w:t>
            </w:r>
          </w:p>
        </w:tc>
        <w:tc>
          <w:tcPr>
            <w:tcW w:w="3120" w:type="dxa"/>
          </w:tcPr>
          <w:p w:rsidR="635A44DD" w:rsidP="635A44DD" w:rsidRDefault="635A44DD" w14:paraId="3C9C2C98" w14:textId="00E7F827">
            <w:r>
              <w:t>Mengekstraksi fitur lokal dari citra</w:t>
            </w:r>
          </w:p>
        </w:tc>
        <w:tc>
          <w:tcPr>
            <w:tcW w:w="3120" w:type="dxa"/>
          </w:tcPr>
          <w:p w:rsidR="635A44DD" w:rsidP="635A44DD" w:rsidRDefault="635A44DD" w14:paraId="3D940700" w14:textId="7C2DE4B0">
            <w:r>
              <w:t>Menggunakan filter (kernel) yang bergerak di atas gambar</w:t>
            </w:r>
          </w:p>
        </w:tc>
      </w:tr>
      <w:tr w:rsidR="635A44DD" w:rsidTr="635A44DD" w14:paraId="28BF00AD" w14:textId="77777777">
        <w:trPr>
          <w:trHeight w:val="300"/>
        </w:trPr>
        <w:tc>
          <w:tcPr>
            <w:tcW w:w="3120" w:type="dxa"/>
          </w:tcPr>
          <w:p w:rsidR="635A44DD" w:rsidP="635A44DD" w:rsidRDefault="635A44DD" w14:paraId="0DBE9E65" w14:textId="23F65113">
            <w:r w:rsidRPr="635A44DD">
              <w:rPr>
                <w:b/>
                <w:bCs/>
              </w:rPr>
              <w:t>Activation Layer (ReLU)</w:t>
            </w:r>
          </w:p>
        </w:tc>
        <w:tc>
          <w:tcPr>
            <w:tcW w:w="3120" w:type="dxa"/>
          </w:tcPr>
          <w:p w:rsidR="635A44DD" w:rsidP="635A44DD" w:rsidRDefault="635A44DD" w14:paraId="069D058B" w14:textId="772AB40B">
            <w:r>
              <w:t>Menambah non-linearitas</w:t>
            </w:r>
          </w:p>
        </w:tc>
        <w:tc>
          <w:tcPr>
            <w:tcW w:w="3120" w:type="dxa"/>
          </w:tcPr>
          <w:p w:rsidR="635A44DD" w:rsidP="635A44DD" w:rsidRDefault="635A44DD" w14:paraId="3EBF0DF9" w14:textId="5B955EE7">
            <w:r>
              <w:t>f(x) = max(0, x)</w:t>
            </w:r>
          </w:p>
        </w:tc>
      </w:tr>
      <w:tr w:rsidR="635A44DD" w:rsidTr="635A44DD" w14:paraId="2ABC2E86" w14:textId="77777777">
        <w:trPr>
          <w:trHeight w:val="300"/>
        </w:trPr>
        <w:tc>
          <w:tcPr>
            <w:tcW w:w="3120" w:type="dxa"/>
          </w:tcPr>
          <w:p w:rsidR="635A44DD" w:rsidP="635A44DD" w:rsidRDefault="635A44DD" w14:paraId="63800185" w14:textId="7FA2E36A">
            <w:r w:rsidRPr="635A44DD">
              <w:rPr>
                <w:b/>
                <w:bCs/>
              </w:rPr>
              <w:t>Pooling Layer (Max Pooling)</w:t>
            </w:r>
          </w:p>
        </w:tc>
        <w:tc>
          <w:tcPr>
            <w:tcW w:w="3120" w:type="dxa"/>
          </w:tcPr>
          <w:p w:rsidR="635A44DD" w:rsidP="635A44DD" w:rsidRDefault="635A44DD" w14:paraId="3BAF900D" w14:textId="54AF17D5">
            <w:r>
              <w:t>Mengurangi dimensi dan mencegah overfitting</w:t>
            </w:r>
          </w:p>
        </w:tc>
        <w:tc>
          <w:tcPr>
            <w:tcW w:w="3120" w:type="dxa"/>
          </w:tcPr>
          <w:p w:rsidR="635A44DD" w:rsidP="635A44DD" w:rsidRDefault="635A44DD" w14:paraId="200A3508" w14:textId="6D51316E">
            <w:r>
              <w:t>Mengambil nilai maksimum dari area kecil</w:t>
            </w:r>
          </w:p>
        </w:tc>
      </w:tr>
      <w:tr w:rsidR="635A44DD" w:rsidTr="635A44DD" w14:paraId="5071A8A5" w14:textId="77777777">
        <w:trPr>
          <w:trHeight w:val="300"/>
        </w:trPr>
        <w:tc>
          <w:tcPr>
            <w:tcW w:w="3120" w:type="dxa"/>
          </w:tcPr>
          <w:p w:rsidR="635A44DD" w:rsidP="635A44DD" w:rsidRDefault="635A44DD" w14:paraId="20566F0C" w14:textId="313C7243">
            <w:r w:rsidRPr="635A44DD">
              <w:rPr>
                <w:b/>
                <w:bCs/>
              </w:rPr>
              <w:t>Flatten Layer</w:t>
            </w:r>
          </w:p>
        </w:tc>
        <w:tc>
          <w:tcPr>
            <w:tcW w:w="3120" w:type="dxa"/>
          </w:tcPr>
          <w:p w:rsidR="635A44DD" w:rsidP="635A44DD" w:rsidRDefault="635A44DD" w14:paraId="7A5E0484" w14:textId="72748162">
            <w:r>
              <w:t>Mengubah data 2D menjadi vektor 1D</w:t>
            </w:r>
          </w:p>
        </w:tc>
        <w:tc>
          <w:tcPr>
            <w:tcW w:w="3120" w:type="dxa"/>
          </w:tcPr>
          <w:p w:rsidR="635A44DD" w:rsidP="635A44DD" w:rsidRDefault="635A44DD" w14:paraId="5CD059B8" w14:textId="1C7E1C30">
            <w:r>
              <w:t xml:space="preserve">Siap dikirim ke </w:t>
            </w:r>
            <w:r w:rsidRPr="635A44DD">
              <w:rPr>
                <w:i/>
                <w:iCs/>
              </w:rPr>
              <w:t>fully connected layer</w:t>
            </w:r>
          </w:p>
        </w:tc>
      </w:tr>
      <w:tr w:rsidR="635A44DD" w:rsidTr="635A44DD" w14:paraId="1162B1D8" w14:textId="77777777">
        <w:trPr>
          <w:trHeight w:val="300"/>
        </w:trPr>
        <w:tc>
          <w:tcPr>
            <w:tcW w:w="3120" w:type="dxa"/>
          </w:tcPr>
          <w:p w:rsidR="635A44DD" w:rsidP="635A44DD" w:rsidRDefault="635A44DD" w14:paraId="168C3EDB" w14:textId="62137584">
            <w:r w:rsidRPr="635A44DD">
              <w:rPr>
                <w:b/>
                <w:bCs/>
              </w:rPr>
              <w:t>Fully Connected Layer (Dense)</w:t>
            </w:r>
          </w:p>
        </w:tc>
        <w:tc>
          <w:tcPr>
            <w:tcW w:w="3120" w:type="dxa"/>
          </w:tcPr>
          <w:p w:rsidR="635A44DD" w:rsidP="635A44DD" w:rsidRDefault="635A44DD" w14:paraId="444CCC91" w14:textId="6FD1D26B">
            <w:r>
              <w:t>Menggabungkan semua fitur untuk klasifikasi akhir</w:t>
            </w:r>
          </w:p>
        </w:tc>
        <w:tc>
          <w:tcPr>
            <w:tcW w:w="3120" w:type="dxa"/>
          </w:tcPr>
          <w:p w:rsidR="635A44DD" w:rsidP="635A44DD" w:rsidRDefault="635A44DD" w14:paraId="3E2E9166" w14:textId="4079C2EE">
            <w:r>
              <w:t xml:space="preserve">Biasanya diakhiri dengan </w:t>
            </w:r>
            <w:r w:rsidRPr="635A44DD">
              <w:rPr>
                <w:i/>
                <w:iCs/>
              </w:rPr>
              <w:t>Softmax</w:t>
            </w:r>
            <w:r>
              <w:t xml:space="preserve"> untuk multi-class output</w:t>
            </w:r>
          </w:p>
        </w:tc>
      </w:tr>
    </w:tbl>
    <w:p w:rsidR="635A44DD" w:rsidP="635A44DD" w:rsidRDefault="635A44DD" w14:paraId="5A8D0C8E" w14:textId="1D993FC8"/>
    <w:p w:rsidR="635A44DD" w:rsidP="635A44DD" w:rsidRDefault="635A44DD" w14:paraId="65976305" w14:textId="6D7B74DB">
      <w:pPr>
        <w:pStyle w:val="Heading4"/>
        <w:rPr>
          <w:i w:val="0"/>
          <w:iCs w:val="0"/>
        </w:rPr>
      </w:pPr>
      <w:r w:rsidRPr="635A44DD">
        <w:rPr>
          <w:i w:val="0"/>
          <w:iCs w:val="0"/>
        </w:rPr>
        <w:t>10.1.3.2 Prinsip Kerja CNN</w:t>
      </w:r>
    </w:p>
    <w:p w:rsidR="635A44DD" w:rsidP="635A44DD" w:rsidRDefault="635A44DD" w14:paraId="45655EE1" w14:textId="380E3F9B">
      <w:pPr>
        <w:pStyle w:val="ListParagraph"/>
        <w:numPr>
          <w:ilvl w:val="0"/>
          <w:numId w:val="8"/>
        </w:numPr>
      </w:pPr>
      <w:r>
        <w:t>Lapisan awal mendeteksi fitur dasar seperti tepi horizontal dan vertikal.</w:t>
      </w:r>
    </w:p>
    <w:p w:rsidR="635A44DD" w:rsidP="635A44DD" w:rsidRDefault="635A44DD" w14:paraId="0A748081" w14:textId="70F648EB">
      <w:pPr>
        <w:pStyle w:val="ListParagraph"/>
        <w:numPr>
          <w:ilvl w:val="0"/>
          <w:numId w:val="8"/>
        </w:numPr>
      </w:pPr>
      <w:r>
        <w:t>Lapisan tengah mengenali pola kompleks seperti kurva atau bagian objek.</w:t>
      </w:r>
    </w:p>
    <w:p w:rsidR="635A44DD" w:rsidP="635A44DD" w:rsidRDefault="635A44DD" w14:paraId="42B7062E" w14:textId="0E32C670">
      <w:pPr>
        <w:pStyle w:val="ListParagraph"/>
        <w:numPr>
          <w:ilvl w:val="0"/>
          <w:numId w:val="8"/>
        </w:numPr>
      </w:pPr>
      <w:r>
        <w:t>Lapisan akhir menggabungkan semua fitur untuk menentukan kelas citra.</w:t>
      </w:r>
    </w:p>
    <w:p w:rsidR="635A44DD" w:rsidP="635A44DD" w:rsidRDefault="635A44DD" w14:paraId="5BEF0E35" w14:textId="152CB657"/>
    <w:p w:rsidR="635A44DD" w:rsidP="635A44DD" w:rsidRDefault="635A44DD" w14:paraId="6E82D317" w14:textId="5D8A0EFA">
      <w:pPr>
        <w:pStyle w:val="Heading3"/>
      </w:pPr>
      <w:bookmarkStart w:name="_Toc213102754" w:id="144"/>
      <w:r>
        <w:t>10.1.4 Dataset yang Digunakan</w:t>
      </w:r>
      <w:bookmarkEnd w:id="144"/>
    </w:p>
    <w:p w:rsidR="635A44DD" w:rsidP="635A44DD" w:rsidRDefault="635A44DD" w14:paraId="41F6A6DB" w14:textId="19CB5379">
      <w:pPr>
        <w:pStyle w:val="Heading4"/>
        <w:rPr>
          <w:i w:val="0"/>
          <w:iCs w:val="0"/>
        </w:rPr>
      </w:pPr>
      <w:r w:rsidRPr="635A44DD">
        <w:rPr>
          <w:i w:val="0"/>
          <w:iCs w:val="0"/>
        </w:rPr>
        <w:t>10.1.4.1 MNIST Dataset</w:t>
      </w:r>
    </w:p>
    <w:p w:rsidR="635A44DD" w:rsidP="635A44DD" w:rsidRDefault="635A44DD" w14:paraId="21BBDF26" w14:textId="48BB1A58">
      <w:pPr>
        <w:pStyle w:val="ListParagraph"/>
        <w:numPr>
          <w:ilvl w:val="0"/>
          <w:numId w:val="7"/>
        </w:numPr>
      </w:pPr>
      <w:r>
        <w:t>70.000 gambar angka tulisan tangan (0–9).</w:t>
      </w:r>
    </w:p>
    <w:p w:rsidR="635A44DD" w:rsidP="635A44DD" w:rsidRDefault="635A44DD" w14:paraId="5EDA147A" w14:textId="2FA00F28">
      <w:pPr>
        <w:pStyle w:val="ListParagraph"/>
        <w:numPr>
          <w:ilvl w:val="0"/>
          <w:numId w:val="7"/>
        </w:numPr>
      </w:pPr>
      <w:r>
        <w:t>Gambar grayscale 28×28 piksel.</w:t>
      </w:r>
    </w:p>
    <w:p w:rsidR="635A44DD" w:rsidP="635A44DD" w:rsidRDefault="635A44DD" w14:paraId="1FBE6C5D" w14:textId="19E553D3">
      <w:pPr>
        <w:pStyle w:val="ListParagraph"/>
        <w:numPr>
          <w:ilvl w:val="0"/>
          <w:numId w:val="7"/>
        </w:numPr>
      </w:pPr>
      <w:r>
        <w:t>Digunakan sebagai dataset standar untuk klasifikasi citra sederhana.</w:t>
      </w:r>
    </w:p>
    <w:p w:rsidR="635A44DD" w:rsidP="635A44DD" w:rsidRDefault="635A44DD" w14:paraId="41A3402D" w14:textId="52F127D3">
      <w:pPr>
        <w:pStyle w:val="Heading4"/>
        <w:rPr>
          <w:i w:val="0"/>
          <w:iCs w:val="0"/>
        </w:rPr>
      </w:pPr>
      <w:r w:rsidRPr="635A44DD">
        <w:rPr>
          <w:i w:val="0"/>
          <w:iCs w:val="0"/>
        </w:rPr>
        <w:t>10.1.4.2 CIFAR-10 Dataset</w:t>
      </w:r>
    </w:p>
    <w:p w:rsidR="635A44DD" w:rsidP="635A44DD" w:rsidRDefault="635A44DD" w14:paraId="2C645595" w14:textId="2BEB75F2">
      <w:pPr>
        <w:pStyle w:val="ListParagraph"/>
        <w:numPr>
          <w:ilvl w:val="0"/>
          <w:numId w:val="6"/>
        </w:numPr>
      </w:pPr>
      <w:r>
        <w:t>60.000 gambar RGB berukuran 32×32 piksel.</w:t>
      </w:r>
    </w:p>
    <w:p w:rsidR="635A44DD" w:rsidP="635A44DD" w:rsidRDefault="635A44DD" w14:paraId="4F095DF1" w14:textId="40B4D6AA">
      <w:pPr>
        <w:pStyle w:val="ListParagraph"/>
        <w:numPr>
          <w:ilvl w:val="0"/>
          <w:numId w:val="6"/>
        </w:numPr>
      </w:pPr>
      <w:r>
        <w:t>Terdiri dari 10 kelas objek (mobil, anjing, kucing, pesawat, burung, dll).</w:t>
      </w:r>
    </w:p>
    <w:p w:rsidR="635A44DD" w:rsidP="635A44DD" w:rsidRDefault="635A44DD" w14:paraId="7B10C189" w14:textId="5E18434C">
      <w:pPr>
        <w:pStyle w:val="ListParagraph"/>
        <w:numPr>
          <w:ilvl w:val="0"/>
          <w:numId w:val="6"/>
        </w:numPr>
      </w:pPr>
      <w:r>
        <w:t>Digunakan untuk klasifikasi objek berwarna dan kompleks.</w:t>
      </w:r>
    </w:p>
    <w:p w:rsidR="635A44DD" w:rsidP="635A44DD" w:rsidRDefault="635A44DD" w14:paraId="787CB165" w14:textId="3BCBCBB6"/>
    <w:p w:rsidR="635A44DD" w:rsidP="635A44DD" w:rsidRDefault="635A44DD" w14:paraId="6171605A" w14:textId="5E14AD7C">
      <w:pPr>
        <w:pStyle w:val="Heading3"/>
      </w:pPr>
      <w:bookmarkStart w:name="_Toc213102755" w:id="145"/>
      <w:r>
        <w:t>10.1.5 Implementasi CNN untuk Image Classification</w:t>
      </w:r>
      <w:bookmarkEnd w:id="145"/>
    </w:p>
    <w:p w:rsidR="635A44DD" w:rsidP="635A44DD" w:rsidRDefault="635A44DD" w14:paraId="16CC61C4" w14:textId="41757FDB">
      <w:pPr>
        <w:pStyle w:val="Heading4"/>
        <w:rPr>
          <w:i w:val="0"/>
          <w:iCs w:val="0"/>
        </w:rPr>
      </w:pPr>
      <w:r w:rsidRPr="635A44DD">
        <w:rPr>
          <w:i w:val="0"/>
          <w:iCs w:val="0"/>
        </w:rPr>
        <w:t>10.1.5.1 Persiapan Data</w:t>
      </w:r>
    </w:p>
    <w:p w:rsidR="635A44DD" w:rsidP="635A44DD" w:rsidRDefault="635A44DD" w14:paraId="1DB6B046" w14:textId="0C22F1C2">
      <w:pPr>
        <w:ind w:firstLine="720"/>
      </w:pPr>
      <w:r w:rsidRPr="635A44DD">
        <w:t>Data dibagi menjadi training set dan testing set, lalu dilakukan normalisasi ke rentang [0, 1].</w:t>
      </w:r>
    </w:p>
    <w:p w:rsidR="635A44DD" w:rsidP="635A44DD" w:rsidRDefault="635A44DD" w14:paraId="7EBF7C63" w14:textId="139E8FB5">
      <w:r>
        <w:rPr>
          <w:noProof/>
        </w:rPr>
        <w:drawing>
          <wp:inline distT="0" distB="0" distL="0" distR="0" wp14:anchorId="0CE2F1D5" wp14:editId="50EF6844">
            <wp:extent cx="4483331" cy="1828894"/>
            <wp:effectExtent l="0" t="0" r="0" b="0"/>
            <wp:docPr id="354466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66963" name=""/>
                    <pic:cNvPicPr/>
                  </pic:nvPicPr>
                  <pic:blipFill>
                    <a:blip r:embed="rId19">
                      <a:extLst>
                        <a:ext uri="{28A0092B-C50C-407E-A947-70E740481C1C}">
                          <a14:useLocalDpi xmlns:a14="http://schemas.microsoft.com/office/drawing/2010/main" val="0"/>
                        </a:ext>
                      </a:extLst>
                    </a:blip>
                    <a:stretch>
                      <a:fillRect/>
                    </a:stretch>
                  </pic:blipFill>
                  <pic:spPr>
                    <a:xfrm>
                      <a:off x="0" y="0"/>
                      <a:ext cx="4483331" cy="1828894"/>
                    </a:xfrm>
                    <a:prstGeom prst="rect">
                      <a:avLst/>
                    </a:prstGeom>
                  </pic:spPr>
                </pic:pic>
              </a:graphicData>
            </a:graphic>
          </wp:inline>
        </w:drawing>
      </w:r>
    </w:p>
    <w:p w:rsidR="635A44DD" w:rsidP="635A44DD" w:rsidRDefault="635A44DD" w14:paraId="36B50AD0" w14:textId="716656D2">
      <w:pPr>
        <w:pStyle w:val="Heading4"/>
        <w:rPr>
          <w:i w:val="0"/>
          <w:iCs w:val="0"/>
        </w:rPr>
      </w:pPr>
      <w:r w:rsidRPr="635A44DD">
        <w:rPr>
          <w:i w:val="0"/>
          <w:iCs w:val="0"/>
        </w:rPr>
        <w:t>10.1.5.2 Membangun Model CNN</w:t>
      </w:r>
    </w:p>
    <w:p w:rsidR="635A44DD" w:rsidP="635A44DD" w:rsidRDefault="635A44DD" w14:paraId="5CD1A95B" w14:textId="1750C606">
      <w:r w:rsidRPr="635A44DD">
        <w:t>Model CNN dibangun menggunakan pustaka Keras (TensorFlow backend).</w:t>
      </w:r>
    </w:p>
    <w:p w:rsidR="635A44DD" w:rsidP="635A44DD" w:rsidRDefault="635A44DD" w14:paraId="797CF48D" w14:textId="397AE33A">
      <w:r>
        <w:rPr>
          <w:noProof/>
        </w:rPr>
        <w:drawing>
          <wp:inline distT="0" distB="0" distL="0" distR="0" wp14:anchorId="0A89A425" wp14:editId="70CEBB1F">
            <wp:extent cx="4007056" cy="2952902"/>
            <wp:effectExtent l="0" t="0" r="0" b="0"/>
            <wp:docPr id="332534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34509" name=""/>
                    <pic:cNvPicPr/>
                  </pic:nvPicPr>
                  <pic:blipFill>
                    <a:blip r:embed="rId20">
                      <a:extLst>
                        <a:ext uri="{28A0092B-C50C-407E-A947-70E740481C1C}">
                          <a14:useLocalDpi xmlns:a14="http://schemas.microsoft.com/office/drawing/2010/main" val="0"/>
                        </a:ext>
                      </a:extLst>
                    </a:blip>
                    <a:stretch>
                      <a:fillRect/>
                    </a:stretch>
                  </pic:blipFill>
                  <pic:spPr>
                    <a:xfrm>
                      <a:off x="0" y="0"/>
                      <a:ext cx="4007056" cy="2952902"/>
                    </a:xfrm>
                    <a:prstGeom prst="rect">
                      <a:avLst/>
                    </a:prstGeom>
                  </pic:spPr>
                </pic:pic>
              </a:graphicData>
            </a:graphic>
          </wp:inline>
        </w:drawing>
      </w:r>
    </w:p>
    <w:p w:rsidR="635A44DD" w:rsidP="635A44DD" w:rsidRDefault="635A44DD" w14:paraId="41341635" w14:textId="1D682D07">
      <w:pPr>
        <w:pStyle w:val="Heading4"/>
        <w:rPr>
          <w:i w:val="0"/>
          <w:iCs w:val="0"/>
        </w:rPr>
      </w:pPr>
      <w:r w:rsidRPr="635A44DD">
        <w:rPr>
          <w:i w:val="0"/>
          <w:iCs w:val="0"/>
        </w:rPr>
        <w:t>10.1.5.3 Pelatihan Model</w:t>
      </w:r>
    </w:p>
    <w:p w:rsidR="635A44DD" w:rsidP="635A44DD" w:rsidRDefault="635A44DD" w14:paraId="38CB4BD1" w14:textId="4AA6F46C">
      <w:r w:rsidRPr="635A44DD">
        <w:t>Model dilatih selama beberapa epoch menggunakan data pelatihan.</w:t>
      </w:r>
    </w:p>
    <w:p w:rsidR="635A44DD" w:rsidP="635A44DD" w:rsidRDefault="635A44DD" w14:paraId="4E9CEB52" w14:textId="0D906A0A">
      <w:r>
        <w:rPr>
          <w:noProof/>
        </w:rPr>
        <w:drawing>
          <wp:inline distT="0" distB="0" distL="0" distR="0" wp14:anchorId="4CC48A40" wp14:editId="0BCCDEE8">
            <wp:extent cx="2959252" cy="806491"/>
            <wp:effectExtent l="0" t="0" r="0" b="0"/>
            <wp:docPr id="1266448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48045" name=""/>
                    <pic:cNvPicPr/>
                  </pic:nvPicPr>
                  <pic:blipFill>
                    <a:blip r:embed="rId21">
                      <a:extLst>
                        <a:ext uri="{28A0092B-C50C-407E-A947-70E740481C1C}">
                          <a14:useLocalDpi xmlns:a14="http://schemas.microsoft.com/office/drawing/2010/main" val="0"/>
                        </a:ext>
                      </a:extLst>
                    </a:blip>
                    <a:stretch>
                      <a:fillRect/>
                    </a:stretch>
                  </pic:blipFill>
                  <pic:spPr>
                    <a:xfrm>
                      <a:off x="0" y="0"/>
                      <a:ext cx="2959252" cy="806491"/>
                    </a:xfrm>
                    <a:prstGeom prst="rect">
                      <a:avLst/>
                    </a:prstGeom>
                  </pic:spPr>
                </pic:pic>
              </a:graphicData>
            </a:graphic>
          </wp:inline>
        </w:drawing>
      </w:r>
    </w:p>
    <w:p w:rsidR="635A44DD" w:rsidP="635A44DD" w:rsidRDefault="635A44DD" w14:paraId="24517ED5" w14:textId="226F472E">
      <w:r>
        <w:t>Output pelatihan:</w:t>
      </w:r>
    </w:p>
    <w:p w:rsidR="635A44DD" w:rsidP="635A44DD" w:rsidRDefault="635A44DD" w14:paraId="31F09B28" w14:textId="57DBAAF4">
      <w:pPr>
        <w:pStyle w:val="ListParagraph"/>
        <w:numPr>
          <w:ilvl w:val="0"/>
          <w:numId w:val="5"/>
        </w:numPr>
      </w:pPr>
      <w:r w:rsidRPr="635A44DD">
        <w:t>Training accuracy meningkat setiap epoch.</w:t>
      </w:r>
    </w:p>
    <w:p w:rsidR="635A44DD" w:rsidP="635A44DD" w:rsidRDefault="635A44DD" w14:paraId="42AF5EA6" w14:textId="3E5D1586">
      <w:pPr>
        <w:pStyle w:val="ListParagraph"/>
        <w:numPr>
          <w:ilvl w:val="0"/>
          <w:numId w:val="5"/>
        </w:numPr>
      </w:pPr>
      <w:r>
        <w:t>Validation accuracy mendekati 99%.</w:t>
      </w:r>
    </w:p>
    <w:p w:rsidR="635A44DD" w:rsidP="635A44DD" w:rsidRDefault="635A44DD" w14:paraId="0D5C9E91" w14:textId="78A454C4">
      <w:pPr>
        <w:pStyle w:val="ListParagraph"/>
        <w:numPr>
          <w:ilvl w:val="0"/>
          <w:numId w:val="5"/>
        </w:numPr>
      </w:pPr>
      <w:r>
        <w:t>Loss menurun stabil → model belajar efektif.</w:t>
      </w:r>
    </w:p>
    <w:p w:rsidR="635A44DD" w:rsidP="635A44DD" w:rsidRDefault="635A44DD" w14:paraId="18BC3637" w14:textId="4AD37A20">
      <w:pPr>
        <w:pStyle w:val="Heading4"/>
        <w:rPr>
          <w:i w:val="0"/>
          <w:iCs w:val="0"/>
        </w:rPr>
      </w:pPr>
      <w:r w:rsidRPr="635A44DD">
        <w:rPr>
          <w:i w:val="0"/>
          <w:iCs w:val="0"/>
        </w:rPr>
        <w:t>10.1.5.4 Evaluasi Model</w:t>
      </w:r>
    </w:p>
    <w:p w:rsidR="635A44DD" w:rsidP="635A44DD" w:rsidRDefault="635A44DD" w14:paraId="1740DADA" w14:textId="094BB70E">
      <w:r w:rsidRPr="635A44DD">
        <w:t>Setelah pelatihan selesai, model diuji pada data baru.</w:t>
      </w:r>
    </w:p>
    <w:p w:rsidR="635A44DD" w:rsidP="635A44DD" w:rsidRDefault="635A44DD" w14:paraId="27FD0447" w14:textId="7480D1B3">
      <w:r>
        <w:rPr>
          <w:noProof/>
        </w:rPr>
        <w:drawing>
          <wp:inline distT="0" distB="0" distL="0" distR="0" wp14:anchorId="502A199B" wp14:editId="63163369">
            <wp:extent cx="3340272" cy="387370"/>
            <wp:effectExtent l="0" t="0" r="0" b="0"/>
            <wp:docPr id="1762762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62025" name=""/>
                    <pic:cNvPicPr/>
                  </pic:nvPicPr>
                  <pic:blipFill>
                    <a:blip r:embed="rId22">
                      <a:extLst>
                        <a:ext uri="{28A0092B-C50C-407E-A947-70E740481C1C}">
                          <a14:useLocalDpi xmlns:a14="http://schemas.microsoft.com/office/drawing/2010/main" val="0"/>
                        </a:ext>
                      </a:extLst>
                    </a:blip>
                    <a:stretch>
                      <a:fillRect/>
                    </a:stretch>
                  </pic:blipFill>
                  <pic:spPr>
                    <a:xfrm>
                      <a:off x="0" y="0"/>
                      <a:ext cx="3340272" cy="387370"/>
                    </a:xfrm>
                    <a:prstGeom prst="rect">
                      <a:avLst/>
                    </a:prstGeom>
                  </pic:spPr>
                </pic:pic>
              </a:graphicData>
            </a:graphic>
          </wp:inline>
        </w:drawing>
      </w:r>
    </w:p>
    <w:p w:rsidR="635A44DD" w:rsidP="635A44DD" w:rsidRDefault="635A44DD" w14:paraId="2EDB7866" w14:textId="025B4CCA">
      <w:r>
        <w:t>Hasil:</w:t>
      </w:r>
    </w:p>
    <w:p w:rsidR="635A44DD" w:rsidP="635A44DD" w:rsidRDefault="635A44DD" w14:paraId="269E9471" w14:textId="7CFF5936">
      <w:pPr>
        <w:pStyle w:val="ListParagraph"/>
        <w:numPr>
          <w:ilvl w:val="0"/>
          <w:numId w:val="4"/>
        </w:numPr>
      </w:pPr>
      <w:r w:rsidRPr="635A44DD">
        <w:t>Akurasi CNN untuk MNIST ≈ 99.2%</w:t>
      </w:r>
    </w:p>
    <w:p w:rsidR="635A44DD" w:rsidP="635A44DD" w:rsidRDefault="635A44DD" w14:paraId="326051DB" w14:textId="3C7B0C3B">
      <w:pPr>
        <w:pStyle w:val="ListParagraph"/>
        <w:numPr>
          <w:ilvl w:val="0"/>
          <w:numId w:val="4"/>
        </w:numPr>
      </w:pPr>
      <w:r>
        <w:t>Lebih tinggi dibandingkan SVM (98%) dan KNN (96%) pada Chapter 9.</w:t>
      </w:r>
    </w:p>
    <w:p w:rsidR="635A44DD" w:rsidP="635A44DD" w:rsidRDefault="635A44DD" w14:paraId="23425F98" w14:textId="0A94A964"/>
    <w:p w:rsidR="635A44DD" w:rsidP="635A44DD" w:rsidRDefault="635A44DD" w14:paraId="40B77ED9" w14:textId="437E1B97">
      <w:pPr>
        <w:pStyle w:val="Heading3"/>
      </w:pPr>
      <w:bookmarkStart w:name="_Toc213102756" w:id="146"/>
      <w:r>
        <w:t xml:space="preserve">10.1.6 </w:t>
      </w:r>
      <w:r w:rsidRPr="635A44DD">
        <w:t>Visualisasi dan Analisis Hasil</w:t>
      </w:r>
      <w:bookmarkEnd w:id="146"/>
    </w:p>
    <w:p w:rsidR="635A44DD" w:rsidP="635A44DD" w:rsidRDefault="635A44DD" w14:paraId="30528131" w14:textId="23A92580">
      <w:pPr>
        <w:pStyle w:val="Heading4"/>
        <w:rPr>
          <w:i w:val="0"/>
          <w:iCs w:val="0"/>
        </w:rPr>
      </w:pPr>
      <w:r w:rsidRPr="635A44DD">
        <w:rPr>
          <w:i w:val="0"/>
          <w:iCs w:val="0"/>
        </w:rPr>
        <w:t>10.1.6.1 Kurva Akurasi dan Loss</w:t>
      </w:r>
    </w:p>
    <w:p w:rsidR="635A44DD" w:rsidP="635A44DD" w:rsidRDefault="635A44DD" w14:paraId="1023783E" w14:textId="24F0BF39">
      <w:r w:rsidRPr="635A44DD">
        <w:rPr>
          <w:rFonts w:ascii="Aptos" w:hAnsi="Aptos" w:eastAsia="Aptos" w:cs="Aptos"/>
        </w:rPr>
        <w:t xml:space="preserve">Visualisasi tren pembelajaran membantu memastikan model tidak </w:t>
      </w:r>
      <w:r w:rsidRPr="635A44DD">
        <w:rPr>
          <w:rFonts w:ascii="Aptos" w:hAnsi="Aptos" w:eastAsia="Aptos" w:cs="Aptos"/>
          <w:i/>
          <w:iCs/>
        </w:rPr>
        <w:t>overfitting</w:t>
      </w:r>
      <w:r w:rsidRPr="635A44DD">
        <w:rPr>
          <w:rFonts w:ascii="Aptos" w:hAnsi="Aptos" w:eastAsia="Aptos" w:cs="Aptos"/>
        </w:rPr>
        <w:t>.</w:t>
      </w:r>
    </w:p>
    <w:p w:rsidR="635A44DD" w:rsidP="635A44DD" w:rsidRDefault="635A44DD" w14:paraId="1128E667" w14:textId="2AA99E0F">
      <w:r>
        <w:rPr>
          <w:noProof/>
        </w:rPr>
        <w:drawing>
          <wp:inline distT="0" distB="0" distL="0" distR="0" wp14:anchorId="284E536C" wp14:editId="66A31605">
            <wp:extent cx="4483331" cy="1358970"/>
            <wp:effectExtent l="0" t="0" r="0" b="0"/>
            <wp:docPr id="1996479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79572" name=""/>
                    <pic:cNvPicPr/>
                  </pic:nvPicPr>
                  <pic:blipFill>
                    <a:blip r:embed="rId23">
                      <a:extLst>
                        <a:ext uri="{28A0092B-C50C-407E-A947-70E740481C1C}">
                          <a14:useLocalDpi xmlns:a14="http://schemas.microsoft.com/office/drawing/2010/main" val="0"/>
                        </a:ext>
                      </a:extLst>
                    </a:blip>
                    <a:stretch>
                      <a:fillRect/>
                    </a:stretch>
                  </pic:blipFill>
                  <pic:spPr>
                    <a:xfrm>
                      <a:off x="0" y="0"/>
                      <a:ext cx="4483331" cy="1358970"/>
                    </a:xfrm>
                    <a:prstGeom prst="rect">
                      <a:avLst/>
                    </a:prstGeom>
                  </pic:spPr>
                </pic:pic>
              </a:graphicData>
            </a:graphic>
          </wp:inline>
        </w:drawing>
      </w:r>
    </w:p>
    <w:p w:rsidR="635A44DD" w:rsidP="635A44DD" w:rsidRDefault="635A44DD" w14:paraId="293E2195" w14:textId="4D943F0A">
      <w:pPr>
        <w:pStyle w:val="ListParagraph"/>
        <w:numPr>
          <w:ilvl w:val="0"/>
          <w:numId w:val="3"/>
        </w:numPr>
      </w:pPr>
      <w:r w:rsidRPr="635A44DD">
        <w:t>Jika validation accuracy tetap meningkat → model generalisasi baik.</w:t>
      </w:r>
    </w:p>
    <w:p w:rsidR="635A44DD" w:rsidP="635A44DD" w:rsidRDefault="635A44DD" w14:paraId="3899B36E" w14:textId="59964592">
      <w:pPr>
        <w:pStyle w:val="ListParagraph"/>
        <w:numPr>
          <w:ilvl w:val="0"/>
          <w:numId w:val="3"/>
        </w:numPr>
      </w:pPr>
      <w:r>
        <w:t>Jika menurun setelah titik tertentu → terjadi overfitting.</w:t>
      </w:r>
    </w:p>
    <w:p w:rsidR="635A44DD" w:rsidP="635A44DD" w:rsidRDefault="635A44DD" w14:paraId="3067FC86" w14:textId="488E53E1">
      <w:pPr>
        <w:pStyle w:val="Heading4"/>
        <w:rPr>
          <w:i w:val="0"/>
          <w:iCs w:val="0"/>
        </w:rPr>
      </w:pPr>
      <w:r w:rsidRPr="635A44DD">
        <w:rPr>
          <w:i w:val="0"/>
          <w:iCs w:val="0"/>
        </w:rPr>
        <w:t>10.1.6.2 Confusion Matrix</w:t>
      </w:r>
    </w:p>
    <w:p w:rsidR="635A44DD" w:rsidP="635A44DD" w:rsidRDefault="635A44DD" w14:paraId="047EA8A4" w14:textId="04B56DB5">
      <w:r w:rsidRPr="635A44DD">
        <w:t>Digunakan untuk melihat kesalahan klasifikasi.</w:t>
      </w:r>
    </w:p>
    <w:p w:rsidR="635A44DD" w:rsidP="635A44DD" w:rsidRDefault="635A44DD" w14:paraId="42E68F9F" w14:textId="225DBB79">
      <w:r>
        <w:rPr>
          <w:noProof/>
        </w:rPr>
        <w:drawing>
          <wp:inline distT="0" distB="0" distL="0" distR="0" wp14:anchorId="35E930E5" wp14:editId="0CB89941">
            <wp:extent cx="4388075" cy="1181161"/>
            <wp:effectExtent l="0" t="0" r="0" b="0"/>
            <wp:docPr id="474638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38464" name=""/>
                    <pic:cNvPicPr/>
                  </pic:nvPicPr>
                  <pic:blipFill>
                    <a:blip r:embed="rId24">
                      <a:extLst>
                        <a:ext uri="{28A0092B-C50C-407E-A947-70E740481C1C}">
                          <a14:useLocalDpi xmlns:a14="http://schemas.microsoft.com/office/drawing/2010/main" val="0"/>
                        </a:ext>
                      </a:extLst>
                    </a:blip>
                    <a:stretch>
                      <a:fillRect/>
                    </a:stretch>
                  </pic:blipFill>
                  <pic:spPr>
                    <a:xfrm>
                      <a:off x="0" y="0"/>
                      <a:ext cx="4388075" cy="1181161"/>
                    </a:xfrm>
                    <a:prstGeom prst="rect">
                      <a:avLst/>
                    </a:prstGeom>
                  </pic:spPr>
                </pic:pic>
              </a:graphicData>
            </a:graphic>
          </wp:inline>
        </w:drawing>
      </w:r>
    </w:p>
    <w:p w:rsidR="635A44DD" w:rsidP="635A44DD" w:rsidRDefault="635A44DD" w14:paraId="4B3291D3" w14:textId="69E3E950">
      <w:pPr>
        <w:pStyle w:val="Heading3"/>
        <w:rPr>
          <w:rFonts w:ascii="Aptos" w:hAnsi="Aptos" w:eastAsia="Aptos" w:cs="Aptos"/>
        </w:rPr>
      </w:pPr>
      <w:bookmarkStart w:name="_Toc213102757" w:id="147"/>
      <w:r w:rsidRPr="635A44DD">
        <w:t>10.1.7 CNN untuk CIFAR-10 (Klasifikasi Objek Kompleks)</w:t>
      </w:r>
      <w:bookmarkEnd w:id="147"/>
    </w:p>
    <w:p w:rsidR="635A44DD" w:rsidP="635A44DD" w:rsidRDefault="635A44DD" w14:paraId="41C4E6EC" w14:textId="33F1EE6A">
      <w:pPr>
        <w:ind w:firstLine="720"/>
      </w:pPr>
      <w:r w:rsidRPr="635A44DD">
        <w:t>Langkah Implementasi Singkat</w:t>
      </w:r>
    </w:p>
    <w:p w:rsidR="635A44DD" w:rsidP="635A44DD" w:rsidRDefault="635A44DD" w14:paraId="5495204B" w14:textId="7814897E">
      <w:pPr>
        <w:ind w:firstLine="720"/>
        <w:jc w:val="both"/>
      </w:pPr>
      <w:r>
        <w:rPr>
          <w:noProof/>
        </w:rPr>
        <w:drawing>
          <wp:inline distT="0" distB="0" distL="0" distR="0" wp14:anchorId="4DC182C2" wp14:editId="7E37A634">
            <wp:extent cx="3816546" cy="419122"/>
            <wp:effectExtent l="0" t="0" r="0" b="0"/>
            <wp:docPr id="273514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14273" name=""/>
                    <pic:cNvPicPr/>
                  </pic:nvPicPr>
                  <pic:blipFill>
                    <a:blip r:embed="rId25">
                      <a:extLst>
                        <a:ext uri="{28A0092B-C50C-407E-A947-70E740481C1C}">
                          <a14:useLocalDpi xmlns:a14="http://schemas.microsoft.com/office/drawing/2010/main" val="0"/>
                        </a:ext>
                      </a:extLst>
                    </a:blip>
                    <a:stretch>
                      <a:fillRect/>
                    </a:stretch>
                  </pic:blipFill>
                  <pic:spPr>
                    <a:xfrm>
                      <a:off x="0" y="0"/>
                      <a:ext cx="3816546" cy="419122"/>
                    </a:xfrm>
                    <a:prstGeom prst="rect">
                      <a:avLst/>
                    </a:prstGeom>
                  </pic:spPr>
                </pic:pic>
              </a:graphicData>
            </a:graphic>
          </wp:inline>
        </w:drawing>
      </w:r>
    </w:p>
    <w:p w:rsidR="635A44DD" w:rsidP="635A44DD" w:rsidRDefault="635A44DD" w14:paraId="110A968D" w14:textId="2E287D91">
      <w:pPr>
        <w:pStyle w:val="ListParagraph"/>
        <w:numPr>
          <w:ilvl w:val="0"/>
          <w:numId w:val="2"/>
        </w:numPr>
      </w:pPr>
      <w:r w:rsidRPr="635A44DD">
        <w:t>Preprocessing sama seperti MNIST, tetapi gambar RGB.</w:t>
      </w:r>
    </w:p>
    <w:p w:rsidR="635A44DD" w:rsidP="635A44DD" w:rsidRDefault="635A44DD" w14:paraId="5B4544A7" w14:textId="056E1E49">
      <w:pPr>
        <w:pStyle w:val="ListParagraph"/>
        <w:numPr>
          <w:ilvl w:val="0"/>
          <w:numId w:val="2"/>
        </w:numPr>
      </w:pPr>
      <w:r>
        <w:t>Model CNN lebih dalam (lebih banyak filters).</w:t>
      </w:r>
    </w:p>
    <w:p w:rsidR="635A44DD" w:rsidP="635A44DD" w:rsidRDefault="635A44DD" w14:paraId="6D4C6165" w14:textId="3798AA82">
      <w:pPr>
        <w:ind w:firstLine="720"/>
      </w:pPr>
      <w:r w:rsidRPr="635A44DD">
        <w:rPr>
          <w:rFonts w:ascii="Aptos" w:hAnsi="Aptos" w:eastAsia="Aptos" w:cs="Aptos"/>
        </w:rPr>
        <w:t>Hasil:</w:t>
      </w:r>
    </w:p>
    <w:p w:rsidR="635A44DD" w:rsidP="635A44DD" w:rsidRDefault="635A44DD" w14:paraId="58EB9211" w14:textId="0F12D7EC">
      <w:pPr>
        <w:pStyle w:val="ListParagraph"/>
        <w:numPr>
          <w:ilvl w:val="0"/>
          <w:numId w:val="1"/>
        </w:numPr>
        <w:rPr>
          <w:rFonts w:ascii="Aptos" w:hAnsi="Aptos" w:eastAsia="Aptos" w:cs="Aptos"/>
        </w:rPr>
      </w:pPr>
      <w:r w:rsidRPr="635A44DD">
        <w:rPr>
          <w:rFonts w:ascii="Aptos" w:hAnsi="Aptos" w:eastAsia="Aptos" w:cs="Aptos"/>
        </w:rPr>
        <w:t>Akurasi CNN dasar: 70–80%</w:t>
      </w:r>
    </w:p>
    <w:p w:rsidR="635A44DD" w:rsidP="635A44DD" w:rsidRDefault="635A44DD" w14:paraId="1B03FEE5" w14:textId="79FA91B7">
      <w:pPr>
        <w:pStyle w:val="ListParagraph"/>
        <w:numPr>
          <w:ilvl w:val="0"/>
          <w:numId w:val="1"/>
        </w:numPr>
      </w:pPr>
      <w:r>
        <w:t>Model dengan augmentation dan dropout bisa mencapai 90%+.</w:t>
      </w:r>
    </w:p>
    <w:p w:rsidR="635A44DD" w:rsidP="635A44DD" w:rsidRDefault="635A44DD" w14:paraId="13BCA9F8" w14:textId="5CC14709">
      <w:pPr>
        <w:pStyle w:val="Heading3"/>
      </w:pPr>
      <w:bookmarkStart w:name="_Toc213102758" w:id="148"/>
      <w:r w:rsidRPr="635A44DD">
        <w:t>10.1.8 Perbandingan Deep Learning vs Metode Klasik</w:t>
      </w:r>
      <w:bookmarkEnd w:id="148"/>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3120"/>
        <w:gridCol w:w="3120"/>
        <w:gridCol w:w="3120"/>
      </w:tblGrid>
      <w:tr w:rsidR="635A44DD" w:rsidTr="635A44DD" w14:paraId="6248FA52" w14:textId="77777777">
        <w:trPr>
          <w:trHeight w:val="300"/>
        </w:trPr>
        <w:tc>
          <w:tcPr>
            <w:tcW w:w="3120" w:type="dxa"/>
          </w:tcPr>
          <w:p w:rsidR="635A44DD" w:rsidP="635A44DD" w:rsidRDefault="635A44DD" w14:paraId="7710E849" w14:textId="1798C150">
            <w:pPr>
              <w:jc w:val="center"/>
            </w:pPr>
            <w:r w:rsidRPr="635A44DD">
              <w:rPr>
                <w:b/>
                <w:bCs/>
              </w:rPr>
              <w:t>Aspek</w:t>
            </w:r>
          </w:p>
        </w:tc>
        <w:tc>
          <w:tcPr>
            <w:tcW w:w="3120" w:type="dxa"/>
          </w:tcPr>
          <w:p w:rsidR="635A44DD" w:rsidP="635A44DD" w:rsidRDefault="635A44DD" w14:paraId="6EA61160" w14:textId="38A4A699">
            <w:pPr>
              <w:jc w:val="center"/>
            </w:pPr>
            <w:r w:rsidRPr="635A44DD">
              <w:rPr>
                <w:b/>
                <w:bCs/>
              </w:rPr>
              <w:t>Metode Klasik (SVM/KNN)</w:t>
            </w:r>
          </w:p>
        </w:tc>
        <w:tc>
          <w:tcPr>
            <w:tcW w:w="3120" w:type="dxa"/>
          </w:tcPr>
          <w:p w:rsidR="635A44DD" w:rsidP="635A44DD" w:rsidRDefault="635A44DD" w14:paraId="6523790A" w14:textId="24CB8C36">
            <w:pPr>
              <w:jc w:val="center"/>
            </w:pPr>
            <w:r w:rsidRPr="635A44DD">
              <w:rPr>
                <w:b/>
                <w:bCs/>
              </w:rPr>
              <w:t>Deep Learning (CNN)</w:t>
            </w:r>
          </w:p>
        </w:tc>
      </w:tr>
      <w:tr w:rsidR="635A44DD" w:rsidTr="635A44DD" w14:paraId="740E37F3" w14:textId="77777777">
        <w:trPr>
          <w:trHeight w:val="300"/>
        </w:trPr>
        <w:tc>
          <w:tcPr>
            <w:tcW w:w="3120" w:type="dxa"/>
          </w:tcPr>
          <w:p w:rsidR="635A44DD" w:rsidP="635A44DD" w:rsidRDefault="635A44DD" w14:paraId="4FCCC1AD" w14:textId="41219522">
            <w:r w:rsidRPr="635A44DD">
              <w:rPr>
                <w:b/>
                <w:bCs/>
              </w:rPr>
              <w:t>Ekstraksi Fitur</w:t>
            </w:r>
          </w:p>
        </w:tc>
        <w:tc>
          <w:tcPr>
            <w:tcW w:w="3120" w:type="dxa"/>
          </w:tcPr>
          <w:p w:rsidR="635A44DD" w:rsidP="635A44DD" w:rsidRDefault="635A44DD" w14:paraId="17AC2661" w14:textId="00DCD83B">
            <w:r>
              <w:t>Manual (HOG, PCA, Haar)</w:t>
            </w:r>
          </w:p>
        </w:tc>
        <w:tc>
          <w:tcPr>
            <w:tcW w:w="3120" w:type="dxa"/>
          </w:tcPr>
          <w:p w:rsidR="635A44DD" w:rsidP="635A44DD" w:rsidRDefault="635A44DD" w14:paraId="3E65A77C" w14:textId="61B45E2F">
            <w:r>
              <w:t>Otomatis</w:t>
            </w:r>
          </w:p>
        </w:tc>
      </w:tr>
      <w:tr w:rsidR="635A44DD" w:rsidTr="635A44DD" w14:paraId="5AAFE39A" w14:textId="77777777">
        <w:trPr>
          <w:trHeight w:val="300"/>
        </w:trPr>
        <w:tc>
          <w:tcPr>
            <w:tcW w:w="3120" w:type="dxa"/>
          </w:tcPr>
          <w:p w:rsidR="635A44DD" w:rsidP="635A44DD" w:rsidRDefault="635A44DD" w14:paraId="7A941227" w14:textId="3E10769F">
            <w:r w:rsidRPr="635A44DD">
              <w:rPr>
                <w:b/>
                <w:bCs/>
              </w:rPr>
              <w:t>Kinerja pada Data Kompleks</w:t>
            </w:r>
          </w:p>
        </w:tc>
        <w:tc>
          <w:tcPr>
            <w:tcW w:w="3120" w:type="dxa"/>
          </w:tcPr>
          <w:p w:rsidR="635A44DD" w:rsidP="635A44DD" w:rsidRDefault="635A44DD" w14:paraId="2AAE86B3" w14:textId="5309EE73">
            <w:r>
              <w:t>Terbatas</w:t>
            </w:r>
          </w:p>
        </w:tc>
        <w:tc>
          <w:tcPr>
            <w:tcW w:w="3120" w:type="dxa"/>
          </w:tcPr>
          <w:p w:rsidR="635A44DD" w:rsidP="635A44DD" w:rsidRDefault="635A44DD" w14:paraId="493B53AD" w14:textId="55E9EB37">
            <w:r>
              <w:t>Sangat baik</w:t>
            </w:r>
          </w:p>
        </w:tc>
      </w:tr>
      <w:tr w:rsidR="635A44DD" w:rsidTr="635A44DD" w14:paraId="0018AB5E" w14:textId="77777777">
        <w:trPr>
          <w:trHeight w:val="300"/>
        </w:trPr>
        <w:tc>
          <w:tcPr>
            <w:tcW w:w="3120" w:type="dxa"/>
          </w:tcPr>
          <w:p w:rsidR="635A44DD" w:rsidP="635A44DD" w:rsidRDefault="635A44DD" w14:paraId="76D4825D" w14:textId="22E3292C">
            <w:r w:rsidRPr="635A44DD">
              <w:rPr>
                <w:b/>
                <w:bCs/>
              </w:rPr>
              <w:t>Akurasi MNIST</w:t>
            </w:r>
          </w:p>
        </w:tc>
        <w:tc>
          <w:tcPr>
            <w:tcW w:w="3120" w:type="dxa"/>
          </w:tcPr>
          <w:p w:rsidR="635A44DD" w:rsidP="635A44DD" w:rsidRDefault="635A44DD" w14:paraId="501906A9" w14:textId="16CF7829">
            <w:r>
              <w:t>95–98%</w:t>
            </w:r>
          </w:p>
        </w:tc>
        <w:tc>
          <w:tcPr>
            <w:tcW w:w="3120" w:type="dxa"/>
          </w:tcPr>
          <w:p w:rsidR="635A44DD" w:rsidP="635A44DD" w:rsidRDefault="635A44DD" w14:paraId="5C52D235" w14:textId="0C21A4DC">
            <w:r w:rsidRPr="635A44DD">
              <w:rPr>
                <w:b/>
                <w:bCs/>
              </w:rPr>
              <w:t>&gt;99%</w:t>
            </w:r>
          </w:p>
        </w:tc>
      </w:tr>
      <w:tr w:rsidR="635A44DD" w:rsidTr="635A44DD" w14:paraId="79CA7A47" w14:textId="77777777">
        <w:trPr>
          <w:trHeight w:val="300"/>
        </w:trPr>
        <w:tc>
          <w:tcPr>
            <w:tcW w:w="3120" w:type="dxa"/>
          </w:tcPr>
          <w:p w:rsidR="635A44DD" w:rsidP="635A44DD" w:rsidRDefault="635A44DD" w14:paraId="56758BBF" w14:textId="7F6F583C">
            <w:r w:rsidRPr="635A44DD">
              <w:rPr>
                <w:b/>
                <w:bCs/>
              </w:rPr>
              <w:t>Akurasi CIFAR-10</w:t>
            </w:r>
          </w:p>
        </w:tc>
        <w:tc>
          <w:tcPr>
            <w:tcW w:w="3120" w:type="dxa"/>
          </w:tcPr>
          <w:p w:rsidR="635A44DD" w:rsidP="635A44DD" w:rsidRDefault="635A44DD" w14:paraId="178746A7" w14:textId="48DD2DC2">
            <w:r>
              <w:t>60–70%</w:t>
            </w:r>
          </w:p>
        </w:tc>
        <w:tc>
          <w:tcPr>
            <w:tcW w:w="3120" w:type="dxa"/>
          </w:tcPr>
          <w:p w:rsidR="635A44DD" w:rsidP="635A44DD" w:rsidRDefault="635A44DD" w14:paraId="3CFFF7EB" w14:textId="46106238">
            <w:r w:rsidRPr="635A44DD">
              <w:rPr>
                <w:b/>
                <w:bCs/>
              </w:rPr>
              <w:t>&gt;90%</w:t>
            </w:r>
          </w:p>
        </w:tc>
      </w:tr>
      <w:tr w:rsidR="635A44DD" w:rsidTr="635A44DD" w14:paraId="6E3D6E30" w14:textId="77777777">
        <w:trPr>
          <w:trHeight w:val="300"/>
        </w:trPr>
        <w:tc>
          <w:tcPr>
            <w:tcW w:w="3120" w:type="dxa"/>
          </w:tcPr>
          <w:p w:rsidR="635A44DD" w:rsidP="635A44DD" w:rsidRDefault="635A44DD" w14:paraId="311F7D83" w14:textId="23360C6F">
            <w:r w:rsidRPr="635A44DD">
              <w:rPr>
                <w:b/>
                <w:bCs/>
              </w:rPr>
              <w:t>Waktu Latih</w:t>
            </w:r>
          </w:p>
        </w:tc>
        <w:tc>
          <w:tcPr>
            <w:tcW w:w="3120" w:type="dxa"/>
          </w:tcPr>
          <w:p w:rsidR="635A44DD" w:rsidP="635A44DD" w:rsidRDefault="635A44DD" w14:paraId="53D32F7C" w14:textId="1980D565">
            <w:r>
              <w:t>Cepat</w:t>
            </w:r>
          </w:p>
        </w:tc>
        <w:tc>
          <w:tcPr>
            <w:tcW w:w="3120" w:type="dxa"/>
          </w:tcPr>
          <w:p w:rsidR="635A44DD" w:rsidP="635A44DD" w:rsidRDefault="635A44DD" w14:paraId="6C0D5411" w14:textId="10DB22F6">
            <w:r>
              <w:t>Lebih lama (butuh GPU)</w:t>
            </w:r>
          </w:p>
        </w:tc>
      </w:tr>
      <w:tr w:rsidR="635A44DD" w:rsidTr="635A44DD" w14:paraId="18722C1F" w14:textId="77777777">
        <w:trPr>
          <w:trHeight w:val="300"/>
        </w:trPr>
        <w:tc>
          <w:tcPr>
            <w:tcW w:w="3120" w:type="dxa"/>
          </w:tcPr>
          <w:p w:rsidR="635A44DD" w:rsidP="635A44DD" w:rsidRDefault="635A44DD" w14:paraId="6F92671E" w14:textId="0EF03BD0">
            <w:r w:rsidRPr="635A44DD">
              <w:rPr>
                <w:b/>
                <w:bCs/>
              </w:rPr>
              <w:t>Kemampuan Generalisasi</w:t>
            </w:r>
          </w:p>
        </w:tc>
        <w:tc>
          <w:tcPr>
            <w:tcW w:w="3120" w:type="dxa"/>
          </w:tcPr>
          <w:p w:rsidR="635A44DD" w:rsidP="635A44DD" w:rsidRDefault="635A44DD" w14:paraId="2855007E" w14:textId="517CEDF5">
            <w:r>
              <w:t>Terbatas</w:t>
            </w:r>
          </w:p>
        </w:tc>
        <w:tc>
          <w:tcPr>
            <w:tcW w:w="3120" w:type="dxa"/>
          </w:tcPr>
          <w:p w:rsidR="635A44DD" w:rsidP="635A44DD" w:rsidRDefault="635A44DD" w14:paraId="09F5455A" w14:textId="6B584F8E">
            <w:r>
              <w:t>Tinggi</w:t>
            </w:r>
          </w:p>
        </w:tc>
      </w:tr>
    </w:tbl>
    <w:p w:rsidR="635A44DD" w:rsidP="635A44DD" w:rsidRDefault="635A44DD" w14:paraId="42C42BFA" w14:textId="16B7677C"/>
    <w:p w:rsidR="635A44DD" w:rsidP="635A44DD" w:rsidRDefault="635A44DD" w14:paraId="5D0D0782" w14:textId="4260FE26">
      <w:pPr>
        <w:pStyle w:val="Heading3"/>
      </w:pPr>
      <w:bookmarkStart w:name="_Toc213102759" w:id="149"/>
      <w:r w:rsidRPr="635A44DD">
        <w:t>10.1.9 Perbandingan Populer Deep CNNs</w:t>
      </w:r>
      <w:bookmarkEnd w:id="149"/>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560"/>
        <w:gridCol w:w="1560"/>
        <w:gridCol w:w="1560"/>
        <w:gridCol w:w="1560"/>
        <w:gridCol w:w="1560"/>
        <w:gridCol w:w="1560"/>
      </w:tblGrid>
      <w:tr w:rsidR="635A44DD" w:rsidTr="635A44DD" w14:paraId="47CE0E57" w14:textId="77777777">
        <w:trPr>
          <w:trHeight w:val="300"/>
        </w:trPr>
        <w:tc>
          <w:tcPr>
            <w:tcW w:w="1560" w:type="dxa"/>
          </w:tcPr>
          <w:p w:rsidR="635A44DD" w:rsidP="635A44DD" w:rsidRDefault="635A44DD" w14:paraId="517EA4BF" w14:textId="0B8F8FA3">
            <w:pPr>
              <w:jc w:val="center"/>
            </w:pPr>
            <w:r w:rsidRPr="635A44DD">
              <w:rPr>
                <w:b/>
                <w:bCs/>
              </w:rPr>
              <w:t>Model</w:t>
            </w:r>
          </w:p>
        </w:tc>
        <w:tc>
          <w:tcPr>
            <w:tcW w:w="1560" w:type="dxa"/>
          </w:tcPr>
          <w:p w:rsidR="635A44DD" w:rsidP="635A44DD" w:rsidRDefault="635A44DD" w14:paraId="7C30D8FB" w14:textId="42E3885D">
            <w:pPr>
              <w:jc w:val="center"/>
            </w:pPr>
            <w:r w:rsidRPr="635A44DD">
              <w:rPr>
                <w:b/>
                <w:bCs/>
              </w:rPr>
              <w:t>Tahun</w:t>
            </w:r>
          </w:p>
        </w:tc>
        <w:tc>
          <w:tcPr>
            <w:tcW w:w="1560" w:type="dxa"/>
          </w:tcPr>
          <w:p w:rsidR="635A44DD" w:rsidP="635A44DD" w:rsidRDefault="635A44DD" w14:paraId="4BD2FE52" w14:textId="78884824">
            <w:pPr>
              <w:jc w:val="center"/>
            </w:pPr>
            <w:r w:rsidRPr="635A44DD">
              <w:rPr>
                <w:b/>
                <w:bCs/>
              </w:rPr>
              <w:t>Lapisan</w:t>
            </w:r>
          </w:p>
        </w:tc>
        <w:tc>
          <w:tcPr>
            <w:tcW w:w="1560" w:type="dxa"/>
          </w:tcPr>
          <w:p w:rsidR="635A44DD" w:rsidP="635A44DD" w:rsidRDefault="635A44DD" w14:paraId="0C076E58" w14:textId="5AED8E3B">
            <w:pPr>
              <w:jc w:val="center"/>
            </w:pPr>
            <w:r w:rsidRPr="635A44DD">
              <w:rPr>
                <w:b/>
                <w:bCs/>
              </w:rPr>
              <w:t>Parameter</w:t>
            </w:r>
          </w:p>
        </w:tc>
        <w:tc>
          <w:tcPr>
            <w:tcW w:w="1560" w:type="dxa"/>
          </w:tcPr>
          <w:p w:rsidR="635A44DD" w:rsidP="635A44DD" w:rsidRDefault="635A44DD" w14:paraId="1063AA4E" w14:textId="38EA4A09">
            <w:pPr>
              <w:jc w:val="center"/>
            </w:pPr>
            <w:r w:rsidRPr="635A44DD">
              <w:rPr>
                <w:b/>
                <w:bCs/>
              </w:rPr>
              <w:t>Inovasi Utama</w:t>
            </w:r>
          </w:p>
        </w:tc>
        <w:tc>
          <w:tcPr>
            <w:tcW w:w="1560" w:type="dxa"/>
          </w:tcPr>
          <w:p w:rsidR="635A44DD" w:rsidP="635A44DD" w:rsidRDefault="635A44DD" w14:paraId="47991212" w14:textId="34BCAD44">
            <w:pPr>
              <w:jc w:val="center"/>
            </w:pPr>
            <w:r w:rsidRPr="635A44DD">
              <w:rPr>
                <w:b/>
                <w:bCs/>
              </w:rPr>
              <w:t>Akurasi ImageNet</w:t>
            </w:r>
          </w:p>
        </w:tc>
      </w:tr>
      <w:tr w:rsidR="635A44DD" w:rsidTr="635A44DD" w14:paraId="53DDA79D" w14:textId="77777777">
        <w:trPr>
          <w:trHeight w:val="300"/>
        </w:trPr>
        <w:tc>
          <w:tcPr>
            <w:tcW w:w="1560" w:type="dxa"/>
          </w:tcPr>
          <w:p w:rsidR="635A44DD" w:rsidP="635A44DD" w:rsidRDefault="635A44DD" w14:paraId="7274C507" w14:textId="008032F8">
            <w:r w:rsidRPr="635A44DD">
              <w:rPr>
                <w:b/>
                <w:bCs/>
              </w:rPr>
              <w:t>LeNet-5</w:t>
            </w:r>
          </w:p>
        </w:tc>
        <w:tc>
          <w:tcPr>
            <w:tcW w:w="1560" w:type="dxa"/>
          </w:tcPr>
          <w:p w:rsidR="635A44DD" w:rsidP="635A44DD" w:rsidRDefault="635A44DD" w14:paraId="048371E1" w14:textId="5DED081B">
            <w:r>
              <w:t>1998</w:t>
            </w:r>
          </w:p>
        </w:tc>
        <w:tc>
          <w:tcPr>
            <w:tcW w:w="1560" w:type="dxa"/>
          </w:tcPr>
          <w:p w:rsidR="635A44DD" w:rsidP="635A44DD" w:rsidRDefault="635A44DD" w14:paraId="28A02A27" w14:textId="33836FED">
            <w:r>
              <w:t>5</w:t>
            </w:r>
          </w:p>
        </w:tc>
        <w:tc>
          <w:tcPr>
            <w:tcW w:w="1560" w:type="dxa"/>
          </w:tcPr>
          <w:p w:rsidR="635A44DD" w:rsidP="635A44DD" w:rsidRDefault="635A44DD" w14:paraId="096409B5" w14:textId="4DD58E17">
            <w:r>
              <w:t>60K</w:t>
            </w:r>
          </w:p>
        </w:tc>
        <w:tc>
          <w:tcPr>
            <w:tcW w:w="1560" w:type="dxa"/>
          </w:tcPr>
          <w:p w:rsidR="635A44DD" w:rsidP="635A44DD" w:rsidRDefault="635A44DD" w14:paraId="4A9AEC3E" w14:textId="64EE12EF">
            <w:r>
              <w:t>CNN awal untuk digit</w:t>
            </w:r>
          </w:p>
        </w:tc>
        <w:tc>
          <w:tcPr>
            <w:tcW w:w="1560" w:type="dxa"/>
          </w:tcPr>
          <w:p w:rsidR="635A44DD" w:rsidP="635A44DD" w:rsidRDefault="635A44DD" w14:paraId="201BA8BA" w14:textId="69467844">
            <w:r>
              <w:t>~99% MNIST</w:t>
            </w:r>
          </w:p>
        </w:tc>
      </w:tr>
      <w:tr w:rsidR="635A44DD" w:rsidTr="635A44DD" w14:paraId="5085EC89" w14:textId="77777777">
        <w:trPr>
          <w:trHeight w:val="300"/>
        </w:trPr>
        <w:tc>
          <w:tcPr>
            <w:tcW w:w="1560" w:type="dxa"/>
          </w:tcPr>
          <w:p w:rsidR="635A44DD" w:rsidP="635A44DD" w:rsidRDefault="635A44DD" w14:paraId="7A48E678" w14:textId="696F0D36">
            <w:r w:rsidRPr="635A44DD">
              <w:rPr>
                <w:b/>
                <w:bCs/>
              </w:rPr>
              <w:t>AlexNet</w:t>
            </w:r>
          </w:p>
        </w:tc>
        <w:tc>
          <w:tcPr>
            <w:tcW w:w="1560" w:type="dxa"/>
          </w:tcPr>
          <w:p w:rsidR="635A44DD" w:rsidP="635A44DD" w:rsidRDefault="635A44DD" w14:paraId="4F678A3D" w14:textId="1E4E75BE">
            <w:r>
              <w:t>2012</w:t>
            </w:r>
          </w:p>
        </w:tc>
        <w:tc>
          <w:tcPr>
            <w:tcW w:w="1560" w:type="dxa"/>
          </w:tcPr>
          <w:p w:rsidR="635A44DD" w:rsidP="635A44DD" w:rsidRDefault="635A44DD" w14:paraId="1FD4E9F0" w14:textId="52C2380E">
            <w:r>
              <w:t>8</w:t>
            </w:r>
          </w:p>
        </w:tc>
        <w:tc>
          <w:tcPr>
            <w:tcW w:w="1560" w:type="dxa"/>
          </w:tcPr>
          <w:p w:rsidR="635A44DD" w:rsidP="635A44DD" w:rsidRDefault="635A44DD" w14:paraId="58B79BAD" w14:textId="165F0A22">
            <w:r>
              <w:t>60M</w:t>
            </w:r>
          </w:p>
        </w:tc>
        <w:tc>
          <w:tcPr>
            <w:tcW w:w="1560" w:type="dxa"/>
          </w:tcPr>
          <w:p w:rsidR="635A44DD" w:rsidP="635A44DD" w:rsidRDefault="635A44DD" w14:paraId="7B44CD83" w14:textId="0B631D29">
            <w:r>
              <w:t>GPU, ReLU, Dropout</w:t>
            </w:r>
          </w:p>
        </w:tc>
        <w:tc>
          <w:tcPr>
            <w:tcW w:w="1560" w:type="dxa"/>
          </w:tcPr>
          <w:p w:rsidR="635A44DD" w:rsidP="635A44DD" w:rsidRDefault="635A44DD" w14:paraId="5DA9A042" w14:textId="29B875B9">
            <w:r>
              <w:t>84.6%</w:t>
            </w:r>
          </w:p>
        </w:tc>
      </w:tr>
      <w:tr w:rsidR="635A44DD" w:rsidTr="635A44DD" w14:paraId="6201C6C2" w14:textId="77777777">
        <w:trPr>
          <w:trHeight w:val="300"/>
        </w:trPr>
        <w:tc>
          <w:tcPr>
            <w:tcW w:w="1560" w:type="dxa"/>
          </w:tcPr>
          <w:p w:rsidR="635A44DD" w:rsidP="635A44DD" w:rsidRDefault="635A44DD" w14:paraId="29927AEE" w14:textId="32038C24">
            <w:r w:rsidRPr="635A44DD">
              <w:rPr>
                <w:b/>
                <w:bCs/>
              </w:rPr>
              <w:t>VGG16</w:t>
            </w:r>
          </w:p>
        </w:tc>
        <w:tc>
          <w:tcPr>
            <w:tcW w:w="1560" w:type="dxa"/>
          </w:tcPr>
          <w:p w:rsidR="635A44DD" w:rsidP="635A44DD" w:rsidRDefault="635A44DD" w14:paraId="4BDE4738" w14:textId="3FC346ED">
            <w:r>
              <w:t>2014</w:t>
            </w:r>
          </w:p>
        </w:tc>
        <w:tc>
          <w:tcPr>
            <w:tcW w:w="1560" w:type="dxa"/>
          </w:tcPr>
          <w:p w:rsidR="635A44DD" w:rsidP="635A44DD" w:rsidRDefault="635A44DD" w14:paraId="74EF4CBB" w14:textId="3ED42D3C">
            <w:r>
              <w:t>16</w:t>
            </w:r>
          </w:p>
        </w:tc>
        <w:tc>
          <w:tcPr>
            <w:tcW w:w="1560" w:type="dxa"/>
          </w:tcPr>
          <w:p w:rsidR="635A44DD" w:rsidP="635A44DD" w:rsidRDefault="635A44DD" w14:paraId="2AF42715" w14:textId="151870B3">
            <w:r>
              <w:t>138M</w:t>
            </w:r>
          </w:p>
        </w:tc>
        <w:tc>
          <w:tcPr>
            <w:tcW w:w="1560" w:type="dxa"/>
          </w:tcPr>
          <w:p w:rsidR="635A44DD" w:rsidP="635A44DD" w:rsidRDefault="635A44DD" w14:paraId="21DD0541" w14:textId="28F587CD">
            <w:r>
              <w:t>Filter kecil (3×3)</w:t>
            </w:r>
          </w:p>
        </w:tc>
        <w:tc>
          <w:tcPr>
            <w:tcW w:w="1560" w:type="dxa"/>
          </w:tcPr>
          <w:p w:rsidR="635A44DD" w:rsidP="635A44DD" w:rsidRDefault="635A44DD" w14:paraId="312B9FFC" w14:textId="261A3F85">
            <w:r>
              <w:t>92.7%</w:t>
            </w:r>
          </w:p>
        </w:tc>
      </w:tr>
      <w:tr w:rsidR="635A44DD" w:rsidTr="635A44DD" w14:paraId="6E816CB8" w14:textId="77777777">
        <w:trPr>
          <w:trHeight w:val="300"/>
        </w:trPr>
        <w:tc>
          <w:tcPr>
            <w:tcW w:w="1560" w:type="dxa"/>
          </w:tcPr>
          <w:p w:rsidR="635A44DD" w:rsidP="635A44DD" w:rsidRDefault="635A44DD" w14:paraId="7F52458F" w14:textId="18E099B1">
            <w:r w:rsidRPr="635A44DD">
              <w:rPr>
                <w:b/>
                <w:bCs/>
              </w:rPr>
              <w:t>GoogLeNet</w:t>
            </w:r>
          </w:p>
        </w:tc>
        <w:tc>
          <w:tcPr>
            <w:tcW w:w="1560" w:type="dxa"/>
          </w:tcPr>
          <w:p w:rsidR="635A44DD" w:rsidP="635A44DD" w:rsidRDefault="635A44DD" w14:paraId="6266D225" w14:textId="407A77F7">
            <w:r>
              <w:t>2014</w:t>
            </w:r>
          </w:p>
        </w:tc>
        <w:tc>
          <w:tcPr>
            <w:tcW w:w="1560" w:type="dxa"/>
          </w:tcPr>
          <w:p w:rsidR="635A44DD" w:rsidP="635A44DD" w:rsidRDefault="635A44DD" w14:paraId="51E4DDBD" w14:textId="09DA76F4">
            <w:r>
              <w:t>22</w:t>
            </w:r>
          </w:p>
        </w:tc>
        <w:tc>
          <w:tcPr>
            <w:tcW w:w="1560" w:type="dxa"/>
          </w:tcPr>
          <w:p w:rsidR="635A44DD" w:rsidP="635A44DD" w:rsidRDefault="635A44DD" w14:paraId="75E0B7BB" w14:textId="52F99418">
            <w:r>
              <w:t>4M</w:t>
            </w:r>
          </w:p>
        </w:tc>
        <w:tc>
          <w:tcPr>
            <w:tcW w:w="1560" w:type="dxa"/>
          </w:tcPr>
          <w:p w:rsidR="635A44DD" w:rsidP="635A44DD" w:rsidRDefault="635A44DD" w14:paraId="288AB92D" w14:textId="55A4EE5B">
            <w:r>
              <w:t>Inception module</w:t>
            </w:r>
          </w:p>
        </w:tc>
        <w:tc>
          <w:tcPr>
            <w:tcW w:w="1560" w:type="dxa"/>
          </w:tcPr>
          <w:p w:rsidR="635A44DD" w:rsidP="635A44DD" w:rsidRDefault="635A44DD" w14:paraId="4622E56D" w14:textId="6EC0F176">
            <w:r>
              <w:t>93.3%</w:t>
            </w:r>
          </w:p>
        </w:tc>
      </w:tr>
      <w:tr w:rsidR="635A44DD" w:rsidTr="635A44DD" w14:paraId="1D785A24" w14:textId="77777777">
        <w:trPr>
          <w:trHeight w:val="300"/>
        </w:trPr>
        <w:tc>
          <w:tcPr>
            <w:tcW w:w="1560" w:type="dxa"/>
          </w:tcPr>
          <w:p w:rsidR="635A44DD" w:rsidP="635A44DD" w:rsidRDefault="635A44DD" w14:paraId="24676010" w14:textId="0C19AAEB">
            <w:r w:rsidRPr="635A44DD">
              <w:rPr>
                <w:b/>
                <w:bCs/>
              </w:rPr>
              <w:t>ResNet-50</w:t>
            </w:r>
          </w:p>
        </w:tc>
        <w:tc>
          <w:tcPr>
            <w:tcW w:w="1560" w:type="dxa"/>
          </w:tcPr>
          <w:p w:rsidR="635A44DD" w:rsidP="635A44DD" w:rsidRDefault="635A44DD" w14:paraId="056440A6" w14:textId="232A9BDF">
            <w:r>
              <w:t>2015</w:t>
            </w:r>
          </w:p>
        </w:tc>
        <w:tc>
          <w:tcPr>
            <w:tcW w:w="1560" w:type="dxa"/>
          </w:tcPr>
          <w:p w:rsidR="635A44DD" w:rsidP="635A44DD" w:rsidRDefault="635A44DD" w14:paraId="07898313" w14:textId="24CA9528">
            <w:r>
              <w:t>50+</w:t>
            </w:r>
          </w:p>
        </w:tc>
        <w:tc>
          <w:tcPr>
            <w:tcW w:w="1560" w:type="dxa"/>
          </w:tcPr>
          <w:p w:rsidR="635A44DD" w:rsidP="635A44DD" w:rsidRDefault="635A44DD" w14:paraId="3289C673" w14:textId="4D9C14AF">
            <w:r>
              <w:t>25M</w:t>
            </w:r>
          </w:p>
        </w:tc>
        <w:tc>
          <w:tcPr>
            <w:tcW w:w="1560" w:type="dxa"/>
          </w:tcPr>
          <w:p w:rsidR="635A44DD" w:rsidP="635A44DD" w:rsidRDefault="635A44DD" w14:paraId="25E6F216" w14:textId="4D344AE9">
            <w:r>
              <w:t>Residual blocks</w:t>
            </w:r>
          </w:p>
        </w:tc>
        <w:tc>
          <w:tcPr>
            <w:tcW w:w="1560" w:type="dxa"/>
          </w:tcPr>
          <w:p w:rsidR="635A44DD" w:rsidP="635A44DD" w:rsidRDefault="635A44DD" w14:paraId="1ACFAB3B" w14:textId="588B26FC">
            <w:r w:rsidRPr="635A44DD">
              <w:rPr>
                <w:b/>
                <w:bCs/>
              </w:rPr>
              <w:t>96.4%</w:t>
            </w:r>
          </w:p>
        </w:tc>
      </w:tr>
      <w:tr w:rsidR="635A44DD" w:rsidTr="635A44DD" w14:paraId="3050B587" w14:textId="77777777">
        <w:trPr>
          <w:trHeight w:val="300"/>
        </w:trPr>
        <w:tc>
          <w:tcPr>
            <w:tcW w:w="1560" w:type="dxa"/>
          </w:tcPr>
          <w:p w:rsidR="635A44DD" w:rsidP="635A44DD" w:rsidRDefault="635A44DD" w14:paraId="15A8F113" w14:textId="4E7C28AE">
            <w:r w:rsidRPr="635A44DD">
              <w:rPr>
                <w:b/>
                <w:bCs/>
              </w:rPr>
              <w:t>DenseNet</w:t>
            </w:r>
          </w:p>
        </w:tc>
        <w:tc>
          <w:tcPr>
            <w:tcW w:w="1560" w:type="dxa"/>
          </w:tcPr>
          <w:p w:rsidR="635A44DD" w:rsidP="635A44DD" w:rsidRDefault="635A44DD" w14:paraId="770B8D4B" w14:textId="15957178">
            <w:r>
              <w:t>2017</w:t>
            </w:r>
          </w:p>
        </w:tc>
        <w:tc>
          <w:tcPr>
            <w:tcW w:w="1560" w:type="dxa"/>
          </w:tcPr>
          <w:p w:rsidR="635A44DD" w:rsidP="635A44DD" w:rsidRDefault="635A44DD" w14:paraId="43CE3A9A" w14:textId="00ECF291">
            <w:r>
              <w:t>121+</w:t>
            </w:r>
          </w:p>
        </w:tc>
        <w:tc>
          <w:tcPr>
            <w:tcW w:w="1560" w:type="dxa"/>
          </w:tcPr>
          <w:p w:rsidR="635A44DD" w:rsidP="635A44DD" w:rsidRDefault="635A44DD" w14:paraId="2BB0C414" w14:textId="3EDC7052">
            <w:r>
              <w:t>8M</w:t>
            </w:r>
          </w:p>
        </w:tc>
        <w:tc>
          <w:tcPr>
            <w:tcW w:w="1560" w:type="dxa"/>
          </w:tcPr>
          <w:p w:rsidR="635A44DD" w:rsidP="635A44DD" w:rsidRDefault="635A44DD" w14:paraId="25B0451D" w14:textId="0BC88DE5">
            <w:r>
              <w:t>Dense connections</w:t>
            </w:r>
          </w:p>
        </w:tc>
        <w:tc>
          <w:tcPr>
            <w:tcW w:w="1560" w:type="dxa"/>
          </w:tcPr>
          <w:p w:rsidR="635A44DD" w:rsidP="635A44DD" w:rsidRDefault="635A44DD" w14:paraId="391CE973" w14:textId="13FE8FD8">
            <w:r>
              <w:t>96%</w:t>
            </w:r>
          </w:p>
        </w:tc>
      </w:tr>
      <w:tr w:rsidR="635A44DD" w:rsidTr="635A44DD" w14:paraId="009A4C5C" w14:textId="77777777">
        <w:trPr>
          <w:trHeight w:val="300"/>
        </w:trPr>
        <w:tc>
          <w:tcPr>
            <w:tcW w:w="1560" w:type="dxa"/>
          </w:tcPr>
          <w:p w:rsidR="635A44DD" w:rsidP="635A44DD" w:rsidRDefault="635A44DD" w14:paraId="73AF7425" w14:textId="1A3167DA">
            <w:r w:rsidRPr="635A44DD">
              <w:rPr>
                <w:b/>
                <w:bCs/>
              </w:rPr>
              <w:t>MobileNet</w:t>
            </w:r>
          </w:p>
        </w:tc>
        <w:tc>
          <w:tcPr>
            <w:tcW w:w="1560" w:type="dxa"/>
          </w:tcPr>
          <w:p w:rsidR="635A44DD" w:rsidP="635A44DD" w:rsidRDefault="635A44DD" w14:paraId="2E3EAD62" w14:textId="333976B9">
            <w:r>
              <w:t>2017</w:t>
            </w:r>
          </w:p>
        </w:tc>
        <w:tc>
          <w:tcPr>
            <w:tcW w:w="1560" w:type="dxa"/>
          </w:tcPr>
          <w:p w:rsidR="635A44DD" w:rsidP="635A44DD" w:rsidRDefault="635A44DD" w14:paraId="141BA0BE" w14:textId="1021C068">
            <w:r>
              <w:t>28</w:t>
            </w:r>
          </w:p>
        </w:tc>
        <w:tc>
          <w:tcPr>
            <w:tcW w:w="1560" w:type="dxa"/>
          </w:tcPr>
          <w:p w:rsidR="635A44DD" w:rsidP="635A44DD" w:rsidRDefault="635A44DD" w14:paraId="018B2ECF" w14:textId="2039214A">
            <w:r>
              <w:t>4M</w:t>
            </w:r>
          </w:p>
        </w:tc>
        <w:tc>
          <w:tcPr>
            <w:tcW w:w="1560" w:type="dxa"/>
          </w:tcPr>
          <w:p w:rsidR="635A44DD" w:rsidP="635A44DD" w:rsidRDefault="635A44DD" w14:paraId="23F1E52A" w14:textId="6F3B512A">
            <w:r>
              <w:t>Efisien, mobile-ready</w:t>
            </w:r>
          </w:p>
        </w:tc>
        <w:tc>
          <w:tcPr>
            <w:tcW w:w="1560" w:type="dxa"/>
          </w:tcPr>
          <w:p w:rsidR="635A44DD" w:rsidP="635A44DD" w:rsidRDefault="635A44DD" w14:paraId="6251BF20" w14:textId="19DE08B0">
            <w:r>
              <w:t>89–90%</w:t>
            </w:r>
          </w:p>
        </w:tc>
      </w:tr>
    </w:tbl>
    <w:p w:rsidR="635A44DD" w:rsidP="635A44DD" w:rsidRDefault="635A44DD" w14:paraId="1444FFA9" w14:textId="36923FC6"/>
    <w:p w:rsidR="635A44DD" w:rsidP="635A44DD" w:rsidRDefault="635A44DD" w14:paraId="4BABF241" w14:textId="6FDA25BD">
      <w:r>
        <w:br w:type="page"/>
      </w:r>
    </w:p>
    <w:p w:rsidRPr="0077629F" w:rsidR="635A44DD" w:rsidP="0077629F" w:rsidRDefault="635A44DD" w14:paraId="67E3B003" w14:textId="1A1D3CB8">
      <w:pPr>
        <w:pStyle w:val="Heading1"/>
      </w:pPr>
      <w:bookmarkStart w:name="_Toc213102760" w:id="150"/>
      <w:r w:rsidRPr="0077629F">
        <w:t>BAB 11</w:t>
      </w:r>
      <w:bookmarkEnd w:id="150"/>
    </w:p>
    <w:p w:rsidR="635A44DD" w:rsidP="635A44DD" w:rsidRDefault="635A44DD" w14:paraId="5E2E3F03" w14:textId="665CF64A">
      <w:pPr>
        <w:jc w:val="center"/>
        <w:rPr>
          <w:rFonts w:ascii="Times New Roman" w:hAnsi="Times New Roman" w:eastAsia="Times New Roman" w:cs="Times New Roman"/>
          <w:b/>
          <w:bCs/>
          <w:sz w:val="28"/>
          <w:szCs w:val="28"/>
        </w:rPr>
      </w:pPr>
      <w:r w:rsidRPr="635A44DD">
        <w:rPr>
          <w:rFonts w:ascii="Times New Roman" w:hAnsi="Times New Roman" w:eastAsia="Times New Roman" w:cs="Times New Roman"/>
          <w:b/>
          <w:bCs/>
          <w:sz w:val="28"/>
          <w:szCs w:val="28"/>
        </w:rPr>
        <w:t>Deep Learning in Image Processing - Object Detection, and more</w:t>
      </w:r>
    </w:p>
    <w:p w:rsidR="635A44DD" w:rsidP="635A44DD" w:rsidRDefault="635A44DD" w14:paraId="5838EF22" w14:textId="7A7F9409">
      <w:pPr>
        <w:spacing w:before="240" w:after="240"/>
        <w:rPr>
          <w:rFonts w:ascii="Times New Roman" w:hAnsi="Times New Roman" w:eastAsia="Times New Roman" w:cs="Times New Roman"/>
        </w:rPr>
      </w:pPr>
      <w:r w:rsidRPr="635A44DD">
        <w:rPr>
          <w:rFonts w:ascii="Times New Roman" w:hAnsi="Times New Roman" w:eastAsia="Times New Roman" w:cs="Times New Roman"/>
        </w:rPr>
        <w:t>Bab ini membahas penerapan deep learning dalam pemrosesan citra (image processing) dengan fokus pada masalah-masalah lanjutan seperti deteksi objek (object detection), segmentasi semantik (semantic segmentation), transfer learning, dan neural style transfer. Bab ini melanjutkan konsep dari bab sebelumnya tentang klasifikasi gambar menggunakan CNN, namun dengan pendekatan yang lebih kompleks dan realistis. Melalui model YOLO v2, pembaca diajak memahami bagaimana jaringan konvolusional dapat mendeteksi dan melokalisasi berbagai objek dalam satu gambar secara efisien. Selain itu, diperkenalkan pula model DeepLab v3+ untuk melakukan segmentasi piksel demi piksel, sehingga sistem tidak hanya mengenali objek, tetapi juga memahami struktur dan batas antar objek di dalam citra.</w:t>
      </w:r>
    </w:p>
    <w:p w:rsidR="635A44DD" w:rsidP="635A44DD" w:rsidRDefault="635A44DD" w14:paraId="1F2DEBD2" w14:textId="40404CE7">
      <w:pPr>
        <w:spacing w:before="240" w:after="240"/>
      </w:pPr>
      <w:r w:rsidRPr="635A44DD">
        <w:rPr>
          <w:rFonts w:ascii="Times New Roman" w:hAnsi="Times New Roman" w:eastAsia="Times New Roman" w:cs="Times New Roman"/>
        </w:rPr>
        <w:t>Selain topik deteksi dan segmentasi, bab ini juga memperkenalkan konsep transfer learning, yaitu teknik memanfaatkan model pra-latih seperti VGG16 untuk mempercepat pelatihan pada dataset baru dengan hasil yang lebih baik. Bab ini ditutup dengan pembahasan tentang neural style transfer, di mana deep learning digunakan secara kreatif untuk menghasilkan gambar artistik dengan menggabungkan konten dari satu gambar dan gaya dari gambar lainnya. Secara keseluruhan, bab ini memberikan pemahaman mendalam tentang bagaimana model CNN modern digunakan untuk berbagai permasalahan kompleks dalam image processing mulai dari identifikasi, pemetaan piksel, hingga pembuatan karya seni digital berbasis kecerdasan buatan.</w:t>
      </w:r>
    </w:p>
    <w:p w:rsidR="635A44DD" w:rsidP="635A44DD" w:rsidRDefault="635A44DD" w14:paraId="652F37AE" w14:textId="3C9CACCA">
      <w:pPr>
        <w:pStyle w:val="Heading2"/>
        <w:rPr>
          <w:rFonts w:ascii="Times New Roman" w:hAnsi="Times New Roman" w:eastAsia="Times New Roman" w:cs="Times New Roman"/>
          <w:b/>
          <w:bCs/>
          <w:color w:val="auto"/>
          <w:sz w:val="24"/>
          <w:szCs w:val="24"/>
        </w:rPr>
      </w:pPr>
      <w:bookmarkStart w:name="_Toc213102761" w:id="151"/>
      <w:r w:rsidRPr="635A44DD">
        <w:rPr>
          <w:rFonts w:ascii="Times New Roman" w:hAnsi="Times New Roman" w:eastAsia="Times New Roman" w:cs="Times New Roman"/>
          <w:b/>
          <w:bCs/>
          <w:color w:val="auto"/>
          <w:sz w:val="24"/>
          <w:szCs w:val="24"/>
        </w:rPr>
        <w:t>11. 1. YOLO v2 - You Only Look Once</w:t>
      </w:r>
      <w:bookmarkEnd w:id="151"/>
    </w:p>
    <w:p w:rsidR="635A44DD" w:rsidP="635A44DD" w:rsidRDefault="635A44DD" w14:paraId="36F3C687" w14:textId="608C875F">
      <w:r w:rsidRPr="635A44DD">
        <w:rPr>
          <w:rFonts w:ascii="Times New Roman" w:hAnsi="Times New Roman" w:eastAsia="Times New Roman" w:cs="Times New Roman"/>
        </w:rPr>
        <w:t>Bab ini dimulai dengan penjelasan bahwa YOLO v2 adalah algoritma deteksi objek berbasis fully convolutional network (FCN) yang bekerja secara real-time dan efisien. Tidak seperti metode klasik berbasis sliding window yang memproses banyak potongan gambar, YOLO hanya melakukan satu kali forward pass untuk menghasilkan semua prediksi bounding box dan label kelas dalam satu tahap. Dengan demikian, YOLO mampu mendeteksi banyak objek berbeda di satu gambar dalam waktu singkat. Model ini didasarkan pada dua makalah penting: You Only Look Once (2015) dan YOLO9000 (2016), yang memperkenalkan arsitektur single-shot detector dengan tingkat akurasi tinggi</w:t>
      </w:r>
    </w:p>
    <w:p w:rsidR="635A44DD" w:rsidP="635A44DD" w:rsidRDefault="635A44DD" w14:paraId="20D47900" w14:textId="3B602DEF">
      <w:pPr>
        <w:pStyle w:val="Heading3"/>
      </w:pPr>
      <w:bookmarkStart w:name="_Toc213102762" w:id="152"/>
      <w:r>
        <w:t>11.1.1. Klasifikasi, Lokalisasi, dan Deteksi</w:t>
      </w:r>
      <w:bookmarkEnd w:id="152"/>
    </w:p>
    <w:p w:rsidR="635A44DD" w:rsidP="635A44DD" w:rsidRDefault="635A44DD" w14:paraId="74DEAD14" w14:textId="2AA5B1CD">
      <w:pPr>
        <w:spacing w:before="240" w:after="240"/>
        <w:rPr>
          <w:rFonts w:ascii="Times New Roman" w:hAnsi="Times New Roman" w:eastAsia="Times New Roman" w:cs="Times New Roman"/>
        </w:rPr>
      </w:pPr>
      <w:r w:rsidRPr="635A44DD">
        <w:rPr>
          <w:rFonts w:ascii="Times New Roman" w:hAnsi="Times New Roman" w:eastAsia="Times New Roman" w:cs="Times New Roman"/>
        </w:rPr>
        <w:t>Dalam konteks YOLO, deteksi objek terdiri dari tiga komponen penting:</w:t>
      </w:r>
    </w:p>
    <w:p w:rsidR="635A44DD" w:rsidP="00210EC7" w:rsidRDefault="635A44DD" w14:paraId="0AED8CFA" w14:textId="4BCDC032">
      <w:pPr>
        <w:pStyle w:val="ListParagraph"/>
        <w:numPr>
          <w:ilvl w:val="0"/>
          <w:numId w:val="25"/>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Klasifikasi</w:t>
      </w:r>
      <w:r w:rsidRPr="635A44DD">
        <w:rPr>
          <w:rFonts w:ascii="Times New Roman" w:hAnsi="Times New Roman" w:eastAsia="Times New Roman" w:cs="Times New Roman"/>
        </w:rPr>
        <w:t>: menentukan kategori atau label dari satu objek dalam gambar.</w:t>
      </w:r>
    </w:p>
    <w:p w:rsidR="635A44DD" w:rsidP="00210EC7" w:rsidRDefault="635A44DD" w14:paraId="5983215B" w14:textId="3EF9D788">
      <w:pPr>
        <w:pStyle w:val="ListParagraph"/>
        <w:numPr>
          <w:ilvl w:val="0"/>
          <w:numId w:val="25"/>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Lokalisasi</w:t>
      </w:r>
      <w:r w:rsidRPr="635A44DD">
        <w:rPr>
          <w:rFonts w:ascii="Times New Roman" w:hAnsi="Times New Roman" w:eastAsia="Times New Roman" w:cs="Times New Roman"/>
        </w:rPr>
        <w:t>: memprediksi lokasi objek menggunakan koordinat bounding box (x, y, lebar, tinggi).</w:t>
      </w:r>
    </w:p>
    <w:p w:rsidR="635A44DD" w:rsidP="00210EC7" w:rsidRDefault="635A44DD" w14:paraId="605097C3" w14:textId="785DC233">
      <w:pPr>
        <w:pStyle w:val="ListParagraph"/>
        <w:numPr>
          <w:ilvl w:val="0"/>
          <w:numId w:val="25"/>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Deteksi</w:t>
      </w:r>
      <w:r w:rsidRPr="635A44DD">
        <w:rPr>
          <w:rFonts w:ascii="Times New Roman" w:hAnsi="Times New Roman" w:eastAsia="Times New Roman" w:cs="Times New Roman"/>
        </w:rPr>
        <w:t xml:space="preserve">: menggabungkan dua hal di atas untuk mengenali </w:t>
      </w:r>
      <w:r w:rsidRPr="635A44DD">
        <w:rPr>
          <w:rFonts w:ascii="Times New Roman" w:hAnsi="Times New Roman" w:eastAsia="Times New Roman" w:cs="Times New Roman"/>
          <w:b/>
          <w:bCs/>
        </w:rPr>
        <w:t>banyak objek</w:t>
      </w:r>
      <w:r w:rsidRPr="635A44DD">
        <w:rPr>
          <w:rFonts w:ascii="Times New Roman" w:hAnsi="Times New Roman" w:eastAsia="Times New Roman" w:cs="Times New Roman"/>
        </w:rPr>
        <w:t xml:space="preserve"> dengan posisi berbeda di satu gambar.</w:t>
      </w:r>
    </w:p>
    <w:p w:rsidR="635A44DD" w:rsidP="635A44DD" w:rsidRDefault="635A44DD" w14:paraId="5B37EB15" w14:textId="7B98A753">
      <w:pPr>
        <w:spacing w:before="240" w:after="240"/>
      </w:pPr>
      <w:r w:rsidRPr="635A44DD">
        <w:rPr>
          <w:rFonts w:ascii="Times New Roman" w:hAnsi="Times New Roman" w:eastAsia="Times New Roman" w:cs="Times New Roman"/>
        </w:rPr>
        <w:t xml:space="preserve">Setiap output prediksi YOLO berisi vektor yang menggabungkan </w:t>
      </w:r>
      <w:r w:rsidRPr="635A44DD">
        <w:rPr>
          <w:rFonts w:ascii="Times New Roman" w:hAnsi="Times New Roman" w:eastAsia="Times New Roman" w:cs="Times New Roman"/>
          <w:b/>
          <w:bCs/>
        </w:rPr>
        <w:t>probabilitas objek</w:t>
      </w:r>
      <w:r w:rsidRPr="635A44DD">
        <w:rPr>
          <w:rFonts w:ascii="Times New Roman" w:hAnsi="Times New Roman" w:eastAsia="Times New Roman" w:cs="Times New Roman"/>
        </w:rPr>
        <w:t xml:space="preserve">, </w:t>
      </w:r>
      <w:r w:rsidRPr="635A44DD">
        <w:rPr>
          <w:rFonts w:ascii="Times New Roman" w:hAnsi="Times New Roman" w:eastAsia="Times New Roman" w:cs="Times New Roman"/>
          <w:b/>
          <w:bCs/>
        </w:rPr>
        <w:t>koordinat bounding box</w:t>
      </w:r>
      <w:r w:rsidRPr="635A44DD">
        <w:rPr>
          <w:rFonts w:ascii="Times New Roman" w:hAnsi="Times New Roman" w:eastAsia="Times New Roman" w:cs="Times New Roman"/>
        </w:rPr>
        <w:t xml:space="preserve">, dan </w:t>
      </w:r>
      <w:r w:rsidRPr="635A44DD">
        <w:rPr>
          <w:rFonts w:ascii="Times New Roman" w:hAnsi="Times New Roman" w:eastAsia="Times New Roman" w:cs="Times New Roman"/>
          <w:b/>
          <w:bCs/>
        </w:rPr>
        <w:t>indikator kelas</w:t>
      </w:r>
      <w:r w:rsidRPr="635A44DD">
        <w:rPr>
          <w:rFonts w:ascii="Times New Roman" w:hAnsi="Times New Roman" w:eastAsia="Times New Roman" w:cs="Times New Roman"/>
        </w:rPr>
        <w:t>. Pendekatan ini memungkinkan model untuk melakukan klasifikasi dan regresi secara bersamaan menggunakan CNN.</w:t>
      </w:r>
    </w:p>
    <w:p w:rsidR="635A44DD" w:rsidP="635A44DD" w:rsidRDefault="635A44DD" w14:paraId="5209D9AA" w14:textId="0173BA04">
      <w:pPr>
        <w:spacing w:before="240" w:after="240"/>
      </w:pPr>
      <w:r w:rsidRPr="635A44DD">
        <w:rPr>
          <w:rFonts w:ascii="Times New Roman" w:hAnsi="Times New Roman" w:eastAsia="Times New Roman" w:cs="Times New Roman"/>
          <w:b/>
          <w:bCs/>
        </w:rPr>
        <w:t>Contoh kode konsep bounding box dalam format YOLO:</w:t>
      </w:r>
    </w:p>
    <w:p w:rsidR="635A44DD" w:rsidP="635A44DD" w:rsidRDefault="635A44DD" w14:paraId="6B6C69F1" w14:textId="546DC518">
      <w:pPr>
        <w:shd w:val="clear" w:color="auto" w:fill="282C34"/>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numpy </w:t>
      </w:r>
      <w:r w:rsidRPr="635A44DD">
        <w:rPr>
          <w:rFonts w:ascii="Consolas" w:hAnsi="Consolas" w:eastAsia="Consolas" w:cs="Consolas"/>
          <w:color w:val="C678DD"/>
          <w:sz w:val="21"/>
          <w:szCs w:val="21"/>
        </w:rPr>
        <w:t>as</w:t>
      </w:r>
      <w:r w:rsidRPr="635A44DD">
        <w:rPr>
          <w:rFonts w:ascii="Consolas" w:hAnsi="Consolas" w:eastAsia="Consolas" w:cs="Consolas"/>
          <w:color w:val="ABB2BF"/>
          <w:sz w:val="21"/>
          <w:szCs w:val="21"/>
        </w:rPr>
        <w:t xml:space="preserve"> np</w:t>
      </w:r>
    </w:p>
    <w:p w:rsidR="635A44DD" w:rsidP="635A44DD" w:rsidRDefault="635A44DD" w14:paraId="3BEA6462" w14:textId="3B26EBA9">
      <w:pPr>
        <w:shd w:val="clear" w:color="auto" w:fill="282C34"/>
        <w:spacing w:after="0" w:line="285" w:lineRule="auto"/>
      </w:pPr>
    </w:p>
    <w:p w:rsidR="635A44DD" w:rsidP="635A44DD" w:rsidRDefault="635A44DD" w14:paraId="2212899C" w14:textId="05426CCE">
      <w:pPr>
        <w:shd w:val="clear" w:color="auto" w:fill="282C34"/>
        <w:spacing w:after="0" w:line="285" w:lineRule="auto"/>
      </w:pPr>
      <w:r w:rsidRPr="635A44DD">
        <w:rPr>
          <w:rFonts w:ascii="Consolas" w:hAnsi="Consolas" w:eastAsia="Consolas" w:cs="Consolas"/>
          <w:i/>
          <w:iCs/>
          <w:color w:val="7F848E"/>
          <w:sz w:val="21"/>
          <w:szCs w:val="21"/>
        </w:rPr>
        <w:t># Konversi koordinat kotak ke format YOLO (normalized)</w:t>
      </w:r>
    </w:p>
    <w:p w:rsidR="635A44DD" w:rsidP="635A44DD" w:rsidRDefault="635A44DD" w14:paraId="5DD7AD99" w14:textId="572627E0">
      <w:pPr>
        <w:shd w:val="clear" w:color="auto" w:fill="282C34"/>
        <w:spacing w:after="0" w:line="285" w:lineRule="auto"/>
      </w:pPr>
      <w:r w:rsidRPr="635A44DD">
        <w:rPr>
          <w:rFonts w:ascii="Consolas" w:hAnsi="Consolas" w:eastAsia="Consolas" w:cs="Consolas"/>
          <w:color w:val="C678DD"/>
          <w:sz w:val="21"/>
          <w:szCs w:val="21"/>
        </w:rPr>
        <w:t>def</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to_yolo_box</w:t>
      </w:r>
      <w:r w:rsidRPr="635A44DD">
        <w:rPr>
          <w:rFonts w:ascii="Consolas" w:hAnsi="Consolas" w:eastAsia="Consolas" w:cs="Consolas"/>
          <w:color w:val="ABB2BF"/>
          <w:sz w:val="21"/>
          <w:szCs w:val="21"/>
        </w:rPr>
        <w:t>(</w:t>
      </w:r>
      <w:r w:rsidRPr="635A44DD">
        <w:rPr>
          <w:rFonts w:ascii="Consolas" w:hAnsi="Consolas" w:eastAsia="Consolas" w:cs="Consolas"/>
          <w:i/>
          <w:iCs/>
          <w:color w:val="D19A66"/>
          <w:sz w:val="21"/>
          <w:szCs w:val="21"/>
        </w:rPr>
        <w:t>xmin</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D19A66"/>
          <w:sz w:val="21"/>
          <w:szCs w:val="21"/>
        </w:rPr>
        <w:t>ymin</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D19A66"/>
          <w:sz w:val="21"/>
          <w:szCs w:val="21"/>
        </w:rPr>
        <w:t>xmax</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D19A66"/>
          <w:sz w:val="21"/>
          <w:szCs w:val="21"/>
        </w:rPr>
        <w:t>ymax</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D19A66"/>
          <w:sz w:val="21"/>
          <w:szCs w:val="21"/>
        </w:rPr>
        <w:t>w_img</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D19A66"/>
          <w:sz w:val="21"/>
          <w:szCs w:val="21"/>
        </w:rPr>
        <w:t>h_img</w:t>
      </w:r>
      <w:r w:rsidRPr="635A44DD">
        <w:rPr>
          <w:rFonts w:ascii="Consolas" w:hAnsi="Consolas" w:eastAsia="Consolas" w:cs="Consolas"/>
          <w:color w:val="ABB2BF"/>
          <w:sz w:val="21"/>
          <w:szCs w:val="21"/>
        </w:rPr>
        <w:t>):</w:t>
      </w:r>
    </w:p>
    <w:p w:rsidR="635A44DD" w:rsidP="635A44DD" w:rsidRDefault="635A44DD" w14:paraId="5F278089" w14:textId="1B4811D6">
      <w:pPr>
        <w:shd w:val="clear" w:color="auto" w:fill="282C34"/>
        <w:spacing w:after="0" w:line="285" w:lineRule="auto"/>
      </w:pPr>
      <w:r w:rsidRPr="635A44DD">
        <w:rPr>
          <w:rFonts w:ascii="Consolas" w:hAnsi="Consolas" w:eastAsia="Consolas" w:cs="Consolas"/>
          <w:color w:val="ABB2BF"/>
          <w:sz w:val="21"/>
          <w:szCs w:val="21"/>
        </w:rPr>
        <w:t xml:space="preserve">    w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xmax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xmin</w:t>
      </w:r>
    </w:p>
    <w:p w:rsidR="635A44DD" w:rsidP="635A44DD" w:rsidRDefault="635A44DD" w14:paraId="63BD1F36" w14:textId="09CDE9FF">
      <w:pPr>
        <w:shd w:val="clear" w:color="auto" w:fill="282C34"/>
        <w:spacing w:after="0" w:line="285" w:lineRule="auto"/>
      </w:pPr>
      <w:r w:rsidRPr="635A44DD">
        <w:rPr>
          <w:rFonts w:ascii="Consolas" w:hAnsi="Consolas" w:eastAsia="Consolas" w:cs="Consolas"/>
          <w:color w:val="ABB2BF"/>
          <w:sz w:val="21"/>
          <w:szCs w:val="21"/>
        </w:rPr>
        <w:t xml:space="preserve">    h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ymax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ymin</w:t>
      </w:r>
    </w:p>
    <w:p w:rsidR="635A44DD" w:rsidP="635A44DD" w:rsidRDefault="635A44DD" w14:paraId="362989A0" w14:textId="4ADFBC0F">
      <w:pPr>
        <w:shd w:val="clear" w:color="auto" w:fill="282C34"/>
        <w:spacing w:after="0" w:line="285" w:lineRule="auto"/>
      </w:pPr>
      <w:r w:rsidRPr="635A44DD">
        <w:rPr>
          <w:rFonts w:ascii="Consolas" w:hAnsi="Consolas" w:eastAsia="Consolas" w:cs="Consolas"/>
          <w:color w:val="ABB2BF"/>
          <w:sz w:val="21"/>
          <w:szCs w:val="21"/>
        </w:rPr>
        <w:t xml:space="preserve">    cx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xmin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p>
    <w:p w:rsidR="635A44DD" w:rsidP="635A44DD" w:rsidRDefault="635A44DD" w14:paraId="01B2D033" w14:textId="0A8EC0F3">
      <w:pPr>
        <w:shd w:val="clear" w:color="auto" w:fill="282C34"/>
        <w:spacing w:after="0" w:line="285" w:lineRule="auto"/>
      </w:pPr>
      <w:r w:rsidRPr="635A44DD">
        <w:rPr>
          <w:rFonts w:ascii="Consolas" w:hAnsi="Consolas" w:eastAsia="Consolas" w:cs="Consolas"/>
          <w:color w:val="ABB2BF"/>
          <w:sz w:val="21"/>
          <w:szCs w:val="21"/>
        </w:rPr>
        <w:t xml:space="preserve">    cy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ymin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h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p>
    <w:p w:rsidR="635A44DD" w:rsidP="635A44DD" w:rsidRDefault="635A44DD" w14:paraId="5D5E1A35" w14:textId="70072A43">
      <w:pPr>
        <w:shd w:val="clear" w:color="auto" w:fill="282C34"/>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return</w:t>
      </w:r>
      <w:r w:rsidRPr="635A44DD">
        <w:rPr>
          <w:rFonts w:ascii="Consolas" w:hAnsi="Consolas" w:eastAsia="Consolas" w:cs="Consolas"/>
          <w:color w:val="ABB2BF"/>
          <w:sz w:val="21"/>
          <w:szCs w:val="21"/>
        </w:rPr>
        <w:t xml:space="preserve"> np.</w:t>
      </w:r>
      <w:r w:rsidRPr="635A44DD">
        <w:rPr>
          <w:rFonts w:ascii="Consolas" w:hAnsi="Consolas" w:eastAsia="Consolas" w:cs="Consolas"/>
          <w:color w:val="61AFEF"/>
          <w:sz w:val="21"/>
          <w:szCs w:val="21"/>
        </w:rPr>
        <w:t>array</w:t>
      </w:r>
      <w:r w:rsidRPr="635A44DD">
        <w:rPr>
          <w:rFonts w:ascii="Consolas" w:hAnsi="Consolas" w:eastAsia="Consolas" w:cs="Consolas"/>
          <w:color w:val="ABB2BF"/>
          <w:sz w:val="21"/>
          <w:szCs w:val="21"/>
        </w:rPr>
        <w:t xml:space="preserve">([cx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w_img, cy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h_img, w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w_img, h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h_img])</w:t>
      </w:r>
    </w:p>
    <w:p w:rsidR="635A44DD" w:rsidP="635A44DD" w:rsidRDefault="635A44DD" w14:paraId="69F98A36" w14:textId="3BBA4745">
      <w:pPr>
        <w:shd w:val="clear" w:color="auto" w:fill="282C34"/>
        <w:spacing w:after="0" w:line="285" w:lineRule="auto"/>
      </w:pPr>
    </w:p>
    <w:p w:rsidR="635A44DD" w:rsidP="635A44DD" w:rsidRDefault="635A44DD" w14:paraId="1DCB33DB" w14:textId="3895B3D3">
      <w:pPr>
        <w:shd w:val="clear" w:color="auto" w:fill="282C34"/>
        <w:spacing w:after="0" w:line="285" w:lineRule="auto"/>
      </w:pPr>
      <w:r w:rsidRPr="635A44DD">
        <w:rPr>
          <w:rFonts w:ascii="Consolas" w:hAnsi="Consolas" w:eastAsia="Consolas" w:cs="Consolas"/>
          <w:i/>
          <w:iCs/>
          <w:color w:val="7F848E"/>
          <w:sz w:val="21"/>
          <w:szCs w:val="21"/>
        </w:rPr>
        <w:t># Contoh penggunaan</w:t>
      </w:r>
    </w:p>
    <w:p w:rsidR="635A44DD" w:rsidP="635A44DD" w:rsidRDefault="635A44DD" w14:paraId="584F3612" w14:textId="3727C455">
      <w:pPr>
        <w:shd w:val="clear" w:color="auto" w:fill="282C34"/>
        <w:spacing w:after="0" w:line="285" w:lineRule="auto"/>
      </w:pPr>
      <w:r w:rsidRPr="635A44DD">
        <w:rPr>
          <w:rFonts w:ascii="Consolas" w:hAnsi="Consolas" w:eastAsia="Consolas" w:cs="Consolas"/>
          <w:color w:val="ABB2BF"/>
          <w:sz w:val="21"/>
          <w:szCs w:val="21"/>
        </w:rPr>
        <w:t xml:space="preserve">xmin, ymin, xmax, ymax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50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80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200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220</w:t>
      </w:r>
    </w:p>
    <w:p w:rsidR="635A44DD" w:rsidP="635A44DD" w:rsidRDefault="635A44DD" w14:paraId="37139A83" w14:textId="3C54FC2E">
      <w:pPr>
        <w:shd w:val="clear" w:color="auto" w:fill="282C34"/>
        <w:spacing w:after="0" w:line="285" w:lineRule="auto"/>
      </w:pPr>
      <w:r w:rsidRPr="635A44DD">
        <w:rPr>
          <w:rFonts w:ascii="Consolas" w:hAnsi="Consolas" w:eastAsia="Consolas" w:cs="Consolas"/>
          <w:color w:val="ABB2BF"/>
          <w:sz w:val="21"/>
          <w:szCs w:val="21"/>
        </w:rPr>
        <w:t xml:space="preserve">box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to_yolo_box</w:t>
      </w:r>
      <w:r w:rsidRPr="635A44DD">
        <w:rPr>
          <w:rFonts w:ascii="Consolas" w:hAnsi="Consolas" w:eastAsia="Consolas" w:cs="Consolas"/>
          <w:color w:val="ABB2BF"/>
          <w:sz w:val="21"/>
          <w:szCs w:val="21"/>
        </w:rPr>
        <w:t xml:space="preserve">(xmin, ymin, xmax, ymax, </w:t>
      </w:r>
      <w:r w:rsidRPr="635A44DD">
        <w:rPr>
          <w:rFonts w:ascii="Consolas" w:hAnsi="Consolas" w:eastAsia="Consolas" w:cs="Consolas"/>
          <w:color w:val="D19A66"/>
          <w:sz w:val="21"/>
          <w:szCs w:val="21"/>
        </w:rPr>
        <w:t>416</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416</w:t>
      </w:r>
      <w:r w:rsidRPr="635A44DD">
        <w:rPr>
          <w:rFonts w:ascii="Consolas" w:hAnsi="Consolas" w:eastAsia="Consolas" w:cs="Consolas"/>
          <w:color w:val="ABB2BF"/>
          <w:sz w:val="21"/>
          <w:szCs w:val="21"/>
        </w:rPr>
        <w:t>)</w:t>
      </w:r>
    </w:p>
    <w:p w:rsidR="635A44DD" w:rsidP="635A44DD" w:rsidRDefault="635A44DD" w14:paraId="08C3EBA3" w14:textId="7A08DB83">
      <w:pPr>
        <w:shd w:val="clear" w:color="auto" w:fill="282C34"/>
        <w:spacing w:after="0" w:line="285" w:lineRule="auto"/>
      </w:pPr>
      <w:r w:rsidRPr="635A44DD">
        <w:rPr>
          <w:rFonts w:ascii="Consolas" w:hAnsi="Consolas" w:eastAsia="Consolas" w:cs="Consolas"/>
          <w:color w:val="56B6C2"/>
          <w:sz w:val="21"/>
          <w:szCs w:val="21"/>
        </w:rPr>
        <w:t>print</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"YOLO box:"</w:t>
      </w:r>
      <w:r w:rsidRPr="635A44DD">
        <w:rPr>
          <w:rFonts w:ascii="Consolas" w:hAnsi="Consolas" w:eastAsia="Consolas" w:cs="Consolas"/>
          <w:color w:val="ABB2BF"/>
          <w:sz w:val="21"/>
          <w:szCs w:val="21"/>
        </w:rPr>
        <w:t>, box)</w:t>
      </w:r>
    </w:p>
    <w:p w:rsidR="635A44DD" w:rsidP="635A44DD" w:rsidRDefault="635A44DD" w14:paraId="09BC7071" w14:textId="287DF40D">
      <w:pPr>
        <w:shd w:val="clear" w:color="auto" w:fill="282C34"/>
        <w:spacing w:after="0" w:line="285" w:lineRule="auto"/>
      </w:pPr>
    </w:p>
    <w:p w:rsidR="635A44DD" w:rsidP="635A44DD" w:rsidRDefault="635A44DD" w14:paraId="43C337BA" w14:textId="2C09CD8A">
      <w:pPr>
        <w:pStyle w:val="Heading3"/>
      </w:pPr>
      <w:bookmarkStart w:name="_Toc213102763" w:id="153"/>
      <w:r>
        <w:t>11.1.2. Proposing and Detecting Objects Using CNNs</w:t>
      </w:r>
      <w:bookmarkEnd w:id="153"/>
    </w:p>
    <w:p w:rsidR="635A44DD" w:rsidP="635A44DD" w:rsidRDefault="635A44DD" w14:paraId="6F8D9887" w14:textId="186F3A70">
      <w:p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Sebelum YOLO, deteksi objek dilakukan menggunakan pendekatan </w:t>
      </w:r>
      <w:r w:rsidRPr="635A44DD">
        <w:rPr>
          <w:rFonts w:ascii="Times New Roman" w:hAnsi="Times New Roman" w:eastAsia="Times New Roman" w:cs="Times New Roman"/>
          <w:i/>
          <w:iCs/>
        </w:rPr>
        <w:t>region proposal</w:t>
      </w:r>
      <w:r w:rsidRPr="635A44DD">
        <w:rPr>
          <w:rFonts w:ascii="Times New Roman" w:hAnsi="Times New Roman" w:eastAsia="Times New Roman" w:cs="Times New Roman"/>
        </w:rPr>
        <w:t xml:space="preserve"> atau </w:t>
      </w:r>
      <w:r w:rsidRPr="635A44DD">
        <w:rPr>
          <w:rFonts w:ascii="Times New Roman" w:hAnsi="Times New Roman" w:eastAsia="Times New Roman" w:cs="Times New Roman"/>
          <w:i/>
          <w:iCs/>
        </w:rPr>
        <w:t>sliding window</w:t>
      </w:r>
      <w:r w:rsidRPr="635A44DD">
        <w:rPr>
          <w:rFonts w:ascii="Times New Roman" w:hAnsi="Times New Roman" w:eastAsia="Times New Roman" w:cs="Times New Roman"/>
        </w:rPr>
        <w:t xml:space="preserve"> dengan CNN, yang sangat mahal secara komputasi karena harus memproses ribuan area per gambar. YOLO menyelesaikan masalah ini dengan membagi gambar menjadi grid, di mana setiap sel grid bertanggung jawab untuk memprediksi bounding box dan kelas objek secara paralel.</w:t>
      </w:r>
      <w:r>
        <w:br/>
      </w:r>
      <w:r w:rsidRPr="635A44DD">
        <w:rPr>
          <w:rFonts w:ascii="Times New Roman" w:hAnsi="Times New Roman" w:eastAsia="Times New Roman" w:cs="Times New Roman"/>
        </w:rPr>
        <w:t>Pendekatan ini menghasilkan deteksi yang jauh lebih cepat tanpa mengorbankan akurasi secara signifikan.</w:t>
      </w:r>
    </w:p>
    <w:p w:rsidR="635A44DD" w:rsidP="635A44DD" w:rsidRDefault="635A44DD" w14:paraId="134A1104" w14:textId="4218F32F">
      <w:pPr>
        <w:spacing w:before="240" w:after="240"/>
      </w:pPr>
      <w:r w:rsidRPr="635A44DD">
        <w:rPr>
          <w:rFonts w:ascii="Times New Roman" w:hAnsi="Times New Roman" w:eastAsia="Times New Roman" w:cs="Times New Roman"/>
          <w:b/>
          <w:bCs/>
        </w:rPr>
        <w:t>Langkah-langkah instalasi YOLO v2 (berdasarkan buku):</w:t>
      </w:r>
    </w:p>
    <w:p w:rsidR="635A44DD" w:rsidP="00210EC7" w:rsidRDefault="635A44DD" w14:paraId="10B55A57" w14:textId="4FA32A93">
      <w:pPr>
        <w:pStyle w:val="ListParagraph"/>
        <w:numPr>
          <w:ilvl w:val="0"/>
          <w:numId w:val="24"/>
        </w:num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Unduh file </w:t>
      </w:r>
      <w:r w:rsidRPr="635A44DD">
        <w:rPr>
          <w:rFonts w:ascii="Consolas" w:hAnsi="Consolas" w:eastAsia="Consolas" w:cs="Consolas"/>
        </w:rPr>
        <w:t>yolov2.cfg</w:t>
      </w:r>
      <w:r w:rsidRPr="635A44DD">
        <w:rPr>
          <w:rFonts w:ascii="Times New Roman" w:hAnsi="Times New Roman" w:eastAsia="Times New Roman" w:cs="Times New Roman"/>
        </w:rPr>
        <w:t xml:space="preserve"> dan </w:t>
      </w:r>
      <w:r w:rsidRPr="635A44DD">
        <w:rPr>
          <w:rFonts w:ascii="Consolas" w:hAnsi="Consolas" w:eastAsia="Consolas" w:cs="Consolas"/>
        </w:rPr>
        <w:t>yolov2.weights</w:t>
      </w:r>
      <w:r w:rsidRPr="635A44DD">
        <w:rPr>
          <w:rFonts w:ascii="Times New Roman" w:hAnsi="Times New Roman" w:eastAsia="Times New Roman" w:cs="Times New Roman"/>
        </w:rPr>
        <w:t xml:space="preserve"> dari situs </w:t>
      </w:r>
      <w:hyperlink r:id="rId26">
        <w:r w:rsidRPr="635A44DD">
          <w:rPr>
            <w:rStyle w:val="Hyperlink"/>
            <w:rFonts w:ascii="Times New Roman" w:hAnsi="Times New Roman" w:eastAsia="Times New Roman" w:cs="Times New Roman"/>
          </w:rPr>
          <w:t>pjreddie.com/darknet/yolo</w:t>
        </w:r>
      </w:hyperlink>
      <w:r w:rsidRPr="635A44DD">
        <w:rPr>
          <w:rFonts w:ascii="Times New Roman" w:hAnsi="Times New Roman" w:eastAsia="Times New Roman" w:cs="Times New Roman"/>
        </w:rPr>
        <w:t>.</w:t>
      </w:r>
    </w:p>
    <w:p w:rsidR="635A44DD" w:rsidP="00210EC7" w:rsidRDefault="635A44DD" w14:paraId="6BF4D6C4" w14:textId="05DEE0CA">
      <w:pPr>
        <w:pStyle w:val="ListParagraph"/>
        <w:numPr>
          <w:ilvl w:val="0"/>
          <w:numId w:val="24"/>
        </w:numPr>
        <w:spacing w:before="240" w:after="240"/>
        <w:rPr>
          <w:rFonts w:ascii="Times New Roman" w:hAnsi="Times New Roman" w:eastAsia="Times New Roman" w:cs="Times New Roman"/>
        </w:rPr>
      </w:pPr>
      <w:r w:rsidRPr="635A44DD">
        <w:rPr>
          <w:rFonts w:ascii="Times New Roman" w:hAnsi="Times New Roman" w:eastAsia="Times New Roman" w:cs="Times New Roman"/>
        </w:rPr>
        <w:t>Jalankan konversi model ke format Keras:</w:t>
      </w:r>
    </w:p>
    <w:p w:rsidR="635A44DD" w:rsidP="635A44DD" w:rsidRDefault="635A44DD" w14:paraId="0F2AD002" w14:textId="5220CF88">
      <w:pPr>
        <w:shd w:val="clear" w:color="auto" w:fill="282C34"/>
        <w:spacing w:after="0" w:line="285" w:lineRule="auto"/>
      </w:pPr>
      <w:r w:rsidRPr="635A44DD">
        <w:rPr>
          <w:rFonts w:ascii="Consolas" w:hAnsi="Consolas" w:eastAsia="Consolas" w:cs="Consolas"/>
          <w:color w:val="ABB2BF"/>
          <w:sz w:val="21"/>
          <w:szCs w:val="21"/>
        </w:rPr>
        <w:t>python yad2k.py yolov2.cfg yolov2.weights olo</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yolo.h5</w:t>
      </w:r>
    </w:p>
    <w:p w:rsidR="635A44DD" w:rsidP="635A44DD" w:rsidRDefault="635A44DD" w14:paraId="57D0EF07" w14:textId="22CB4F37">
      <w:pPr>
        <w:shd w:val="clear" w:color="auto" w:fill="282C34"/>
        <w:spacing w:after="0" w:line="285" w:lineRule="auto"/>
      </w:pPr>
    </w:p>
    <w:p w:rsidR="635A44DD" w:rsidP="00210EC7" w:rsidRDefault="635A44DD" w14:paraId="75028AC7" w14:textId="0FA3B1D2">
      <w:pPr>
        <w:pStyle w:val="ListParagraph"/>
        <w:numPr>
          <w:ilvl w:val="0"/>
          <w:numId w:val="24"/>
        </w:numPr>
        <w:spacing w:before="240" w:after="240"/>
      </w:pPr>
      <w:r w:rsidRPr="635A44DD">
        <w:t>Simpan file hasil (</w:t>
      </w:r>
      <w:r w:rsidRPr="635A44DD">
        <w:rPr>
          <w:rFonts w:ascii="Consolas" w:hAnsi="Consolas" w:eastAsia="Consolas" w:cs="Consolas"/>
        </w:rPr>
        <w:t>yolo.h5</w:t>
      </w:r>
      <w:r w:rsidRPr="635A44DD">
        <w:t xml:space="preserve">, </w:t>
      </w:r>
      <w:r w:rsidRPr="635A44DD">
        <w:rPr>
          <w:rFonts w:ascii="Consolas" w:hAnsi="Consolas" w:eastAsia="Consolas" w:cs="Consolas"/>
        </w:rPr>
        <w:t>yolo.anchors</w:t>
      </w:r>
      <w:r w:rsidRPr="635A44DD">
        <w:t xml:space="preserve">, dan </w:t>
      </w:r>
      <w:r w:rsidRPr="635A44DD">
        <w:rPr>
          <w:rFonts w:ascii="Consolas" w:hAnsi="Consolas" w:eastAsia="Consolas" w:cs="Consolas"/>
        </w:rPr>
        <w:t>coco_classes.txt</w:t>
      </w:r>
      <w:r w:rsidRPr="635A44DD">
        <w:t>) ke folder proyek.</w:t>
      </w:r>
    </w:p>
    <w:p w:rsidR="635A44DD" w:rsidP="00210EC7" w:rsidRDefault="635A44DD" w14:paraId="7581E204" w14:textId="0CD28739">
      <w:pPr>
        <w:pStyle w:val="ListParagraph"/>
        <w:numPr>
          <w:ilvl w:val="0"/>
          <w:numId w:val="24"/>
        </w:numPr>
        <w:spacing w:before="240" w:after="240"/>
      </w:pPr>
      <w:r w:rsidRPr="635A44DD">
        <w:t>Jalankan kode inferensi berikut:</w:t>
      </w:r>
    </w:p>
    <w:p w:rsidR="635A44DD" w:rsidP="635A44DD" w:rsidRDefault="635A44DD" w14:paraId="2F5557B5" w14:textId="0FB77268">
      <w:pPr>
        <w:spacing w:before="240" w:after="240"/>
      </w:pPr>
      <w:r w:rsidRPr="635A44DD">
        <w:rPr>
          <w:rFonts w:ascii="Times New Roman" w:hAnsi="Times New Roman" w:eastAsia="Times New Roman" w:cs="Times New Roman"/>
          <w:b/>
          <w:bCs/>
        </w:rPr>
        <w:t>Contoh kode YOLO v2 (Keras-based, dari buku):</w:t>
      </w:r>
    </w:p>
    <w:p w:rsidR="635A44DD" w:rsidP="635A44DD" w:rsidRDefault="635A44DD" w14:paraId="1C44E32F" w14:textId="2DFC0CB3">
      <w:pPr>
        <w:shd w:val="clear" w:color="auto" w:fill="282C34"/>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keras.models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load_model</w:t>
      </w:r>
    </w:p>
    <w:p w:rsidR="635A44DD" w:rsidP="635A44DD" w:rsidRDefault="635A44DD" w14:paraId="6DAED2AB" w14:textId="3B891C36">
      <w:pPr>
        <w:shd w:val="clear" w:color="auto" w:fill="282C34"/>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yad2k.models.keras_yolo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yolo_eval, yolo_head</w:t>
      </w:r>
    </w:p>
    <w:p w:rsidR="635A44DD" w:rsidP="635A44DD" w:rsidRDefault="635A44DD" w14:paraId="15110E09" w14:textId="06A49750">
      <w:pPr>
        <w:shd w:val="clear" w:color="auto" w:fill="282C34"/>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PIL</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Image</w:t>
      </w:r>
    </w:p>
    <w:p w:rsidR="635A44DD" w:rsidP="635A44DD" w:rsidRDefault="635A44DD" w14:paraId="3E7431E3" w14:textId="05503D6B">
      <w:pPr>
        <w:shd w:val="clear" w:color="auto" w:fill="282C34"/>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numpy </w:t>
      </w:r>
      <w:r w:rsidRPr="635A44DD">
        <w:rPr>
          <w:rFonts w:ascii="Consolas" w:hAnsi="Consolas" w:eastAsia="Consolas" w:cs="Consolas"/>
          <w:color w:val="C678DD"/>
          <w:sz w:val="21"/>
          <w:szCs w:val="21"/>
        </w:rPr>
        <w:t>as</w:t>
      </w:r>
      <w:r w:rsidRPr="635A44DD">
        <w:rPr>
          <w:rFonts w:ascii="Consolas" w:hAnsi="Consolas" w:eastAsia="Consolas" w:cs="Consolas"/>
          <w:color w:val="ABB2BF"/>
          <w:sz w:val="21"/>
          <w:szCs w:val="21"/>
        </w:rPr>
        <w:t xml:space="preserve"> np</w:t>
      </w:r>
    </w:p>
    <w:p w:rsidR="635A44DD" w:rsidP="635A44DD" w:rsidRDefault="635A44DD" w14:paraId="64C20A3E" w14:textId="5E759F80">
      <w:pPr>
        <w:shd w:val="clear" w:color="auto" w:fill="282C34"/>
        <w:spacing w:after="0" w:line="285" w:lineRule="auto"/>
      </w:pPr>
    </w:p>
    <w:p w:rsidR="635A44DD" w:rsidP="635A44DD" w:rsidRDefault="635A44DD" w14:paraId="797F2990" w14:textId="415B1ECF">
      <w:pPr>
        <w:shd w:val="clear" w:color="auto" w:fill="282C34"/>
        <w:spacing w:after="0" w:line="285" w:lineRule="auto"/>
      </w:pPr>
      <w:r w:rsidRPr="635A44DD">
        <w:rPr>
          <w:rFonts w:ascii="Consolas" w:hAnsi="Consolas" w:eastAsia="Consolas" w:cs="Consolas"/>
          <w:color w:val="ABB2BF"/>
          <w:sz w:val="21"/>
          <w:szCs w:val="21"/>
        </w:rPr>
        <w:t xml:space="preserve">model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load_model</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"yolo/yolo.h5"</w:t>
      </w:r>
      <w:r w:rsidRPr="635A44DD">
        <w:rPr>
          <w:rFonts w:ascii="Consolas" w:hAnsi="Consolas" w:eastAsia="Consolas" w:cs="Consolas"/>
          <w:color w:val="ABB2BF"/>
          <w:sz w:val="21"/>
          <w:szCs w:val="21"/>
        </w:rPr>
        <w:t>)</w:t>
      </w:r>
    </w:p>
    <w:p w:rsidR="635A44DD" w:rsidP="635A44DD" w:rsidRDefault="635A44DD" w14:paraId="5B7C9939" w14:textId="7259C262">
      <w:pPr>
        <w:shd w:val="clear" w:color="auto" w:fill="282C34"/>
        <w:spacing w:after="0" w:line="285" w:lineRule="auto"/>
      </w:pPr>
      <w:r w:rsidRPr="635A44DD">
        <w:rPr>
          <w:rFonts w:ascii="Consolas" w:hAnsi="Consolas" w:eastAsia="Consolas" w:cs="Consolas"/>
          <w:color w:val="ABB2BF"/>
          <w:sz w:val="21"/>
          <w:szCs w:val="21"/>
        </w:rPr>
        <w:t xml:space="preserve">image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Image.</w:t>
      </w:r>
      <w:r w:rsidRPr="635A44DD">
        <w:rPr>
          <w:rFonts w:ascii="Consolas" w:hAnsi="Consolas" w:eastAsia="Consolas" w:cs="Consolas"/>
          <w:color w:val="61AFEF"/>
          <w:sz w:val="21"/>
          <w:szCs w:val="21"/>
        </w:rPr>
        <w:t>open</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"images/test.jpg"</w:t>
      </w:r>
      <w:r w:rsidRPr="635A44DD">
        <w:rPr>
          <w:rFonts w:ascii="Consolas" w:hAnsi="Consolas" w:eastAsia="Consolas" w:cs="Consolas"/>
          <w:color w:val="ABB2BF"/>
          <w:sz w:val="21"/>
          <w:szCs w:val="21"/>
        </w:rPr>
        <w:t>)</w:t>
      </w:r>
    </w:p>
    <w:p w:rsidR="635A44DD" w:rsidP="635A44DD" w:rsidRDefault="635A44DD" w14:paraId="23BE5C29" w14:textId="20DE5192">
      <w:pPr>
        <w:shd w:val="clear" w:color="auto" w:fill="282C34"/>
        <w:spacing w:after="0" w:line="285" w:lineRule="auto"/>
      </w:pPr>
      <w:r w:rsidRPr="635A44DD">
        <w:rPr>
          <w:rFonts w:ascii="Consolas" w:hAnsi="Consolas" w:eastAsia="Consolas" w:cs="Consolas"/>
          <w:color w:val="ABB2BF"/>
          <w:sz w:val="21"/>
          <w:szCs w:val="21"/>
        </w:rPr>
        <w:t xml:space="preserve">image_data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np.</w:t>
      </w:r>
      <w:r w:rsidRPr="635A44DD">
        <w:rPr>
          <w:rFonts w:ascii="Consolas" w:hAnsi="Consolas" w:eastAsia="Consolas" w:cs="Consolas"/>
          <w:color w:val="61AFEF"/>
          <w:sz w:val="21"/>
          <w:szCs w:val="21"/>
        </w:rPr>
        <w:t>array</w:t>
      </w:r>
      <w:r w:rsidRPr="635A44DD">
        <w:rPr>
          <w:rFonts w:ascii="Consolas" w:hAnsi="Consolas" w:eastAsia="Consolas" w:cs="Consolas"/>
          <w:color w:val="ABB2BF"/>
          <w:sz w:val="21"/>
          <w:szCs w:val="21"/>
        </w:rPr>
        <w:t>(image.</w:t>
      </w:r>
      <w:r w:rsidRPr="635A44DD">
        <w:rPr>
          <w:rFonts w:ascii="Consolas" w:hAnsi="Consolas" w:eastAsia="Consolas" w:cs="Consolas"/>
          <w:color w:val="61AFEF"/>
          <w:sz w:val="21"/>
          <w:szCs w:val="21"/>
        </w:rPr>
        <w:t>resize</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416</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416</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255.0</w:t>
      </w:r>
    </w:p>
    <w:p w:rsidR="635A44DD" w:rsidP="635A44DD" w:rsidRDefault="635A44DD" w14:paraId="563BC4AA" w14:textId="2383561E">
      <w:pPr>
        <w:shd w:val="clear" w:color="auto" w:fill="282C34"/>
        <w:spacing w:after="0" w:line="285" w:lineRule="auto"/>
      </w:pPr>
      <w:r w:rsidRPr="635A44DD">
        <w:rPr>
          <w:rFonts w:ascii="Consolas" w:hAnsi="Consolas" w:eastAsia="Consolas" w:cs="Consolas"/>
          <w:color w:val="ABB2BF"/>
          <w:sz w:val="21"/>
          <w:szCs w:val="21"/>
        </w:rPr>
        <w:t xml:space="preserve">image_data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np.</w:t>
      </w:r>
      <w:r w:rsidRPr="635A44DD">
        <w:rPr>
          <w:rFonts w:ascii="Consolas" w:hAnsi="Consolas" w:eastAsia="Consolas" w:cs="Consolas"/>
          <w:color w:val="61AFEF"/>
          <w:sz w:val="21"/>
          <w:szCs w:val="21"/>
        </w:rPr>
        <w:t>expand_dims</w:t>
      </w:r>
      <w:r w:rsidRPr="635A44DD">
        <w:rPr>
          <w:rFonts w:ascii="Consolas" w:hAnsi="Consolas" w:eastAsia="Consolas" w:cs="Consolas"/>
          <w:color w:val="ABB2BF"/>
          <w:sz w:val="21"/>
          <w:szCs w:val="21"/>
        </w:rPr>
        <w:t xml:space="preserve">(image_data,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p>
    <w:p w:rsidR="635A44DD" w:rsidP="635A44DD" w:rsidRDefault="635A44DD" w14:paraId="57697BC9" w14:textId="6A51FA3D">
      <w:pPr>
        <w:shd w:val="clear" w:color="auto" w:fill="282C34"/>
        <w:spacing w:after="0" w:line="285" w:lineRule="auto"/>
      </w:pPr>
    </w:p>
    <w:p w:rsidR="635A44DD" w:rsidP="635A44DD" w:rsidRDefault="635A44DD" w14:paraId="023A4887" w14:textId="6BB4705B">
      <w:pPr>
        <w:shd w:val="clear" w:color="auto" w:fill="282C34"/>
        <w:spacing w:after="0" w:line="285" w:lineRule="auto"/>
      </w:pPr>
      <w:r w:rsidRPr="635A44DD">
        <w:rPr>
          <w:rFonts w:ascii="Consolas" w:hAnsi="Consolas" w:eastAsia="Consolas" w:cs="Consolas"/>
          <w:i/>
          <w:iCs/>
          <w:color w:val="7F848E"/>
          <w:sz w:val="21"/>
          <w:szCs w:val="21"/>
        </w:rPr>
        <w:t># Evaluasi output YOLO</w:t>
      </w:r>
    </w:p>
    <w:p w:rsidR="635A44DD" w:rsidP="635A44DD" w:rsidRDefault="635A44DD" w14:paraId="7F43B515" w14:textId="6DBF0B2D">
      <w:pPr>
        <w:shd w:val="clear" w:color="auto" w:fill="282C34"/>
        <w:spacing w:after="0" w:line="285" w:lineRule="auto"/>
      </w:pPr>
      <w:r w:rsidRPr="635A44DD">
        <w:rPr>
          <w:rFonts w:ascii="Consolas" w:hAnsi="Consolas" w:eastAsia="Consolas" w:cs="Consolas"/>
          <w:color w:val="ABB2BF"/>
          <w:sz w:val="21"/>
          <w:szCs w:val="21"/>
        </w:rPr>
        <w:t xml:space="preserve">yolo_outputs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yolo_head</w:t>
      </w:r>
      <w:r w:rsidRPr="635A44DD">
        <w:rPr>
          <w:rFonts w:ascii="Consolas" w:hAnsi="Consolas" w:eastAsia="Consolas" w:cs="Consolas"/>
          <w:color w:val="ABB2BF"/>
          <w:sz w:val="21"/>
          <w:szCs w:val="21"/>
        </w:rPr>
        <w:t xml:space="preserve">(model.output, </w:t>
      </w:r>
      <w:r w:rsidRPr="635A44DD">
        <w:rPr>
          <w:rFonts w:ascii="Consolas" w:hAnsi="Consolas" w:eastAsia="Consolas" w:cs="Consolas"/>
          <w:i/>
          <w:iCs/>
          <w:color w:val="E06C75"/>
          <w:sz w:val="21"/>
          <w:szCs w:val="21"/>
        </w:rPr>
        <w:t>anchors</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np.</w:t>
      </w:r>
      <w:r w:rsidRPr="635A44DD">
        <w:rPr>
          <w:rFonts w:ascii="Consolas" w:hAnsi="Consolas" w:eastAsia="Consolas" w:cs="Consolas"/>
          <w:color w:val="61AFEF"/>
          <w:sz w:val="21"/>
          <w:szCs w:val="21"/>
        </w:rPr>
        <w:t>loadtxt</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"yolo/yolo.anchors"</w:t>
      </w:r>
      <w:r w:rsidRPr="635A44DD">
        <w:rPr>
          <w:rFonts w:ascii="Consolas" w:hAnsi="Consolas" w:eastAsia="Consolas" w:cs="Consolas"/>
          <w:color w:val="ABB2BF"/>
          <w:sz w:val="21"/>
          <w:szCs w:val="21"/>
        </w:rPr>
        <w:t>))</w:t>
      </w:r>
    </w:p>
    <w:p w:rsidR="635A44DD" w:rsidP="635A44DD" w:rsidRDefault="635A44DD" w14:paraId="17E120B2" w14:textId="72F72781">
      <w:pPr>
        <w:shd w:val="clear" w:color="auto" w:fill="282C34"/>
        <w:spacing w:after="0" w:line="285" w:lineRule="auto"/>
      </w:pPr>
      <w:r w:rsidRPr="635A44DD">
        <w:rPr>
          <w:rFonts w:ascii="Consolas" w:hAnsi="Consolas" w:eastAsia="Consolas" w:cs="Consolas"/>
          <w:color w:val="ABB2BF"/>
          <w:sz w:val="21"/>
          <w:szCs w:val="21"/>
        </w:rPr>
        <w:t xml:space="preserve">boxes, scores, classes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yolo_eval</w:t>
      </w:r>
      <w:r w:rsidRPr="635A44DD">
        <w:rPr>
          <w:rFonts w:ascii="Consolas" w:hAnsi="Consolas" w:eastAsia="Consolas" w:cs="Consolas"/>
          <w:color w:val="ABB2BF"/>
          <w:sz w:val="21"/>
          <w:szCs w:val="21"/>
        </w:rPr>
        <w:t xml:space="preserve">(yolo_outputs, </w:t>
      </w:r>
      <w:r w:rsidRPr="635A44DD">
        <w:rPr>
          <w:rFonts w:ascii="Consolas" w:hAnsi="Consolas" w:eastAsia="Consolas" w:cs="Consolas"/>
          <w:i/>
          <w:iCs/>
          <w:color w:val="E06C75"/>
          <w:sz w:val="21"/>
          <w:szCs w:val="21"/>
        </w:rPr>
        <w:t>image_shape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720.0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1280.0</w:t>
      </w:r>
      <w:r w:rsidRPr="635A44DD">
        <w:rPr>
          <w:rFonts w:ascii="Consolas" w:hAnsi="Consolas" w:eastAsia="Consolas" w:cs="Consolas"/>
          <w:color w:val="ABB2BF"/>
          <w:sz w:val="21"/>
          <w:szCs w:val="21"/>
        </w:rPr>
        <w:t>))</w:t>
      </w:r>
    </w:p>
    <w:p w:rsidR="635A44DD" w:rsidP="635A44DD" w:rsidRDefault="635A44DD" w14:paraId="62FF2FB8" w14:textId="4BB7CB61">
      <w:pPr>
        <w:shd w:val="clear" w:color="auto" w:fill="282C34"/>
        <w:spacing w:after="0" w:line="285" w:lineRule="auto"/>
      </w:pPr>
      <w:r w:rsidRPr="635A44DD">
        <w:rPr>
          <w:rFonts w:ascii="Consolas" w:hAnsi="Consolas" w:eastAsia="Consolas" w:cs="Consolas"/>
          <w:color w:val="56B6C2"/>
          <w:sz w:val="21"/>
          <w:szCs w:val="21"/>
        </w:rPr>
        <w:t>print</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"Deteksi selesai:"</w:t>
      </w:r>
      <w:r w:rsidRPr="635A44DD">
        <w:rPr>
          <w:rFonts w:ascii="Consolas" w:hAnsi="Consolas" w:eastAsia="Consolas" w:cs="Consolas"/>
          <w:color w:val="ABB2BF"/>
          <w:sz w:val="21"/>
          <w:szCs w:val="21"/>
        </w:rPr>
        <w:t>, boxes)</w:t>
      </w:r>
    </w:p>
    <w:p w:rsidR="635A44DD" w:rsidP="635A44DD" w:rsidRDefault="635A44DD" w14:paraId="46BCA794" w14:textId="6AD108CF">
      <w:pPr>
        <w:shd w:val="clear" w:color="auto" w:fill="282C34"/>
        <w:spacing w:after="0" w:line="285" w:lineRule="auto"/>
      </w:pPr>
    </w:p>
    <w:p w:rsidR="635A44DD" w:rsidP="635A44DD" w:rsidRDefault="635A44DD" w14:paraId="0BC8374A" w14:textId="66BA786A">
      <w:pPr>
        <w:pStyle w:val="Heading2"/>
        <w:rPr>
          <w:rFonts w:ascii="Times New Roman" w:hAnsi="Times New Roman" w:eastAsia="Times New Roman" w:cs="Times New Roman"/>
          <w:b/>
          <w:bCs/>
          <w:color w:val="auto"/>
          <w:sz w:val="24"/>
          <w:szCs w:val="24"/>
        </w:rPr>
      </w:pPr>
      <w:bookmarkStart w:name="_Toc213102764" w:id="154"/>
      <w:r w:rsidRPr="635A44DD">
        <w:rPr>
          <w:rFonts w:ascii="Times New Roman" w:hAnsi="Times New Roman" w:eastAsia="Times New Roman" w:cs="Times New Roman"/>
          <w:b/>
          <w:bCs/>
          <w:color w:val="auto"/>
          <w:sz w:val="24"/>
          <w:szCs w:val="24"/>
        </w:rPr>
        <w:t>11. 2. Deep Semantic Segmentation – DeepLab v3+</w:t>
      </w:r>
      <w:bookmarkEnd w:id="154"/>
    </w:p>
    <w:p w:rsidR="635A44DD" w:rsidP="635A44DD" w:rsidRDefault="635A44DD" w14:paraId="45F9F27F" w14:textId="21DFC11B">
      <w:pPr>
        <w:rPr>
          <w:rFonts w:ascii="Times New Roman" w:hAnsi="Times New Roman" w:eastAsia="Times New Roman" w:cs="Times New Roman"/>
        </w:rPr>
      </w:pPr>
      <w:r w:rsidRPr="635A44DD">
        <w:rPr>
          <w:rFonts w:ascii="Times New Roman" w:hAnsi="Times New Roman" w:eastAsia="Times New Roman" w:cs="Times New Roman"/>
        </w:rPr>
        <w:t>Bagian ini membahas segmentasi semantik, yaitu proses memberikan label kelas pada setiap piksel gambar. Tujuan utamanya adalah memahami struktur objek secara lebih halus dibanding deteksi bounding box.</w:t>
      </w:r>
    </w:p>
    <w:p w:rsidR="635A44DD" w:rsidP="635A44DD" w:rsidRDefault="635A44DD" w14:paraId="0B6A1825" w14:textId="049199E3">
      <w:r w:rsidRPr="635A44DD">
        <w:rPr>
          <w:rFonts w:ascii="Times New Roman" w:hAnsi="Times New Roman" w:eastAsia="Times New Roman" w:cs="Times New Roman"/>
        </w:rPr>
        <w:t>Model DeepLab v3+ dibangun di atas ResNet-50 dan menggunakan atrous (dilated) convolution untuk memperluas area pandang (receptive field) tanpa menambah jumlah parameter. Selain itu, DeepLab memperkenalkan modul Atrous Spatial Pyramid Pooling (ASPP) untuk menangkap konteks multi-skala. Versi “v3+” menambahkan decoder module untuk memperbaiki batas objek yang lebih halus.</w:t>
      </w:r>
    </w:p>
    <w:p w:rsidR="635A44DD" w:rsidP="635A44DD" w:rsidRDefault="635A44DD" w14:paraId="69B1EAD3" w14:textId="1AD44E00">
      <w:pPr>
        <w:spacing w:before="240" w:after="240"/>
      </w:pPr>
      <w:r w:rsidRPr="635A44DD">
        <w:rPr>
          <w:rFonts w:ascii="Times New Roman" w:hAnsi="Times New Roman" w:eastAsia="Times New Roman" w:cs="Times New Roman"/>
          <w:b/>
          <w:bCs/>
        </w:rPr>
        <w:t>Contoh kode inferensi segmentasi (menggunakan repo Keras DeepLab v3+):</w:t>
      </w:r>
    </w:p>
    <w:p w:rsidR="635A44DD" w:rsidP="635A44DD" w:rsidRDefault="635A44DD" w14:paraId="2926E292" w14:textId="6BB8A3EB">
      <w:pPr>
        <w:shd w:val="clear" w:color="auto" w:fill="282C34"/>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keras_segmentation.models.deeplabv3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deeplabv3</w:t>
      </w:r>
    </w:p>
    <w:p w:rsidR="635A44DD" w:rsidP="635A44DD" w:rsidRDefault="635A44DD" w14:paraId="394BC783" w14:textId="581ABFE4">
      <w:pPr>
        <w:shd w:val="clear" w:color="auto" w:fill="282C34"/>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cv2</w:t>
      </w:r>
    </w:p>
    <w:p w:rsidR="635A44DD" w:rsidP="635A44DD" w:rsidRDefault="635A44DD" w14:paraId="1C4AE33A" w14:textId="1DEC8CB4">
      <w:pPr>
        <w:shd w:val="clear" w:color="auto" w:fill="282C34"/>
        <w:spacing w:after="0" w:line="285" w:lineRule="auto"/>
      </w:pPr>
    </w:p>
    <w:p w:rsidR="635A44DD" w:rsidP="635A44DD" w:rsidRDefault="635A44DD" w14:paraId="3E6E28D1" w14:textId="1E4564FB">
      <w:pPr>
        <w:shd w:val="clear" w:color="auto" w:fill="282C34"/>
        <w:spacing w:after="0" w:line="285" w:lineRule="auto"/>
      </w:pPr>
      <w:r w:rsidRPr="635A44DD">
        <w:rPr>
          <w:rFonts w:ascii="Consolas" w:hAnsi="Consolas" w:eastAsia="Consolas" w:cs="Consolas"/>
          <w:i/>
          <w:iCs/>
          <w:color w:val="7F848E"/>
          <w:sz w:val="21"/>
          <w:szCs w:val="21"/>
        </w:rPr>
        <w:t># Load model pra-latih</w:t>
      </w:r>
    </w:p>
    <w:p w:rsidR="635A44DD" w:rsidP="635A44DD" w:rsidRDefault="635A44DD" w14:paraId="68CDFF0B" w14:textId="39C6A2EF">
      <w:pPr>
        <w:shd w:val="clear" w:color="auto" w:fill="282C34"/>
        <w:spacing w:after="0" w:line="285" w:lineRule="auto"/>
      </w:pPr>
      <w:r w:rsidRPr="635A44DD">
        <w:rPr>
          <w:rFonts w:ascii="Consolas" w:hAnsi="Consolas" w:eastAsia="Consolas" w:cs="Consolas"/>
          <w:color w:val="ABB2BF"/>
          <w:sz w:val="21"/>
          <w:szCs w:val="21"/>
        </w:rPr>
        <w:t xml:space="preserve">model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deeplabv3</w:t>
      </w:r>
      <w:r w:rsidRPr="635A44DD">
        <w:rPr>
          <w:rFonts w:ascii="Consolas" w:hAnsi="Consolas" w:eastAsia="Consolas" w:cs="Consolas"/>
          <w:color w:val="ABB2BF"/>
          <w:sz w:val="21"/>
          <w:szCs w:val="21"/>
        </w:rPr>
        <w:t>(</w:t>
      </w:r>
      <w:r w:rsidRPr="635A44DD">
        <w:rPr>
          <w:rFonts w:ascii="Consolas" w:hAnsi="Consolas" w:eastAsia="Consolas" w:cs="Consolas"/>
          <w:i/>
          <w:iCs/>
          <w:color w:val="E06C75"/>
          <w:sz w:val="21"/>
          <w:szCs w:val="21"/>
        </w:rPr>
        <w:t>n_classes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21</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input_height</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512</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input_width</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512</w:t>
      </w:r>
      <w:r w:rsidRPr="635A44DD">
        <w:rPr>
          <w:rFonts w:ascii="Consolas" w:hAnsi="Consolas" w:eastAsia="Consolas" w:cs="Consolas"/>
          <w:color w:val="ABB2BF"/>
          <w:sz w:val="21"/>
          <w:szCs w:val="21"/>
        </w:rPr>
        <w:t>)</w:t>
      </w:r>
    </w:p>
    <w:p w:rsidR="635A44DD" w:rsidP="635A44DD" w:rsidRDefault="635A44DD" w14:paraId="658E3597" w14:textId="7ED31046">
      <w:pPr>
        <w:shd w:val="clear" w:color="auto" w:fill="282C34"/>
        <w:spacing w:after="0" w:line="285" w:lineRule="auto"/>
      </w:pPr>
      <w:r w:rsidRPr="635A44DD">
        <w:rPr>
          <w:rFonts w:ascii="Consolas" w:hAnsi="Consolas" w:eastAsia="Consolas" w:cs="Consolas"/>
          <w:color w:val="ABB2BF"/>
          <w:sz w:val="21"/>
          <w:szCs w:val="21"/>
        </w:rPr>
        <w:t>model.</w:t>
      </w:r>
      <w:r w:rsidRPr="635A44DD">
        <w:rPr>
          <w:rFonts w:ascii="Consolas" w:hAnsi="Consolas" w:eastAsia="Consolas" w:cs="Consolas"/>
          <w:color w:val="61AFEF"/>
          <w:sz w:val="21"/>
          <w:szCs w:val="21"/>
        </w:rPr>
        <w:t>load_weights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"deeplabv3_xception_tf_dim_ordering_tf_kernels.h5"</w:t>
      </w:r>
      <w:r w:rsidRPr="635A44DD">
        <w:rPr>
          <w:rFonts w:ascii="Consolas" w:hAnsi="Consolas" w:eastAsia="Consolas" w:cs="Consolas"/>
          <w:color w:val="ABB2BF"/>
          <w:sz w:val="21"/>
          <w:szCs w:val="21"/>
        </w:rPr>
        <w:t>)</w:t>
      </w:r>
    </w:p>
    <w:p w:rsidR="635A44DD" w:rsidP="635A44DD" w:rsidRDefault="635A44DD" w14:paraId="00588006" w14:textId="1E06C7C1">
      <w:pPr>
        <w:shd w:val="clear" w:color="auto" w:fill="282C34"/>
        <w:spacing w:after="0" w:line="285" w:lineRule="auto"/>
      </w:pPr>
    </w:p>
    <w:p w:rsidR="635A44DD" w:rsidP="635A44DD" w:rsidRDefault="635A44DD" w14:paraId="158480D2" w14:textId="3F8B4F2D">
      <w:pPr>
        <w:shd w:val="clear" w:color="auto" w:fill="282C34"/>
        <w:spacing w:after="0" w:line="285" w:lineRule="auto"/>
      </w:pPr>
      <w:r w:rsidRPr="635A44DD">
        <w:rPr>
          <w:rFonts w:ascii="Consolas" w:hAnsi="Consolas" w:eastAsia="Consolas" w:cs="Consolas"/>
          <w:i/>
          <w:iCs/>
          <w:color w:val="7F848E"/>
          <w:sz w:val="21"/>
          <w:szCs w:val="21"/>
        </w:rPr>
        <w:t># Prediksi segmentasi</w:t>
      </w:r>
    </w:p>
    <w:p w:rsidR="635A44DD" w:rsidP="635A44DD" w:rsidRDefault="635A44DD" w14:paraId="05DDF8B9" w14:textId="5D571729">
      <w:pPr>
        <w:shd w:val="clear" w:color="auto" w:fill="282C34"/>
        <w:spacing w:after="0" w:line="285" w:lineRule="auto"/>
      </w:pPr>
      <w:r w:rsidRPr="635A44DD">
        <w:rPr>
          <w:rFonts w:ascii="Consolas" w:hAnsi="Consolas" w:eastAsia="Consolas" w:cs="Consolas"/>
          <w:color w:val="ABB2BF"/>
          <w:sz w:val="21"/>
          <w:szCs w:val="21"/>
        </w:rPr>
        <w:t xml:space="preserve">img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cv2.</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"input.jpg"</w:t>
      </w:r>
      <w:r w:rsidRPr="635A44DD">
        <w:rPr>
          <w:rFonts w:ascii="Consolas" w:hAnsi="Consolas" w:eastAsia="Consolas" w:cs="Consolas"/>
          <w:color w:val="ABB2BF"/>
          <w:sz w:val="21"/>
          <w:szCs w:val="21"/>
        </w:rPr>
        <w:t>)</w:t>
      </w:r>
    </w:p>
    <w:p w:rsidR="635A44DD" w:rsidP="635A44DD" w:rsidRDefault="635A44DD" w14:paraId="53A70667" w14:textId="476B367A">
      <w:pPr>
        <w:shd w:val="clear" w:color="auto" w:fill="282C34"/>
        <w:spacing w:after="0" w:line="285" w:lineRule="auto"/>
      </w:pPr>
      <w:r w:rsidRPr="635A44DD">
        <w:rPr>
          <w:rFonts w:ascii="Consolas" w:hAnsi="Consolas" w:eastAsia="Consolas" w:cs="Consolas"/>
          <w:color w:val="ABB2BF"/>
          <w:sz w:val="21"/>
          <w:szCs w:val="21"/>
        </w:rPr>
        <w:t xml:space="preserve">out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model.</w:t>
      </w:r>
      <w:r w:rsidRPr="635A44DD">
        <w:rPr>
          <w:rFonts w:ascii="Consolas" w:hAnsi="Consolas" w:eastAsia="Consolas" w:cs="Consolas"/>
          <w:color w:val="61AFEF"/>
          <w:sz w:val="21"/>
          <w:szCs w:val="21"/>
        </w:rPr>
        <w:t>predict_segmentation</w:t>
      </w:r>
      <w:r w:rsidRPr="635A44DD">
        <w:rPr>
          <w:rFonts w:ascii="Consolas" w:hAnsi="Consolas" w:eastAsia="Consolas" w:cs="Consolas"/>
          <w:color w:val="ABB2BF"/>
          <w:sz w:val="21"/>
          <w:szCs w:val="21"/>
        </w:rPr>
        <w:t>(</w:t>
      </w:r>
      <w:r w:rsidRPr="635A44DD">
        <w:rPr>
          <w:rFonts w:ascii="Consolas" w:hAnsi="Consolas" w:eastAsia="Consolas" w:cs="Consolas"/>
          <w:i/>
          <w:iCs/>
          <w:color w:val="E06C75"/>
          <w:sz w:val="21"/>
          <w:szCs w:val="21"/>
        </w:rPr>
        <w:t>inp</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img)</w:t>
      </w:r>
    </w:p>
    <w:p w:rsidR="635A44DD" w:rsidP="635A44DD" w:rsidRDefault="635A44DD" w14:paraId="2814B0A0" w14:textId="2EF18063">
      <w:pPr>
        <w:shd w:val="clear" w:color="auto" w:fill="282C34"/>
        <w:spacing w:after="0" w:line="285" w:lineRule="auto"/>
      </w:pPr>
      <w:r w:rsidRPr="635A44DD">
        <w:rPr>
          <w:rFonts w:ascii="Consolas" w:hAnsi="Consolas" w:eastAsia="Consolas" w:cs="Consolas"/>
          <w:color w:val="ABB2BF"/>
          <w:sz w:val="21"/>
          <w:szCs w:val="21"/>
        </w:rPr>
        <w:t>cv2.</w:t>
      </w:r>
      <w:r w:rsidRPr="635A44DD">
        <w:rPr>
          <w:rFonts w:ascii="Consolas" w:hAnsi="Consolas" w:eastAsia="Consolas" w:cs="Consolas"/>
          <w:color w:val="61AFEF"/>
          <w:sz w:val="21"/>
          <w:szCs w:val="21"/>
        </w:rPr>
        <w:t>imwrite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"output_segmented.jpg"</w:t>
      </w:r>
      <w:r w:rsidRPr="635A44DD">
        <w:rPr>
          <w:rFonts w:ascii="Consolas" w:hAnsi="Consolas" w:eastAsia="Consolas" w:cs="Consolas"/>
          <w:color w:val="ABB2BF"/>
          <w:sz w:val="21"/>
          <w:szCs w:val="21"/>
        </w:rPr>
        <w:t>, out)</w:t>
      </w:r>
    </w:p>
    <w:p w:rsidR="635A44DD" w:rsidP="635A44DD" w:rsidRDefault="635A44DD" w14:paraId="509CF03C" w14:textId="61CC961B">
      <w:pPr>
        <w:shd w:val="clear" w:color="auto" w:fill="282C34"/>
        <w:spacing w:after="0" w:line="285" w:lineRule="auto"/>
      </w:pPr>
    </w:p>
    <w:p w:rsidR="635A44DD" w:rsidP="635A44DD" w:rsidRDefault="635A44DD" w14:paraId="24ADEC08" w14:textId="218CDD6D">
      <w:pPr>
        <w:pStyle w:val="Heading2"/>
        <w:rPr>
          <w:rFonts w:ascii="Times New Roman" w:hAnsi="Times New Roman" w:eastAsia="Times New Roman" w:cs="Times New Roman"/>
          <w:b/>
          <w:bCs/>
          <w:color w:val="auto"/>
          <w:sz w:val="24"/>
          <w:szCs w:val="24"/>
        </w:rPr>
      </w:pPr>
      <w:bookmarkStart w:name="_Toc213102765" w:id="155"/>
      <w:r w:rsidRPr="635A44DD">
        <w:rPr>
          <w:rFonts w:ascii="Times New Roman" w:hAnsi="Times New Roman" w:eastAsia="Times New Roman" w:cs="Times New Roman"/>
          <w:b/>
          <w:bCs/>
          <w:color w:val="auto"/>
          <w:sz w:val="24"/>
          <w:szCs w:val="24"/>
        </w:rPr>
        <w:t>11. 3. Transfer Learning</w:t>
      </w:r>
      <w:bookmarkEnd w:id="155"/>
    </w:p>
    <w:p w:rsidR="635A44DD" w:rsidP="635A44DD" w:rsidRDefault="635A44DD" w14:paraId="545B0257" w14:textId="562DD169">
      <w:p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d Transfer learning adalah strategi untuk </w:t>
      </w:r>
      <w:r w:rsidRPr="635A44DD">
        <w:rPr>
          <w:rFonts w:ascii="Times New Roman" w:hAnsi="Times New Roman" w:eastAsia="Times New Roman" w:cs="Times New Roman"/>
          <w:b/>
          <w:bCs/>
        </w:rPr>
        <w:t>menggunakan kembali model pra-latih</w:t>
      </w:r>
      <w:r w:rsidRPr="635A44DD">
        <w:rPr>
          <w:rFonts w:ascii="Times New Roman" w:hAnsi="Times New Roman" w:eastAsia="Times New Roman" w:cs="Times New Roman"/>
        </w:rPr>
        <w:t xml:space="preserve"> seperti </w:t>
      </w:r>
      <w:r w:rsidRPr="635A44DD">
        <w:rPr>
          <w:rFonts w:ascii="Times New Roman" w:hAnsi="Times New Roman" w:eastAsia="Times New Roman" w:cs="Times New Roman"/>
          <w:b/>
          <w:bCs/>
        </w:rPr>
        <w:t>VGG16</w:t>
      </w:r>
      <w:r w:rsidRPr="635A44DD">
        <w:rPr>
          <w:rFonts w:ascii="Times New Roman" w:hAnsi="Times New Roman" w:eastAsia="Times New Roman" w:cs="Times New Roman"/>
        </w:rPr>
        <w:t xml:space="preserve"> atau </w:t>
      </w:r>
      <w:r w:rsidRPr="635A44DD">
        <w:rPr>
          <w:rFonts w:ascii="Times New Roman" w:hAnsi="Times New Roman" w:eastAsia="Times New Roman" w:cs="Times New Roman"/>
          <w:b/>
          <w:bCs/>
        </w:rPr>
        <w:t>ResNet50</w:t>
      </w:r>
      <w:r w:rsidRPr="635A44DD">
        <w:rPr>
          <w:rFonts w:ascii="Times New Roman" w:hAnsi="Times New Roman" w:eastAsia="Times New Roman" w:cs="Times New Roman"/>
        </w:rPr>
        <w:t xml:space="preserve"> sebagai </w:t>
      </w:r>
      <w:r w:rsidRPr="635A44DD">
        <w:rPr>
          <w:rFonts w:ascii="Times New Roman" w:hAnsi="Times New Roman" w:eastAsia="Times New Roman" w:cs="Times New Roman"/>
          <w:i/>
          <w:iCs/>
        </w:rPr>
        <w:t>feature extractor</w:t>
      </w:r>
      <w:r w:rsidRPr="635A44DD">
        <w:rPr>
          <w:rFonts w:ascii="Times New Roman" w:hAnsi="Times New Roman" w:eastAsia="Times New Roman" w:cs="Times New Roman"/>
        </w:rPr>
        <w:t xml:space="preserve"> untuk dataset baru. Dalam bab ini, dijelaskan bagaimana hanya lapisan </w:t>
      </w:r>
      <w:r w:rsidRPr="635A44DD">
        <w:rPr>
          <w:rFonts w:ascii="Times New Roman" w:hAnsi="Times New Roman" w:eastAsia="Times New Roman" w:cs="Times New Roman"/>
          <w:b/>
          <w:bCs/>
        </w:rPr>
        <w:t>fully connected (FC)</w:t>
      </w:r>
      <w:r w:rsidRPr="635A44DD">
        <w:rPr>
          <w:rFonts w:ascii="Times New Roman" w:hAnsi="Times New Roman" w:eastAsia="Times New Roman" w:cs="Times New Roman"/>
        </w:rPr>
        <w:t xml:space="preserve"> yang dilatih ulang, sedangkan lapisan konvolusional dibekukan. Pendekatan ini sangat berguna untuk dataset kecil karena menghemat waktu dan meningkatkan akurasi.</w:t>
      </w:r>
    </w:p>
    <w:p w:rsidR="635A44DD" w:rsidP="635A44DD" w:rsidRDefault="635A44DD" w14:paraId="204E61B9" w14:textId="4F069CCD">
      <w:pPr>
        <w:spacing w:before="240" w:after="240"/>
      </w:pPr>
      <w:r w:rsidRPr="635A44DD">
        <w:rPr>
          <w:rFonts w:ascii="Times New Roman" w:hAnsi="Times New Roman" w:eastAsia="Times New Roman" w:cs="Times New Roman"/>
          <w:b/>
          <w:bCs/>
        </w:rPr>
        <w:t>Contoh kode transfer learning (Keras, klasifikasi bunga):</w:t>
      </w:r>
    </w:p>
    <w:p w:rsidR="635A44DD" w:rsidP="635A44DD" w:rsidRDefault="635A44DD" w14:paraId="42FABC23" w14:textId="26ADA521">
      <w:pPr>
        <w:shd w:val="clear" w:color="auto" w:fill="282C34"/>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tensorflow.keras.applications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VGG16</w:t>
      </w:r>
    </w:p>
    <w:p w:rsidR="635A44DD" w:rsidP="635A44DD" w:rsidRDefault="635A44DD" w14:paraId="387DF0FE" w14:textId="5C5ED129">
      <w:pPr>
        <w:shd w:val="clear" w:color="auto" w:fill="282C34"/>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tensorflow.keras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models, layers</w:t>
      </w:r>
    </w:p>
    <w:p w:rsidR="635A44DD" w:rsidP="635A44DD" w:rsidRDefault="635A44DD" w14:paraId="3AB08ACA" w14:textId="71F63B2E">
      <w:pPr>
        <w:shd w:val="clear" w:color="auto" w:fill="282C34"/>
        <w:spacing w:after="0" w:line="285" w:lineRule="auto"/>
      </w:pPr>
    </w:p>
    <w:p w:rsidR="635A44DD" w:rsidP="635A44DD" w:rsidRDefault="635A44DD" w14:paraId="05EF4DD8" w14:textId="114576C7">
      <w:pPr>
        <w:shd w:val="clear" w:color="auto" w:fill="282C34"/>
        <w:spacing w:after="0" w:line="285" w:lineRule="auto"/>
      </w:pPr>
      <w:r w:rsidRPr="635A44DD">
        <w:rPr>
          <w:rFonts w:ascii="Consolas" w:hAnsi="Consolas" w:eastAsia="Consolas" w:cs="Consolas"/>
          <w:color w:val="E06C75"/>
          <w:sz w:val="21"/>
          <w:szCs w:val="21"/>
        </w:rPr>
        <w:t>base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VGG16</w:t>
      </w:r>
      <w:r w:rsidRPr="635A44DD">
        <w:rPr>
          <w:rFonts w:ascii="Consolas" w:hAnsi="Consolas" w:eastAsia="Consolas" w:cs="Consolas"/>
          <w:color w:val="ABB2BF"/>
          <w:sz w:val="21"/>
          <w:szCs w:val="21"/>
        </w:rPr>
        <w:t>(</w:t>
      </w:r>
      <w:r w:rsidRPr="635A44DD">
        <w:rPr>
          <w:rFonts w:ascii="Consolas" w:hAnsi="Consolas" w:eastAsia="Consolas" w:cs="Consolas"/>
          <w:i/>
          <w:iCs/>
          <w:color w:val="E06C75"/>
          <w:sz w:val="21"/>
          <w:szCs w:val="21"/>
        </w:rPr>
        <w:t>weights</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"imagenet"</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include_top</w:t>
      </w:r>
      <w:r w:rsidRPr="635A44DD">
        <w:rPr>
          <w:rFonts w:ascii="Consolas" w:hAnsi="Consolas" w:eastAsia="Consolas" w:cs="Consolas"/>
          <w:color w:val="56B6C2"/>
          <w:sz w:val="21"/>
          <w:szCs w:val="21"/>
        </w:rPr>
        <w:t>=</w:t>
      </w:r>
      <w:r w:rsidRPr="635A44DD">
        <w:rPr>
          <w:rFonts w:ascii="Consolas" w:hAnsi="Consolas" w:eastAsia="Consolas" w:cs="Consolas"/>
          <w:color w:val="E5C07B"/>
          <w:sz w:val="21"/>
          <w:szCs w:val="21"/>
        </w:rPr>
        <w:t>False</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input_shape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224</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224</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w:t>
      </w:r>
    </w:p>
    <w:p w:rsidR="635A44DD" w:rsidP="635A44DD" w:rsidRDefault="635A44DD" w14:paraId="66244077" w14:textId="4404BBA9">
      <w:pPr>
        <w:shd w:val="clear" w:color="auto" w:fill="282C34"/>
        <w:spacing w:after="0" w:line="285" w:lineRule="auto"/>
      </w:pPr>
      <w:r w:rsidRPr="635A44DD">
        <w:rPr>
          <w:rFonts w:ascii="Consolas" w:hAnsi="Consolas" w:eastAsia="Consolas" w:cs="Consolas"/>
          <w:color w:val="E06C75"/>
          <w:sz w:val="21"/>
          <w:szCs w:val="21"/>
        </w:rPr>
        <w:t>base</w:t>
      </w:r>
      <w:r w:rsidRPr="635A44DD">
        <w:rPr>
          <w:rFonts w:ascii="Consolas" w:hAnsi="Consolas" w:eastAsia="Consolas" w:cs="Consolas"/>
          <w:color w:val="ABB2BF"/>
          <w:sz w:val="21"/>
          <w:szCs w:val="21"/>
        </w:rPr>
        <w:t xml:space="preserve">.trainable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False</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7F848E"/>
          <w:sz w:val="21"/>
          <w:szCs w:val="21"/>
        </w:rPr>
        <w:t># freeze conv layers</w:t>
      </w:r>
    </w:p>
    <w:p w:rsidR="635A44DD" w:rsidP="635A44DD" w:rsidRDefault="635A44DD" w14:paraId="3C65D42A" w14:textId="77FB741F">
      <w:pPr>
        <w:shd w:val="clear" w:color="auto" w:fill="282C34"/>
        <w:spacing w:after="0" w:line="285" w:lineRule="auto"/>
      </w:pPr>
    </w:p>
    <w:p w:rsidR="635A44DD" w:rsidP="635A44DD" w:rsidRDefault="635A44DD" w14:paraId="577C0D93" w14:textId="1D1DF258">
      <w:pPr>
        <w:shd w:val="clear" w:color="auto" w:fill="282C34"/>
        <w:spacing w:after="0" w:line="285" w:lineRule="auto"/>
      </w:pPr>
      <w:r w:rsidRPr="635A44DD">
        <w:rPr>
          <w:rFonts w:ascii="Consolas" w:hAnsi="Consolas" w:eastAsia="Consolas" w:cs="Consolas"/>
          <w:color w:val="E06C75"/>
          <w:sz w:val="21"/>
          <w:szCs w:val="21"/>
        </w:rPr>
        <w:t>model</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models.</w:t>
      </w:r>
      <w:r w:rsidRPr="635A44DD">
        <w:rPr>
          <w:rFonts w:ascii="Consolas" w:hAnsi="Consolas" w:eastAsia="Consolas" w:cs="Consolas"/>
          <w:color w:val="61AFEF"/>
          <w:sz w:val="21"/>
          <w:szCs w:val="21"/>
        </w:rPr>
        <w:t>Sequential</w:t>
      </w:r>
      <w:r w:rsidRPr="635A44DD">
        <w:rPr>
          <w:rFonts w:ascii="Consolas" w:hAnsi="Consolas" w:eastAsia="Consolas" w:cs="Consolas"/>
          <w:color w:val="ABB2BF"/>
          <w:sz w:val="21"/>
          <w:szCs w:val="21"/>
        </w:rPr>
        <w:t>(</w:t>
      </w:r>
    </w:p>
    <w:p w:rsidR="635A44DD" w:rsidP="635A44DD" w:rsidRDefault="635A44DD" w14:paraId="117300E9" w14:textId="059D1101">
      <w:pPr>
        <w:shd w:val="clear" w:color="auto" w:fill="282C34"/>
        <w:spacing w:after="0" w:line="285" w:lineRule="auto"/>
      </w:pPr>
      <w:r w:rsidRPr="635A44DD">
        <w:rPr>
          <w:rFonts w:ascii="Consolas" w:hAnsi="Consolas" w:eastAsia="Consolas" w:cs="Consolas"/>
          <w:color w:val="ABB2BF"/>
          <w:sz w:val="21"/>
          <w:szCs w:val="21"/>
        </w:rPr>
        <w:t xml:space="preserve">    [</w:t>
      </w:r>
    </w:p>
    <w:p w:rsidR="635A44DD" w:rsidP="635A44DD" w:rsidRDefault="635A44DD" w14:paraId="52BDC776" w14:textId="52C3A533">
      <w:pPr>
        <w:shd w:val="clear" w:color="auto" w:fill="282C34"/>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base</w:t>
      </w:r>
      <w:r w:rsidRPr="635A44DD">
        <w:rPr>
          <w:rFonts w:ascii="Consolas" w:hAnsi="Consolas" w:eastAsia="Consolas" w:cs="Consolas"/>
          <w:color w:val="ABB2BF"/>
          <w:sz w:val="21"/>
          <w:szCs w:val="21"/>
        </w:rPr>
        <w:t>,</w:t>
      </w:r>
    </w:p>
    <w:p w:rsidR="635A44DD" w:rsidP="635A44DD" w:rsidRDefault="635A44DD" w14:paraId="272F18AA" w14:textId="62832C55">
      <w:pPr>
        <w:shd w:val="clear" w:color="auto" w:fill="282C34"/>
        <w:spacing w:after="0" w:line="285" w:lineRule="auto"/>
      </w:pPr>
      <w:r w:rsidRPr="635A44DD">
        <w:rPr>
          <w:rFonts w:ascii="Consolas" w:hAnsi="Consolas" w:eastAsia="Consolas" w:cs="Consolas"/>
          <w:color w:val="ABB2BF"/>
          <w:sz w:val="21"/>
          <w:szCs w:val="21"/>
        </w:rPr>
        <w:t xml:space="preserve">        layers.</w:t>
      </w:r>
      <w:r w:rsidRPr="635A44DD">
        <w:rPr>
          <w:rFonts w:ascii="Consolas" w:hAnsi="Consolas" w:eastAsia="Consolas" w:cs="Consolas"/>
          <w:color w:val="61AFEF"/>
          <w:sz w:val="21"/>
          <w:szCs w:val="21"/>
        </w:rPr>
        <w:t>Flatten</w:t>
      </w:r>
      <w:r w:rsidRPr="635A44DD">
        <w:rPr>
          <w:rFonts w:ascii="Consolas" w:hAnsi="Consolas" w:eastAsia="Consolas" w:cs="Consolas"/>
          <w:color w:val="ABB2BF"/>
          <w:sz w:val="21"/>
          <w:szCs w:val="21"/>
        </w:rPr>
        <w:t>(),</w:t>
      </w:r>
    </w:p>
    <w:p w:rsidR="635A44DD" w:rsidP="635A44DD" w:rsidRDefault="635A44DD" w14:paraId="2D9B5A1F" w14:textId="139F57CC">
      <w:pPr>
        <w:shd w:val="clear" w:color="auto" w:fill="282C34"/>
        <w:spacing w:after="0" w:line="285" w:lineRule="auto"/>
      </w:pPr>
      <w:r w:rsidRPr="635A44DD">
        <w:rPr>
          <w:rFonts w:ascii="Consolas" w:hAnsi="Consolas" w:eastAsia="Consolas" w:cs="Consolas"/>
          <w:color w:val="ABB2BF"/>
          <w:sz w:val="21"/>
          <w:szCs w:val="21"/>
        </w:rPr>
        <w:t xml:space="preserve">        layers.</w:t>
      </w:r>
      <w:r w:rsidRPr="635A44DD">
        <w:rPr>
          <w:rFonts w:ascii="Consolas" w:hAnsi="Consolas" w:eastAsia="Consolas" w:cs="Consolas"/>
          <w:color w:val="61AFEF"/>
          <w:sz w:val="21"/>
          <w:szCs w:val="21"/>
        </w:rPr>
        <w:t>Dense</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256</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activation</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"relu"</w:t>
      </w:r>
      <w:r w:rsidRPr="635A44DD">
        <w:rPr>
          <w:rFonts w:ascii="Consolas" w:hAnsi="Consolas" w:eastAsia="Consolas" w:cs="Consolas"/>
          <w:color w:val="ABB2BF"/>
          <w:sz w:val="21"/>
          <w:szCs w:val="21"/>
        </w:rPr>
        <w:t>),</w:t>
      </w:r>
    </w:p>
    <w:p w:rsidR="635A44DD" w:rsidP="635A44DD" w:rsidRDefault="635A44DD" w14:paraId="3D12E6D1" w14:textId="5147082D">
      <w:pPr>
        <w:shd w:val="clear" w:color="auto" w:fill="282C34"/>
        <w:spacing w:after="0" w:line="285" w:lineRule="auto"/>
      </w:pPr>
      <w:r w:rsidRPr="635A44DD">
        <w:rPr>
          <w:rFonts w:ascii="Consolas" w:hAnsi="Consolas" w:eastAsia="Consolas" w:cs="Consolas"/>
          <w:color w:val="ABB2BF"/>
          <w:sz w:val="21"/>
          <w:szCs w:val="21"/>
        </w:rPr>
        <w:t xml:space="preserve">        layers.</w:t>
      </w:r>
      <w:r w:rsidRPr="635A44DD">
        <w:rPr>
          <w:rFonts w:ascii="Consolas" w:hAnsi="Consolas" w:eastAsia="Consolas" w:cs="Consolas"/>
          <w:color w:val="61AFEF"/>
          <w:sz w:val="21"/>
          <w:szCs w:val="21"/>
        </w:rPr>
        <w:t>Dropout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0.5</w:t>
      </w:r>
      <w:r w:rsidRPr="635A44DD">
        <w:rPr>
          <w:rFonts w:ascii="Consolas" w:hAnsi="Consolas" w:eastAsia="Consolas" w:cs="Consolas"/>
          <w:color w:val="ABB2BF"/>
          <w:sz w:val="21"/>
          <w:szCs w:val="21"/>
        </w:rPr>
        <w:t>),</w:t>
      </w:r>
    </w:p>
    <w:p w:rsidR="635A44DD" w:rsidP="635A44DD" w:rsidRDefault="635A44DD" w14:paraId="2700B60D" w14:textId="6F89B5BB">
      <w:pPr>
        <w:shd w:val="clear" w:color="auto" w:fill="282C34"/>
        <w:spacing w:after="0" w:line="285" w:lineRule="auto"/>
      </w:pPr>
      <w:r w:rsidRPr="635A44DD">
        <w:rPr>
          <w:rFonts w:ascii="Consolas" w:hAnsi="Consolas" w:eastAsia="Consolas" w:cs="Consolas"/>
          <w:color w:val="ABB2BF"/>
          <w:sz w:val="21"/>
          <w:szCs w:val="21"/>
        </w:rPr>
        <w:t xml:space="preserve">        layers.</w:t>
      </w:r>
      <w:r w:rsidRPr="635A44DD">
        <w:rPr>
          <w:rFonts w:ascii="Consolas" w:hAnsi="Consolas" w:eastAsia="Consolas" w:cs="Consolas"/>
          <w:color w:val="61AFEF"/>
          <w:sz w:val="21"/>
          <w:szCs w:val="21"/>
        </w:rPr>
        <w:t>Dense</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5</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activation</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"softmax"</w:t>
      </w:r>
      <w:r w:rsidRPr="635A44DD">
        <w:rPr>
          <w:rFonts w:ascii="Consolas" w:hAnsi="Consolas" w:eastAsia="Consolas" w:cs="Consolas"/>
          <w:color w:val="ABB2BF"/>
          <w:sz w:val="21"/>
          <w:szCs w:val="21"/>
        </w:rPr>
        <w:t>),</w:t>
      </w:r>
    </w:p>
    <w:p w:rsidR="635A44DD" w:rsidP="635A44DD" w:rsidRDefault="635A44DD" w14:paraId="555C5A42" w14:textId="696A6E03">
      <w:pPr>
        <w:shd w:val="clear" w:color="auto" w:fill="282C34"/>
        <w:spacing w:after="0" w:line="285" w:lineRule="auto"/>
      </w:pPr>
      <w:r w:rsidRPr="635A44DD">
        <w:rPr>
          <w:rFonts w:ascii="Consolas" w:hAnsi="Consolas" w:eastAsia="Consolas" w:cs="Consolas"/>
          <w:color w:val="ABB2BF"/>
          <w:sz w:val="21"/>
          <w:szCs w:val="21"/>
        </w:rPr>
        <w:t xml:space="preserve">    ]</w:t>
      </w:r>
    </w:p>
    <w:p w:rsidR="635A44DD" w:rsidP="635A44DD" w:rsidRDefault="635A44DD" w14:paraId="5D26969F" w14:textId="70E8F159">
      <w:pPr>
        <w:shd w:val="clear" w:color="auto" w:fill="282C34"/>
        <w:spacing w:after="0" w:line="285" w:lineRule="auto"/>
      </w:pPr>
      <w:r w:rsidRPr="635A44DD">
        <w:rPr>
          <w:rFonts w:ascii="Consolas" w:hAnsi="Consolas" w:eastAsia="Consolas" w:cs="Consolas"/>
          <w:color w:val="ABB2BF"/>
          <w:sz w:val="21"/>
          <w:szCs w:val="21"/>
        </w:rPr>
        <w:t>)</w:t>
      </w:r>
    </w:p>
    <w:p w:rsidR="635A44DD" w:rsidP="635A44DD" w:rsidRDefault="635A44DD" w14:paraId="281D43BF" w14:textId="32996FD5">
      <w:pPr>
        <w:shd w:val="clear" w:color="auto" w:fill="282C34"/>
        <w:spacing w:after="0" w:line="285" w:lineRule="auto"/>
      </w:pPr>
    </w:p>
    <w:p w:rsidR="635A44DD" w:rsidP="635A44DD" w:rsidRDefault="635A44DD" w14:paraId="61376064" w14:textId="28A2CF93">
      <w:pPr>
        <w:shd w:val="clear" w:color="auto" w:fill="282C34"/>
        <w:spacing w:after="0" w:line="285" w:lineRule="auto"/>
      </w:pPr>
      <w:r w:rsidRPr="635A44DD">
        <w:rPr>
          <w:rFonts w:ascii="Consolas" w:hAnsi="Consolas" w:eastAsia="Consolas" w:cs="Consolas"/>
          <w:color w:val="E06C75"/>
          <w:sz w:val="21"/>
          <w:szCs w:val="21"/>
        </w:rPr>
        <w:t>model</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compile</w:t>
      </w:r>
      <w:r w:rsidRPr="635A44DD">
        <w:rPr>
          <w:rFonts w:ascii="Consolas" w:hAnsi="Consolas" w:eastAsia="Consolas" w:cs="Consolas"/>
          <w:color w:val="ABB2BF"/>
          <w:sz w:val="21"/>
          <w:szCs w:val="21"/>
        </w:rPr>
        <w:t>(</w:t>
      </w:r>
      <w:r w:rsidRPr="635A44DD">
        <w:rPr>
          <w:rFonts w:ascii="Consolas" w:hAnsi="Consolas" w:eastAsia="Consolas" w:cs="Consolas"/>
          <w:i/>
          <w:iCs/>
          <w:color w:val="E06C75"/>
          <w:sz w:val="21"/>
          <w:szCs w:val="21"/>
        </w:rPr>
        <w:t>optimizer</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"adam"</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loss</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"categorical_crossentropy"</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metrics</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"accuracy"</w:t>
      </w:r>
      <w:r w:rsidRPr="635A44DD">
        <w:rPr>
          <w:rFonts w:ascii="Consolas" w:hAnsi="Consolas" w:eastAsia="Consolas" w:cs="Consolas"/>
          <w:color w:val="ABB2BF"/>
          <w:sz w:val="21"/>
          <w:szCs w:val="21"/>
        </w:rPr>
        <w:t>])</w:t>
      </w:r>
    </w:p>
    <w:p w:rsidR="635A44DD" w:rsidP="635A44DD" w:rsidRDefault="635A44DD" w14:paraId="6A991F86" w14:textId="158203B0">
      <w:pPr>
        <w:shd w:val="clear" w:color="auto" w:fill="282C34"/>
        <w:spacing w:after="0" w:line="285" w:lineRule="auto"/>
      </w:pPr>
    </w:p>
    <w:p w:rsidR="635A44DD" w:rsidP="635A44DD" w:rsidRDefault="635A44DD" w14:paraId="283928F6" w14:textId="7BFF5959">
      <w:pPr>
        <w:pStyle w:val="Heading2"/>
        <w:rPr>
          <w:rFonts w:ascii="Times New Roman" w:hAnsi="Times New Roman" w:eastAsia="Times New Roman" w:cs="Times New Roman"/>
          <w:b/>
          <w:bCs/>
          <w:color w:val="auto"/>
          <w:sz w:val="24"/>
          <w:szCs w:val="24"/>
        </w:rPr>
      </w:pPr>
      <w:bookmarkStart w:name="_Toc213102766" w:id="156"/>
      <w:r w:rsidRPr="635A44DD">
        <w:rPr>
          <w:rFonts w:ascii="Times New Roman" w:hAnsi="Times New Roman" w:eastAsia="Times New Roman" w:cs="Times New Roman"/>
          <w:b/>
          <w:bCs/>
          <w:color w:val="auto"/>
          <w:sz w:val="24"/>
          <w:szCs w:val="24"/>
        </w:rPr>
        <w:t>11. 4. Neural Style Transfer (NST)</w:t>
      </w:r>
      <w:bookmarkEnd w:id="156"/>
    </w:p>
    <w:p w:rsidR="635A44DD" w:rsidP="635A44DD" w:rsidRDefault="635A44DD" w14:paraId="3F30E377" w14:textId="4334315A">
      <w:p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NST menunjukkan bagaimana deep learning dapat digunakan untuk </w:t>
      </w:r>
      <w:r w:rsidRPr="635A44DD">
        <w:rPr>
          <w:rFonts w:ascii="Times New Roman" w:hAnsi="Times New Roman" w:eastAsia="Times New Roman" w:cs="Times New Roman"/>
          <w:b/>
          <w:bCs/>
        </w:rPr>
        <w:t>kreativitas visual</w:t>
      </w:r>
      <w:r w:rsidRPr="635A44DD">
        <w:rPr>
          <w:rFonts w:ascii="Times New Roman" w:hAnsi="Times New Roman" w:eastAsia="Times New Roman" w:cs="Times New Roman"/>
        </w:rPr>
        <w:t xml:space="preserve">. Ide utamanya adalah menggabungkan </w:t>
      </w:r>
      <w:r w:rsidRPr="635A44DD">
        <w:rPr>
          <w:rFonts w:ascii="Times New Roman" w:hAnsi="Times New Roman" w:eastAsia="Times New Roman" w:cs="Times New Roman"/>
          <w:b/>
          <w:bCs/>
        </w:rPr>
        <w:t>konten gambar A</w:t>
      </w:r>
      <w:r w:rsidRPr="635A44DD">
        <w:rPr>
          <w:rFonts w:ascii="Times New Roman" w:hAnsi="Times New Roman" w:eastAsia="Times New Roman" w:cs="Times New Roman"/>
        </w:rPr>
        <w:t xml:space="preserve"> dengan </w:t>
      </w:r>
      <w:r w:rsidRPr="635A44DD">
        <w:rPr>
          <w:rFonts w:ascii="Times New Roman" w:hAnsi="Times New Roman" w:eastAsia="Times New Roman" w:cs="Times New Roman"/>
          <w:b/>
          <w:bCs/>
        </w:rPr>
        <w:t>gaya gambar B</w:t>
      </w:r>
      <w:r w:rsidRPr="635A44DD">
        <w:rPr>
          <w:rFonts w:ascii="Times New Roman" w:hAnsi="Times New Roman" w:eastAsia="Times New Roman" w:cs="Times New Roman"/>
        </w:rPr>
        <w:t xml:space="preserve"> menggunakan model CNN (seperti VGG19).</w:t>
      </w:r>
      <w:r>
        <w:br/>
      </w:r>
      <w:r w:rsidRPr="635A44DD">
        <w:rPr>
          <w:rFonts w:ascii="Times New Roman" w:hAnsi="Times New Roman" w:eastAsia="Times New Roman" w:cs="Times New Roman"/>
        </w:rPr>
        <w:t xml:space="preserve"> Proses ini dilakukan dengan menghitung dua komponen utama:</w:t>
      </w:r>
    </w:p>
    <w:p w:rsidR="635A44DD" w:rsidP="00210EC7" w:rsidRDefault="635A44DD" w14:paraId="6D16C3BB" w14:textId="03186CFA">
      <w:pPr>
        <w:pStyle w:val="ListParagraph"/>
        <w:numPr>
          <w:ilvl w:val="0"/>
          <w:numId w:val="23"/>
        </w:numPr>
        <w:spacing w:before="240" w:after="240"/>
        <w:rPr>
          <w:rFonts w:ascii="Times New Roman" w:hAnsi="Times New Roman" w:eastAsia="Times New Roman" w:cs="Times New Roman"/>
        </w:rPr>
      </w:pPr>
      <w:r w:rsidRPr="635A44DD">
        <w:rPr>
          <w:rFonts w:ascii="Times New Roman" w:hAnsi="Times New Roman" w:eastAsia="Times New Roman" w:cs="Times New Roman"/>
          <w:i/>
          <w:iCs/>
        </w:rPr>
        <w:t>Content loss</w:t>
      </w:r>
      <w:r w:rsidRPr="635A44DD">
        <w:rPr>
          <w:rFonts w:ascii="Times New Roman" w:hAnsi="Times New Roman" w:eastAsia="Times New Roman" w:cs="Times New Roman"/>
        </w:rPr>
        <w:t xml:space="preserve"> → mempertahankan struktur dari gambar konten.</w:t>
      </w:r>
    </w:p>
    <w:p w:rsidR="635A44DD" w:rsidP="00210EC7" w:rsidRDefault="635A44DD" w14:paraId="74912F82" w14:textId="34B96403">
      <w:pPr>
        <w:pStyle w:val="ListParagraph"/>
        <w:numPr>
          <w:ilvl w:val="0"/>
          <w:numId w:val="23"/>
        </w:numPr>
        <w:spacing w:before="240" w:after="240"/>
        <w:rPr>
          <w:rFonts w:ascii="Times New Roman" w:hAnsi="Times New Roman" w:eastAsia="Times New Roman" w:cs="Times New Roman"/>
        </w:rPr>
      </w:pPr>
      <w:r w:rsidRPr="635A44DD">
        <w:rPr>
          <w:rFonts w:ascii="Times New Roman" w:hAnsi="Times New Roman" w:eastAsia="Times New Roman" w:cs="Times New Roman"/>
          <w:i/>
          <w:iCs/>
        </w:rPr>
        <w:t>Style loss</w:t>
      </w:r>
      <w:r w:rsidRPr="635A44DD">
        <w:rPr>
          <w:rFonts w:ascii="Times New Roman" w:hAnsi="Times New Roman" w:eastAsia="Times New Roman" w:cs="Times New Roman"/>
        </w:rPr>
        <w:t xml:space="preserve"> → meniru pola tekstur dan warna dari gambar gaya.</w:t>
      </w:r>
    </w:p>
    <w:p w:rsidR="635A44DD" w:rsidP="635A44DD" w:rsidRDefault="635A44DD" w14:paraId="5F02DF45" w14:textId="7EB5F4AA">
      <w:pPr>
        <w:spacing w:before="240" w:after="240"/>
      </w:pPr>
      <w:r w:rsidRPr="635A44DD">
        <w:rPr>
          <w:rFonts w:ascii="Times New Roman" w:hAnsi="Times New Roman" w:eastAsia="Times New Roman" w:cs="Times New Roman"/>
          <w:b/>
          <w:bCs/>
        </w:rPr>
        <w:t>Contoh kode NST (TensorFlow):</w:t>
      </w:r>
    </w:p>
    <w:p w:rsidR="635A44DD" w:rsidP="635A44DD" w:rsidRDefault="635A44DD" w14:paraId="7788ADEF" w14:textId="03342955">
      <w:pPr>
        <w:shd w:val="clear" w:color="auto" w:fill="282C34"/>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tensorflow </w:t>
      </w:r>
      <w:r w:rsidRPr="635A44DD">
        <w:rPr>
          <w:rFonts w:ascii="Consolas" w:hAnsi="Consolas" w:eastAsia="Consolas" w:cs="Consolas"/>
          <w:color w:val="C678DD"/>
          <w:sz w:val="21"/>
          <w:szCs w:val="21"/>
        </w:rPr>
        <w:t>as</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tf</w:t>
      </w:r>
    </w:p>
    <w:p w:rsidR="635A44DD" w:rsidP="635A44DD" w:rsidRDefault="635A44DD" w14:paraId="6F7BCA9F" w14:textId="6C980D01">
      <w:pPr>
        <w:shd w:val="clear" w:color="auto" w:fill="282C34"/>
        <w:spacing w:after="0" w:line="285" w:lineRule="auto"/>
      </w:pPr>
    </w:p>
    <w:p w:rsidR="635A44DD" w:rsidP="635A44DD" w:rsidRDefault="635A44DD" w14:paraId="2A48F4DB" w14:textId="6CE02479">
      <w:pPr>
        <w:shd w:val="clear" w:color="auto" w:fill="282C34"/>
        <w:spacing w:after="0" w:line="285" w:lineRule="auto"/>
      </w:pPr>
      <w:r w:rsidRPr="635A44DD">
        <w:rPr>
          <w:rFonts w:ascii="Consolas" w:hAnsi="Consolas" w:eastAsia="Consolas" w:cs="Consolas"/>
          <w:color w:val="E06C75"/>
          <w:sz w:val="21"/>
          <w:szCs w:val="21"/>
        </w:rPr>
        <w:t>content_image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tf</w:t>
      </w:r>
      <w:r w:rsidRPr="635A44DD">
        <w:rPr>
          <w:rFonts w:ascii="Consolas" w:hAnsi="Consolas" w:eastAsia="Consolas" w:cs="Consolas"/>
          <w:color w:val="ABB2BF"/>
          <w:sz w:val="21"/>
          <w:szCs w:val="21"/>
        </w:rPr>
        <w:t>.keras.preprocessing.image.</w:t>
      </w:r>
      <w:r w:rsidRPr="635A44DD">
        <w:rPr>
          <w:rFonts w:ascii="Consolas" w:hAnsi="Consolas" w:eastAsia="Consolas" w:cs="Consolas"/>
          <w:color w:val="61AFEF"/>
          <w:sz w:val="21"/>
          <w:szCs w:val="21"/>
        </w:rPr>
        <w:t>load_img</w:t>
      </w:r>
      <w:r w:rsidRPr="635A44DD">
        <w:rPr>
          <w:rFonts w:ascii="Consolas" w:hAnsi="Consolas" w:eastAsia="Consolas" w:cs="Consolas"/>
          <w:color w:val="ABB2BF"/>
          <w:sz w:val="21"/>
          <w:szCs w:val="21"/>
        </w:rPr>
        <w:t>(</w:t>
      </w:r>
    </w:p>
    <w:p w:rsidR="635A44DD" w:rsidP="635A44DD" w:rsidRDefault="635A44DD" w14:paraId="16994271" w14:textId="1A2C2BE9">
      <w:pPr>
        <w:shd w:val="clear" w:color="auto" w:fill="282C34"/>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"content.jpg"</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target_size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224</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224</w:t>
      </w:r>
      <w:r w:rsidRPr="635A44DD">
        <w:rPr>
          <w:rFonts w:ascii="Consolas" w:hAnsi="Consolas" w:eastAsia="Consolas" w:cs="Consolas"/>
          <w:color w:val="ABB2BF"/>
          <w:sz w:val="21"/>
          <w:szCs w:val="21"/>
        </w:rPr>
        <w:t>)</w:t>
      </w:r>
    </w:p>
    <w:p w:rsidR="635A44DD" w:rsidP="635A44DD" w:rsidRDefault="635A44DD" w14:paraId="145027EB" w14:textId="1398C91D">
      <w:pPr>
        <w:shd w:val="clear" w:color="auto" w:fill="282C34"/>
        <w:spacing w:after="0" w:line="285" w:lineRule="auto"/>
      </w:pPr>
      <w:r w:rsidRPr="635A44DD">
        <w:rPr>
          <w:rFonts w:ascii="Consolas" w:hAnsi="Consolas" w:eastAsia="Consolas" w:cs="Consolas"/>
          <w:color w:val="ABB2BF"/>
          <w:sz w:val="21"/>
          <w:szCs w:val="21"/>
        </w:rPr>
        <w:t>)</w:t>
      </w:r>
    </w:p>
    <w:p w:rsidR="635A44DD" w:rsidP="635A44DD" w:rsidRDefault="635A44DD" w14:paraId="22DF1901" w14:textId="0F6189E9">
      <w:pPr>
        <w:shd w:val="clear" w:color="auto" w:fill="282C34"/>
        <w:spacing w:after="0" w:line="285" w:lineRule="auto"/>
      </w:pPr>
      <w:r w:rsidRPr="635A44DD">
        <w:rPr>
          <w:rFonts w:ascii="Consolas" w:hAnsi="Consolas" w:eastAsia="Consolas" w:cs="Consolas"/>
          <w:color w:val="E06C75"/>
          <w:sz w:val="21"/>
          <w:szCs w:val="21"/>
        </w:rPr>
        <w:t>style_image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tf</w:t>
      </w:r>
      <w:r w:rsidRPr="635A44DD">
        <w:rPr>
          <w:rFonts w:ascii="Consolas" w:hAnsi="Consolas" w:eastAsia="Consolas" w:cs="Consolas"/>
          <w:color w:val="ABB2BF"/>
          <w:sz w:val="21"/>
          <w:szCs w:val="21"/>
        </w:rPr>
        <w:t>.keras.preprocessing.image.</w:t>
      </w:r>
      <w:r w:rsidRPr="635A44DD">
        <w:rPr>
          <w:rFonts w:ascii="Consolas" w:hAnsi="Consolas" w:eastAsia="Consolas" w:cs="Consolas"/>
          <w:color w:val="61AFEF"/>
          <w:sz w:val="21"/>
          <w:szCs w:val="21"/>
        </w:rPr>
        <w:t>load_img</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"style.jpg"</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target_size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224</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224</w:t>
      </w:r>
      <w:r w:rsidRPr="635A44DD">
        <w:rPr>
          <w:rFonts w:ascii="Consolas" w:hAnsi="Consolas" w:eastAsia="Consolas" w:cs="Consolas"/>
          <w:color w:val="ABB2BF"/>
          <w:sz w:val="21"/>
          <w:szCs w:val="21"/>
        </w:rPr>
        <w:t>))</w:t>
      </w:r>
    </w:p>
    <w:p w:rsidR="635A44DD" w:rsidP="635A44DD" w:rsidRDefault="635A44DD" w14:paraId="0C7DD60B" w14:textId="3AE4D1ED">
      <w:pPr>
        <w:shd w:val="clear" w:color="auto" w:fill="282C34"/>
        <w:spacing w:after="0" w:line="285" w:lineRule="auto"/>
      </w:pPr>
      <w:r w:rsidRPr="635A44DD">
        <w:rPr>
          <w:rFonts w:ascii="Consolas" w:hAnsi="Consolas" w:eastAsia="Consolas" w:cs="Consolas"/>
          <w:color w:val="E06C75"/>
          <w:sz w:val="21"/>
          <w:szCs w:val="21"/>
        </w:rPr>
        <w:t>vgg</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tf</w:t>
      </w:r>
      <w:r w:rsidRPr="635A44DD">
        <w:rPr>
          <w:rFonts w:ascii="Consolas" w:hAnsi="Consolas" w:eastAsia="Consolas" w:cs="Consolas"/>
          <w:color w:val="ABB2BF"/>
          <w:sz w:val="21"/>
          <w:szCs w:val="21"/>
        </w:rPr>
        <w:t>.keras.applications.</w:t>
      </w:r>
      <w:r w:rsidRPr="635A44DD">
        <w:rPr>
          <w:rFonts w:ascii="Consolas" w:hAnsi="Consolas" w:eastAsia="Consolas" w:cs="Consolas"/>
          <w:color w:val="61AFEF"/>
          <w:sz w:val="21"/>
          <w:szCs w:val="21"/>
        </w:rPr>
        <w:t>VGG19</w:t>
      </w:r>
      <w:r w:rsidRPr="635A44DD">
        <w:rPr>
          <w:rFonts w:ascii="Consolas" w:hAnsi="Consolas" w:eastAsia="Consolas" w:cs="Consolas"/>
          <w:color w:val="ABB2BF"/>
          <w:sz w:val="21"/>
          <w:szCs w:val="21"/>
        </w:rPr>
        <w:t>(</w:t>
      </w:r>
      <w:r w:rsidRPr="635A44DD">
        <w:rPr>
          <w:rFonts w:ascii="Consolas" w:hAnsi="Consolas" w:eastAsia="Consolas" w:cs="Consolas"/>
          <w:i/>
          <w:iCs/>
          <w:color w:val="E06C75"/>
          <w:sz w:val="21"/>
          <w:szCs w:val="21"/>
        </w:rPr>
        <w:t>include_top</w:t>
      </w:r>
      <w:r w:rsidRPr="635A44DD">
        <w:rPr>
          <w:rFonts w:ascii="Consolas" w:hAnsi="Consolas" w:eastAsia="Consolas" w:cs="Consolas"/>
          <w:color w:val="56B6C2"/>
          <w:sz w:val="21"/>
          <w:szCs w:val="21"/>
        </w:rPr>
        <w:t>=</w:t>
      </w:r>
      <w:r w:rsidRPr="635A44DD">
        <w:rPr>
          <w:rFonts w:ascii="Consolas" w:hAnsi="Consolas" w:eastAsia="Consolas" w:cs="Consolas"/>
          <w:color w:val="E5C07B"/>
          <w:sz w:val="21"/>
          <w:szCs w:val="21"/>
        </w:rPr>
        <w:t>False</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weights</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"imagenet"</w:t>
      </w:r>
      <w:r w:rsidRPr="635A44DD">
        <w:rPr>
          <w:rFonts w:ascii="Consolas" w:hAnsi="Consolas" w:eastAsia="Consolas" w:cs="Consolas"/>
          <w:color w:val="ABB2BF"/>
          <w:sz w:val="21"/>
          <w:szCs w:val="21"/>
        </w:rPr>
        <w:t>)</w:t>
      </w:r>
    </w:p>
    <w:p w:rsidR="635A44DD" w:rsidP="635A44DD" w:rsidRDefault="635A44DD" w14:paraId="251659B7" w14:textId="428CD4BB">
      <w:pPr>
        <w:shd w:val="clear" w:color="auto" w:fill="282C34"/>
        <w:spacing w:after="0" w:line="285" w:lineRule="auto"/>
      </w:pPr>
    </w:p>
    <w:p w:rsidR="635A44DD" w:rsidP="635A44DD" w:rsidRDefault="635A44DD" w14:paraId="37272030" w14:textId="6ABE90C9">
      <w:pPr>
        <w:shd w:val="clear" w:color="auto" w:fill="282C34"/>
        <w:spacing w:after="0" w:line="285" w:lineRule="auto"/>
      </w:pPr>
      <w:r w:rsidRPr="635A44DD">
        <w:rPr>
          <w:rFonts w:ascii="Consolas" w:hAnsi="Consolas" w:eastAsia="Consolas" w:cs="Consolas"/>
          <w:color w:val="E06C75"/>
          <w:sz w:val="21"/>
          <w:szCs w:val="21"/>
        </w:rPr>
        <w:t>content_layers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"block4_conv2"</w:t>
      </w:r>
      <w:r w:rsidRPr="635A44DD">
        <w:rPr>
          <w:rFonts w:ascii="Consolas" w:hAnsi="Consolas" w:eastAsia="Consolas" w:cs="Consolas"/>
          <w:color w:val="ABB2BF"/>
          <w:sz w:val="21"/>
          <w:szCs w:val="21"/>
        </w:rPr>
        <w:t>]</w:t>
      </w:r>
    </w:p>
    <w:p w:rsidR="635A44DD" w:rsidP="635A44DD" w:rsidRDefault="635A44DD" w14:paraId="5173EDBB" w14:textId="2D6E3795">
      <w:pPr>
        <w:shd w:val="clear" w:color="auto" w:fill="282C34"/>
        <w:spacing w:after="0" w:line="285" w:lineRule="auto"/>
      </w:pPr>
      <w:r w:rsidRPr="635A44DD">
        <w:rPr>
          <w:rFonts w:ascii="Consolas" w:hAnsi="Consolas" w:eastAsia="Consolas" w:cs="Consolas"/>
          <w:color w:val="E06C75"/>
          <w:sz w:val="21"/>
          <w:szCs w:val="21"/>
        </w:rPr>
        <w:t>style_layers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"block1_conv1"</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"block2_conv1"</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"block3_conv1"</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"block4_conv1"</w:t>
      </w:r>
      <w:r w:rsidRPr="635A44DD">
        <w:rPr>
          <w:rFonts w:ascii="Consolas" w:hAnsi="Consolas" w:eastAsia="Consolas" w:cs="Consolas"/>
          <w:color w:val="ABB2BF"/>
          <w:sz w:val="21"/>
          <w:szCs w:val="21"/>
        </w:rPr>
        <w:t>]</w:t>
      </w:r>
    </w:p>
    <w:p w:rsidR="635A44DD" w:rsidP="635A44DD" w:rsidRDefault="635A44DD" w14:paraId="2B5C05BE" w14:textId="069E5902">
      <w:pPr>
        <w:shd w:val="clear" w:color="auto" w:fill="282C34"/>
        <w:spacing w:after="0" w:line="285" w:lineRule="auto"/>
      </w:pPr>
    </w:p>
    <w:p w:rsidR="635A44DD" w:rsidP="635A44DD" w:rsidRDefault="635A44DD" w14:paraId="75842E50" w14:textId="6795CC86">
      <w:pPr>
        <w:shd w:val="clear" w:color="auto" w:fill="282C34"/>
        <w:spacing w:after="0" w:line="285" w:lineRule="auto"/>
      </w:pPr>
      <w:r w:rsidRPr="635A44DD">
        <w:rPr>
          <w:rFonts w:ascii="Consolas" w:hAnsi="Consolas" w:eastAsia="Consolas" w:cs="Consolas"/>
          <w:color w:val="E06C75"/>
          <w:sz w:val="21"/>
          <w:szCs w:val="21"/>
        </w:rPr>
        <w:t>outputs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vgg</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get_layer</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l</w:t>
      </w:r>
      <w:r w:rsidRPr="635A44DD">
        <w:rPr>
          <w:rFonts w:ascii="Consolas" w:hAnsi="Consolas" w:eastAsia="Consolas" w:cs="Consolas"/>
          <w:color w:val="ABB2BF"/>
          <w:sz w:val="21"/>
          <w:szCs w:val="21"/>
        </w:rPr>
        <w:t xml:space="preserve">).output </w:t>
      </w:r>
      <w:r w:rsidRPr="635A44DD">
        <w:rPr>
          <w:rFonts w:ascii="Consolas" w:hAnsi="Consolas" w:eastAsia="Consolas" w:cs="Consolas"/>
          <w:color w:val="C678DD"/>
          <w:sz w:val="21"/>
          <w:szCs w:val="21"/>
        </w:rPr>
        <w:t>for</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l</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in</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style_layers</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content_layers</w:t>
      </w:r>
      <w:r w:rsidRPr="635A44DD">
        <w:rPr>
          <w:rFonts w:ascii="Consolas" w:hAnsi="Consolas" w:eastAsia="Consolas" w:cs="Consolas"/>
          <w:color w:val="ABB2BF"/>
          <w:sz w:val="21"/>
          <w:szCs w:val="21"/>
        </w:rPr>
        <w:t>)]</w:t>
      </w:r>
    </w:p>
    <w:p w:rsidR="635A44DD" w:rsidP="635A44DD" w:rsidRDefault="635A44DD" w14:paraId="7EAD0359" w14:textId="17D2A1E0">
      <w:pPr>
        <w:shd w:val="clear" w:color="auto" w:fill="282C34"/>
        <w:spacing w:after="0" w:line="285" w:lineRule="auto"/>
      </w:pPr>
      <w:r w:rsidRPr="635A44DD">
        <w:rPr>
          <w:rFonts w:ascii="Consolas" w:hAnsi="Consolas" w:eastAsia="Consolas" w:cs="Consolas"/>
          <w:color w:val="E06C75"/>
          <w:sz w:val="21"/>
          <w:szCs w:val="21"/>
        </w:rPr>
        <w:t>model</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tf</w:t>
      </w:r>
      <w:r w:rsidRPr="635A44DD">
        <w:rPr>
          <w:rFonts w:ascii="Consolas" w:hAnsi="Consolas" w:eastAsia="Consolas" w:cs="Consolas"/>
          <w:color w:val="ABB2BF"/>
          <w:sz w:val="21"/>
          <w:szCs w:val="21"/>
        </w:rPr>
        <w:t>.keras.</w:t>
      </w:r>
      <w:r w:rsidRPr="635A44DD">
        <w:rPr>
          <w:rFonts w:ascii="Consolas" w:hAnsi="Consolas" w:eastAsia="Consolas" w:cs="Consolas"/>
          <w:color w:val="61AFEF"/>
          <w:sz w:val="21"/>
          <w:szCs w:val="21"/>
        </w:rPr>
        <w:t>Model</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vgg</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input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outputs</w:t>
      </w:r>
      <w:r w:rsidRPr="635A44DD">
        <w:rPr>
          <w:rFonts w:ascii="Consolas" w:hAnsi="Consolas" w:eastAsia="Consolas" w:cs="Consolas"/>
          <w:color w:val="ABB2BF"/>
          <w:sz w:val="21"/>
          <w:szCs w:val="21"/>
        </w:rPr>
        <w:t>)</w:t>
      </w:r>
    </w:p>
    <w:p w:rsidR="635A44DD" w:rsidP="635A44DD" w:rsidRDefault="635A44DD" w14:paraId="4B964E8E" w14:textId="3C5135C6">
      <w:pPr>
        <w:shd w:val="clear" w:color="auto" w:fill="282C34"/>
        <w:spacing w:after="0" w:line="285" w:lineRule="auto"/>
      </w:pPr>
    </w:p>
    <w:p w:rsidR="635A44DD" w:rsidP="635A44DD" w:rsidRDefault="635A44DD" w14:paraId="0F631BE7" w14:textId="4C547B39">
      <w:pPr>
        <w:rPr>
          <w:rFonts w:ascii="Times New Roman" w:hAnsi="Times New Roman" w:eastAsia="Times New Roman" w:cs="Times New Roman"/>
        </w:rPr>
      </w:pPr>
      <w:r w:rsidRPr="635A44DD">
        <w:rPr>
          <w:rFonts w:ascii="Times New Roman" w:hAnsi="Times New Roman" w:eastAsia="Times New Roman" w:cs="Times New Roman"/>
        </w:rPr>
        <w:t>NST menghasilkan gambar baru yang artistik, misalnya menggabungkan foto nyata dengan gaya lukisan Starry Night dari Van Gogh.</w:t>
      </w:r>
    </w:p>
    <w:p w:rsidR="635A44DD" w:rsidP="635A44DD" w:rsidRDefault="635A44DD" w14:paraId="31D86F2A" w14:textId="0541BB36"/>
    <w:p w:rsidR="635A44DD" w:rsidP="635A44DD" w:rsidRDefault="635A44DD" w14:paraId="3259C7B8" w14:textId="5EFD18AD">
      <w:pPr>
        <w:pStyle w:val="Heading1"/>
        <w:rPr>
          <w:rFonts w:eastAsia="Times New Roman" w:cs="Times New Roman"/>
          <w:b w:val="0"/>
          <w:bCs/>
          <w:color w:val="auto"/>
          <w:szCs w:val="28"/>
        </w:rPr>
      </w:pPr>
    </w:p>
    <w:p w:rsidR="635A44DD" w:rsidRDefault="635A44DD" w14:paraId="01F45FDB" w14:textId="1DDE2E3A">
      <w:r>
        <w:br w:type="page"/>
      </w:r>
    </w:p>
    <w:p w:rsidRPr="0077629F" w:rsidR="635A44DD" w:rsidP="0077629F" w:rsidRDefault="635A44DD" w14:paraId="7F9C622B" w14:textId="3A6A8619">
      <w:pPr>
        <w:pStyle w:val="Heading1"/>
      </w:pPr>
      <w:bookmarkStart w:name="_Toc213102767" w:id="157"/>
      <w:r w:rsidRPr="0077629F">
        <w:t>BAB 12</w:t>
      </w:r>
      <w:bookmarkEnd w:id="157"/>
    </w:p>
    <w:p w:rsidR="635A44DD" w:rsidP="635A44DD" w:rsidRDefault="635A44DD" w14:paraId="5254DA7C" w14:textId="08BF4971">
      <w:pPr>
        <w:jc w:val="center"/>
        <w:rPr>
          <w:rFonts w:ascii="Times New Roman" w:hAnsi="Times New Roman" w:eastAsia="Times New Roman" w:cs="Times New Roman"/>
          <w:b/>
          <w:bCs/>
          <w:sz w:val="28"/>
          <w:szCs w:val="28"/>
        </w:rPr>
      </w:pPr>
      <w:r w:rsidRPr="635A44DD">
        <w:rPr>
          <w:rFonts w:ascii="Times New Roman" w:hAnsi="Times New Roman" w:eastAsia="Times New Roman" w:cs="Times New Roman"/>
          <w:b/>
          <w:bCs/>
          <w:sz w:val="28"/>
          <w:szCs w:val="28"/>
        </w:rPr>
        <w:t>Additional Problems in Image Processing</w:t>
      </w:r>
    </w:p>
    <w:p w:rsidR="635A44DD" w:rsidP="635A44DD" w:rsidRDefault="635A44DD" w14:paraId="11169C93" w14:textId="41EB51EE">
      <w:pPr>
        <w:spacing w:before="240" w:after="240"/>
        <w:rPr>
          <w:rFonts w:ascii="Times New Roman" w:hAnsi="Times New Roman" w:eastAsia="Times New Roman" w:cs="Times New Roman"/>
        </w:rPr>
      </w:pPr>
      <w:r w:rsidRPr="635A44DD">
        <w:rPr>
          <w:rFonts w:ascii="Times New Roman" w:hAnsi="Times New Roman" w:eastAsia="Times New Roman" w:cs="Times New Roman"/>
        </w:rPr>
        <w:t>Bab ini diawali dengan pembahasan seam carving, yaitu metode content-aware resizing yang memungkinkan perubahan ukuran gambar tanpa mendistorsi objek penting. Melalui pendekatan berbasis energi minimum, algoritma ini dapat memperkecil atau memperbesar gambar dengan tetap menjaga struktur utama seperti wajah atau bangunan tetap utuh. Penerapan lanjutannya bahkan dapat digunakan untuk menghapus objek dari gambar dengan memberikan bobot energi rendah pada area yang ingin dihilangkan. Selanjutnya dibahas seamless cloning atau Poisson image editing, yaitu teknik penyambungan gambar secara alami. Dengan pendekatan variational (berbasis Euler–Lagrange equation), metode ini menyamakan gradien dan intensitas pada batas objek agar hasil penggabungan tampak mulus. Implementasinya dapat dilakukan dengan fungsi cv2.seamlessClone() di OpenCV, yang menyelesaikan persamaan Poisson secara diskrit untuk menghasilkan hasil photomontage yang realistis. Topik berikutnya membahas Total Variation (TV) Denoising, sebuah metode berbasis variational optimization untuk menghilangkan noise tanpa merusak tepi objek. Dengan meminimalkan total variasi dari gradien citra, metode ini menjaga struktur penting sambil meratakan area datar. Bab ini menampilkan implementasi menggunakan fungsi denoise_tv_chambolle() dari scikit-image, di mana bobot parameter weight mengontrol tingkat perataan: semakin besar nilainya, tekstur menjadi semakin “kartun” dan rata. Bab ini juga memperkenalkan image quilting dan texture transfer, teknik yang dikembangkan oleh Efros &amp; Freeman (SIGGRAPH 2001) untuk menyintesis pola tekstur baru dari sampel kecil. Dengan menempelkan blok-blok tekstur secara tumpang tindih dan menyesuaikan tepinya menggunakan dynamic programming, algoritma ini menghasilkan tekstur berulang tanpa batas yang halus. Texture transfer memperluas konsep ini dengan mentransfer pola tekstur dari satu gambar ke gambar lain tanpa mengubah bentuk aslinya.</w:t>
      </w:r>
    </w:p>
    <w:p w:rsidR="635A44DD" w:rsidP="635A44DD" w:rsidRDefault="635A44DD" w14:paraId="6E76739D" w14:textId="38D3D572">
      <w:pPr>
        <w:pStyle w:val="Heading2"/>
        <w:rPr>
          <w:rFonts w:ascii="Times New Roman" w:hAnsi="Times New Roman" w:eastAsia="Times New Roman" w:cs="Times New Roman"/>
          <w:b/>
          <w:bCs/>
          <w:color w:val="auto"/>
          <w:sz w:val="24"/>
          <w:szCs w:val="24"/>
        </w:rPr>
      </w:pPr>
      <w:bookmarkStart w:name="_Toc213102768" w:id="158"/>
      <w:r w:rsidRPr="635A44DD">
        <w:rPr>
          <w:rFonts w:ascii="Times New Roman" w:hAnsi="Times New Roman" w:eastAsia="Times New Roman" w:cs="Times New Roman"/>
          <w:b/>
          <w:bCs/>
          <w:color w:val="auto"/>
          <w:sz w:val="24"/>
          <w:szCs w:val="24"/>
        </w:rPr>
        <w:t>12. 1. Seam Carving</w:t>
      </w:r>
      <w:bookmarkEnd w:id="158"/>
      <w:r w:rsidRPr="635A44DD">
        <w:rPr>
          <w:rFonts w:ascii="Times New Roman" w:hAnsi="Times New Roman" w:eastAsia="Times New Roman" w:cs="Times New Roman"/>
          <w:b/>
          <w:bCs/>
          <w:color w:val="auto"/>
          <w:sz w:val="24"/>
          <w:szCs w:val="24"/>
        </w:rPr>
        <w:t xml:space="preserve"> </w:t>
      </w:r>
    </w:p>
    <w:p w:rsidR="635A44DD" w:rsidP="635A44DD" w:rsidRDefault="635A44DD" w14:paraId="17AB1CDF" w14:textId="41BAB389">
      <w:pPr>
        <w:rPr>
          <w:rFonts w:ascii="Times New Roman" w:hAnsi="Times New Roman" w:eastAsia="Times New Roman" w:cs="Times New Roman"/>
        </w:rPr>
      </w:pPr>
      <w:r w:rsidRPr="635A44DD">
        <w:rPr>
          <w:rFonts w:ascii="Times New Roman" w:hAnsi="Times New Roman" w:eastAsia="Times New Roman" w:cs="Times New Roman"/>
        </w:rPr>
        <w:t>Seam Carving adalah algoritma content-aware image resizing yang memungkinkan kita mengubah ukuran gambar tanpa mendistorsi objek penting di dalamnya. Metode ini diperkenalkan oleh Shai Avidan dan Ariel Shamir (2007) sebagai pendekatan yang “cermat terhadap konten” (content-aware), artinya algoritma hanya menghapus bagian yang dianggap kurang penting secara visual misalnya area latar belakang dan mempertahankan area dengan informasi penting seperti wajah, hewan, atau teks.</w:t>
      </w:r>
    </w:p>
    <w:p w:rsidR="635A44DD" w:rsidP="635A44DD" w:rsidRDefault="635A44DD" w14:paraId="3EEE8551" w14:textId="798460DF">
      <w:r w:rsidRPr="635A44DD">
        <w:rPr>
          <w:rFonts w:ascii="Times New Roman" w:hAnsi="Times New Roman" w:eastAsia="Times New Roman" w:cs="Times New Roman"/>
        </w:rPr>
        <w:t>Inti dari metode ini adalah menemukan jalur (seam) yang memiliki energi terendah di antara semua kemungkinan jalur vertikal atau horizontal yang membentang dari satu sisi gambar ke sisi lainnya. Energi ini diukur berdasarkan gradien intensitas: area dengan perubahan warna atau tepi yang tajam memiliki energi tinggi, sementara area yang datar memiliki energi rendah. Dengan menghapus seam berenergi rendah secara berulang, kita dapat memperkecil ukuran gambar tanpa memengaruhi struktur utamanya.</w:t>
      </w:r>
    </w:p>
    <w:p w:rsidR="635A44DD" w:rsidP="635A44DD" w:rsidRDefault="635A44DD" w14:paraId="54152B80" w14:textId="4ADDE8EA">
      <w:pPr>
        <w:pStyle w:val="Heading3"/>
      </w:pPr>
      <w:bookmarkStart w:name="_Toc213102769" w:id="159"/>
      <w:r>
        <w:t>12.1.1. Context-Aware Image Resizing</w:t>
      </w:r>
      <w:bookmarkEnd w:id="159"/>
    </w:p>
    <w:p w:rsidR="635A44DD" w:rsidP="635A44DD" w:rsidRDefault="635A44DD" w14:paraId="7A111576" w14:textId="49604AAD">
      <w:p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Dalam resizing tradisional (seperti </w:t>
      </w:r>
      <w:r w:rsidRPr="635A44DD">
        <w:rPr>
          <w:rFonts w:ascii="Times New Roman" w:hAnsi="Times New Roman" w:eastAsia="Times New Roman" w:cs="Times New Roman"/>
          <w:i/>
          <w:iCs/>
        </w:rPr>
        <w:t>scaling</w:t>
      </w:r>
      <w:r w:rsidRPr="635A44DD">
        <w:rPr>
          <w:rFonts w:ascii="Times New Roman" w:hAnsi="Times New Roman" w:eastAsia="Times New Roman" w:cs="Times New Roman"/>
        </w:rPr>
        <w:t xml:space="preserve"> di OpenCV atau PIL), semua piksel diperkecil atau diperbesar secara proporsional. Akibatnya, objek penting bisa tampak terdistorsi. Seam carving menghindari hal ini dengan </w:t>
      </w:r>
      <w:r w:rsidRPr="635A44DD">
        <w:rPr>
          <w:rFonts w:ascii="Times New Roman" w:hAnsi="Times New Roman" w:eastAsia="Times New Roman" w:cs="Times New Roman"/>
          <w:b/>
          <w:bCs/>
        </w:rPr>
        <w:t>menyesuaikan ukuran berdasarkan isi gambar</w:t>
      </w:r>
      <w:r w:rsidRPr="635A44DD">
        <w:rPr>
          <w:rFonts w:ascii="Times New Roman" w:hAnsi="Times New Roman" w:eastAsia="Times New Roman" w:cs="Times New Roman"/>
        </w:rPr>
        <w:t>.</w:t>
      </w:r>
      <w:r>
        <w:br/>
      </w:r>
      <w:r w:rsidRPr="635A44DD">
        <w:rPr>
          <w:rFonts w:ascii="Times New Roman" w:hAnsi="Times New Roman" w:eastAsia="Times New Roman" w:cs="Times New Roman"/>
        </w:rPr>
        <w:t xml:space="preserve"> Langkah-langkah dasarnya adalah sebagai berikut:</w:t>
      </w:r>
    </w:p>
    <w:p w:rsidR="635A44DD" w:rsidP="00210EC7" w:rsidRDefault="635A44DD" w14:paraId="3F8F62A2" w14:textId="63506FEF">
      <w:pPr>
        <w:pStyle w:val="ListParagraph"/>
        <w:numPr>
          <w:ilvl w:val="0"/>
          <w:numId w:val="22"/>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Hitung peta energi (energy map)</w:t>
      </w:r>
      <w:r w:rsidRPr="635A44DD">
        <w:rPr>
          <w:rFonts w:ascii="Times New Roman" w:hAnsi="Times New Roman" w:eastAsia="Times New Roman" w:cs="Times New Roman"/>
        </w:rPr>
        <w:t xml:space="preserve"> dari gambar menggunakan operator gradien (misalnya Sobel).</w:t>
      </w:r>
    </w:p>
    <w:p w:rsidR="635A44DD" w:rsidP="00210EC7" w:rsidRDefault="635A44DD" w14:paraId="76DF2CE8" w14:textId="3CF334B8">
      <w:pPr>
        <w:pStyle w:val="ListParagraph"/>
        <w:numPr>
          <w:ilvl w:val="0"/>
          <w:numId w:val="22"/>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Gunakan Dynamic Programming</w:t>
      </w:r>
      <w:r w:rsidRPr="635A44DD">
        <w:rPr>
          <w:rFonts w:ascii="Times New Roman" w:hAnsi="Times New Roman" w:eastAsia="Times New Roman" w:cs="Times New Roman"/>
        </w:rPr>
        <w:t xml:space="preserve"> untuk mencari lintasan dengan energi total minimum dari atas ke bawah (untuk seam vertikal) atau kiri ke kanan (untuk seam horizontal).</w:t>
      </w:r>
    </w:p>
    <w:p w:rsidR="635A44DD" w:rsidP="00210EC7" w:rsidRDefault="635A44DD" w14:paraId="3CE99546" w14:textId="1A9C5865">
      <w:pPr>
        <w:pStyle w:val="ListParagraph"/>
        <w:numPr>
          <w:ilvl w:val="0"/>
          <w:numId w:val="22"/>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Hapus seam berenergi rendah</w:t>
      </w:r>
      <w:r w:rsidRPr="635A44DD">
        <w:rPr>
          <w:rFonts w:ascii="Times New Roman" w:hAnsi="Times New Roman" w:eastAsia="Times New Roman" w:cs="Times New Roman"/>
        </w:rPr>
        <w:t>, lalu ulangi hingga dimensi yang diinginkan tercapai.</w:t>
      </w:r>
    </w:p>
    <w:p w:rsidR="635A44DD" w:rsidP="00210EC7" w:rsidRDefault="635A44DD" w14:paraId="133331A8" w14:textId="2CBE2088">
      <w:pPr>
        <w:pStyle w:val="ListParagraph"/>
        <w:numPr>
          <w:ilvl w:val="0"/>
          <w:numId w:val="22"/>
        </w:num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(Opsional) </w:t>
      </w:r>
      <w:r w:rsidRPr="635A44DD">
        <w:rPr>
          <w:rFonts w:ascii="Times New Roman" w:hAnsi="Times New Roman" w:eastAsia="Times New Roman" w:cs="Times New Roman"/>
          <w:b/>
          <w:bCs/>
        </w:rPr>
        <w:t>Tambahkan seam baru</w:t>
      </w:r>
      <w:r w:rsidRPr="635A44DD">
        <w:rPr>
          <w:rFonts w:ascii="Times New Roman" w:hAnsi="Times New Roman" w:eastAsia="Times New Roman" w:cs="Times New Roman"/>
        </w:rPr>
        <w:t xml:space="preserve"> (interpolasi) untuk memperbesar gambar tanpa distorsi.</w:t>
      </w:r>
    </w:p>
    <w:p w:rsidR="635A44DD" w:rsidP="635A44DD" w:rsidRDefault="635A44DD" w14:paraId="770C45BC" w14:textId="69F19FF9">
      <w:pPr>
        <w:spacing w:before="240" w:after="240"/>
      </w:pPr>
      <w:r w:rsidRPr="635A44DD">
        <w:rPr>
          <w:rFonts w:ascii="Times New Roman" w:hAnsi="Times New Roman" w:eastAsia="Times New Roman" w:cs="Times New Roman"/>
        </w:rPr>
        <w:t>Dengan pendekatan ini, bagian gambar yang memiliki detail penting akan dilindungi secara otomatis karena memiliki energi tinggi.</w:t>
      </w:r>
    </w:p>
    <w:p w:rsidR="635A44DD" w:rsidP="635A44DD" w:rsidRDefault="635A44DD" w14:paraId="7A418433" w14:textId="6759B4F9">
      <w:pPr>
        <w:spacing w:before="240" w:after="240"/>
        <w:rPr>
          <w:rFonts w:ascii="Times New Roman" w:hAnsi="Times New Roman" w:eastAsia="Times New Roman" w:cs="Times New Roman"/>
          <w:b/>
          <w:bCs/>
        </w:rPr>
      </w:pPr>
      <w:r w:rsidRPr="635A44DD">
        <w:rPr>
          <w:rFonts w:ascii="Times New Roman" w:hAnsi="Times New Roman" w:eastAsia="Times New Roman" w:cs="Times New Roman"/>
          <w:b/>
          <w:bCs/>
        </w:rPr>
        <w:t>Contoh Kode Resizing Kontekstual:</w:t>
      </w:r>
    </w:p>
    <w:p w:rsidR="635A44DD" w:rsidP="635A44DD" w:rsidRDefault="635A44DD" w14:paraId="11A5FD87" w14:textId="03CE59BB">
      <w:pPr>
        <w:shd w:val="clear" w:color="auto" w:fill="282C34"/>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skimage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io, color, </w:t>
      </w:r>
      <w:r w:rsidRPr="635A44DD">
        <w:rPr>
          <w:rFonts w:ascii="Consolas" w:hAnsi="Consolas" w:eastAsia="Consolas" w:cs="Consolas"/>
          <w:color w:val="E5C07B"/>
          <w:sz w:val="21"/>
          <w:szCs w:val="21"/>
        </w:rPr>
        <w:t>transform</w:t>
      </w:r>
      <w:r w:rsidRPr="635A44DD">
        <w:rPr>
          <w:rFonts w:ascii="Consolas" w:hAnsi="Consolas" w:eastAsia="Consolas" w:cs="Consolas"/>
          <w:color w:val="ABB2BF"/>
          <w:sz w:val="21"/>
          <w:szCs w:val="21"/>
        </w:rPr>
        <w:t>, filters</w:t>
      </w:r>
    </w:p>
    <w:p w:rsidR="635A44DD" w:rsidP="635A44DD" w:rsidRDefault="635A44DD" w14:paraId="616E7D31" w14:textId="4D6A8905">
      <w:pPr>
        <w:shd w:val="clear" w:color="auto" w:fill="282C34"/>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matplotlib</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pyplot</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as</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plt</w:t>
      </w:r>
    </w:p>
    <w:p w:rsidR="635A44DD" w:rsidP="635A44DD" w:rsidRDefault="635A44DD" w14:paraId="1A608FBA" w14:textId="3E4B9CD3">
      <w:pPr>
        <w:shd w:val="clear" w:color="auto" w:fill="282C34"/>
        <w:spacing w:after="0" w:line="285" w:lineRule="auto"/>
      </w:pPr>
    </w:p>
    <w:p w:rsidR="635A44DD" w:rsidP="635A44DD" w:rsidRDefault="635A44DD" w14:paraId="2694147C" w14:textId="66551236">
      <w:pPr>
        <w:shd w:val="clear" w:color="auto" w:fill="282C34"/>
        <w:spacing w:after="0" w:line="285" w:lineRule="auto"/>
      </w:pPr>
      <w:r w:rsidRPr="635A44DD">
        <w:rPr>
          <w:rFonts w:ascii="Consolas" w:hAnsi="Consolas" w:eastAsia="Consolas" w:cs="Consolas"/>
          <w:i/>
          <w:iCs/>
          <w:color w:val="7F848E"/>
          <w:sz w:val="21"/>
          <w:szCs w:val="21"/>
        </w:rPr>
        <w:t># Baca dan ubah ke grayscale</w:t>
      </w:r>
    </w:p>
    <w:p w:rsidR="635A44DD" w:rsidP="635A44DD" w:rsidRDefault="635A44DD" w14:paraId="31AEA72F" w14:textId="324AD240">
      <w:pPr>
        <w:shd w:val="clear" w:color="auto" w:fill="282C34"/>
        <w:spacing w:after="0" w:line="285" w:lineRule="auto"/>
      </w:pP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io.</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"mountain.jpg"</w:t>
      </w:r>
      <w:r w:rsidRPr="635A44DD">
        <w:rPr>
          <w:rFonts w:ascii="Consolas" w:hAnsi="Consolas" w:eastAsia="Consolas" w:cs="Consolas"/>
          <w:color w:val="ABB2BF"/>
          <w:sz w:val="21"/>
          <w:szCs w:val="21"/>
        </w:rPr>
        <w:t>)</w:t>
      </w:r>
    </w:p>
    <w:p w:rsidR="635A44DD" w:rsidP="635A44DD" w:rsidRDefault="635A44DD" w14:paraId="197E7ADC" w14:textId="25D312DD">
      <w:pPr>
        <w:shd w:val="clear" w:color="auto" w:fill="282C34"/>
        <w:spacing w:after="0" w:line="285" w:lineRule="auto"/>
      </w:pPr>
      <w:r w:rsidRPr="635A44DD">
        <w:rPr>
          <w:rFonts w:ascii="Consolas" w:hAnsi="Consolas" w:eastAsia="Consolas" w:cs="Consolas"/>
          <w:color w:val="E06C75"/>
          <w:sz w:val="21"/>
          <w:szCs w:val="21"/>
        </w:rPr>
        <w:t>gray</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color.</w:t>
      </w:r>
      <w:r w:rsidRPr="635A44DD">
        <w:rPr>
          <w:rFonts w:ascii="Consolas" w:hAnsi="Consolas" w:eastAsia="Consolas" w:cs="Consolas"/>
          <w:color w:val="61AFEF"/>
          <w:sz w:val="21"/>
          <w:szCs w:val="21"/>
        </w:rPr>
        <w:t>rgb2gray</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w:t>
      </w:r>
    </w:p>
    <w:p w:rsidR="635A44DD" w:rsidP="635A44DD" w:rsidRDefault="635A44DD" w14:paraId="47F45A01" w14:textId="48CD7156">
      <w:pPr>
        <w:shd w:val="clear" w:color="auto" w:fill="282C34"/>
        <w:spacing w:after="0" w:line="285" w:lineRule="auto"/>
      </w:pPr>
    </w:p>
    <w:p w:rsidR="635A44DD" w:rsidP="635A44DD" w:rsidRDefault="635A44DD" w14:paraId="73F415A9" w14:textId="122E69E4">
      <w:pPr>
        <w:shd w:val="clear" w:color="auto" w:fill="282C34"/>
        <w:spacing w:after="0" w:line="285" w:lineRule="auto"/>
      </w:pPr>
      <w:r w:rsidRPr="635A44DD">
        <w:rPr>
          <w:rFonts w:ascii="Consolas" w:hAnsi="Consolas" w:eastAsia="Consolas" w:cs="Consolas"/>
          <w:i/>
          <w:iCs/>
          <w:color w:val="7F848E"/>
          <w:sz w:val="21"/>
          <w:szCs w:val="21"/>
        </w:rPr>
        <w:t># Hitung peta energi (menggunakan gradien Sobel)</w:t>
      </w:r>
    </w:p>
    <w:p w:rsidR="635A44DD" w:rsidP="635A44DD" w:rsidRDefault="635A44DD" w14:paraId="72987EF5" w14:textId="28444A4F">
      <w:pPr>
        <w:shd w:val="clear" w:color="auto" w:fill="282C34"/>
        <w:spacing w:after="0" w:line="285" w:lineRule="auto"/>
      </w:pPr>
      <w:r w:rsidRPr="635A44DD">
        <w:rPr>
          <w:rFonts w:ascii="Consolas" w:hAnsi="Consolas" w:eastAsia="Consolas" w:cs="Consolas"/>
          <w:color w:val="E06C75"/>
          <w:sz w:val="21"/>
          <w:szCs w:val="21"/>
        </w:rPr>
        <w:t>energy_map</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filters.</w:t>
      </w:r>
      <w:r w:rsidRPr="635A44DD">
        <w:rPr>
          <w:rFonts w:ascii="Consolas" w:hAnsi="Consolas" w:eastAsia="Consolas" w:cs="Consolas"/>
          <w:color w:val="61AFEF"/>
          <w:sz w:val="21"/>
          <w:szCs w:val="21"/>
        </w:rPr>
        <w:t>sobel</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gray</w:t>
      </w:r>
      <w:r w:rsidRPr="635A44DD">
        <w:rPr>
          <w:rFonts w:ascii="Consolas" w:hAnsi="Consolas" w:eastAsia="Consolas" w:cs="Consolas"/>
          <w:color w:val="ABB2BF"/>
          <w:sz w:val="21"/>
          <w:szCs w:val="21"/>
        </w:rPr>
        <w:t>)</w:t>
      </w:r>
    </w:p>
    <w:p w:rsidR="635A44DD" w:rsidP="635A44DD" w:rsidRDefault="635A44DD" w14:paraId="4490B291" w14:textId="671F8D17">
      <w:pPr>
        <w:shd w:val="clear" w:color="auto" w:fill="282C34"/>
        <w:spacing w:after="0" w:line="285" w:lineRule="auto"/>
      </w:pPr>
    </w:p>
    <w:p w:rsidR="635A44DD" w:rsidP="635A44DD" w:rsidRDefault="635A44DD" w14:paraId="677B1079" w14:textId="69A94C91">
      <w:pPr>
        <w:shd w:val="clear" w:color="auto" w:fill="282C34"/>
        <w:spacing w:after="0" w:line="285" w:lineRule="auto"/>
      </w:pPr>
      <w:r w:rsidRPr="635A44DD">
        <w:rPr>
          <w:rFonts w:ascii="Consolas" w:hAnsi="Consolas" w:eastAsia="Consolas" w:cs="Consolas"/>
          <w:i/>
          <w:iCs/>
          <w:color w:val="7F848E"/>
          <w:sz w:val="21"/>
          <w:szCs w:val="21"/>
        </w:rPr>
        <w:t># Visualisasi energy map</w:t>
      </w:r>
    </w:p>
    <w:p w:rsidR="635A44DD" w:rsidP="635A44DD" w:rsidRDefault="635A44DD" w14:paraId="7E69FC51" w14:textId="3A927B48">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figure</w:t>
      </w:r>
      <w:r w:rsidRPr="635A44DD">
        <w:rPr>
          <w:rFonts w:ascii="Consolas" w:hAnsi="Consolas" w:eastAsia="Consolas" w:cs="Consolas"/>
          <w:color w:val="ABB2BF"/>
          <w:sz w:val="21"/>
          <w:szCs w:val="21"/>
        </w:rPr>
        <w:t>(</w:t>
      </w:r>
      <w:r w:rsidRPr="635A44DD">
        <w:rPr>
          <w:rFonts w:ascii="Consolas" w:hAnsi="Consolas" w:eastAsia="Consolas" w:cs="Consolas"/>
          <w:i/>
          <w:iC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8</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4</w:t>
      </w:r>
      <w:r w:rsidRPr="635A44DD">
        <w:rPr>
          <w:rFonts w:ascii="Consolas" w:hAnsi="Consolas" w:eastAsia="Consolas" w:cs="Consolas"/>
          <w:color w:val="ABB2BF"/>
          <w:sz w:val="21"/>
          <w:szCs w:val="21"/>
        </w:rPr>
        <w:t>))</w:t>
      </w:r>
    </w:p>
    <w:p w:rsidR="635A44DD" w:rsidP="635A44DD" w:rsidRDefault="635A44DD" w14:paraId="0FEEEAD0" w14:textId="3F3699B2">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p>
    <w:p w:rsidR="635A44DD" w:rsidP="635A44DD" w:rsidRDefault="635A44DD" w14:paraId="00A2C4AA" w14:textId="4C4A96C7">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w:t>
      </w:r>
    </w:p>
    <w:p w:rsidR="635A44DD" w:rsidP="635A44DD" w:rsidRDefault="635A44DD" w14:paraId="2C65C8F2" w14:textId="5D322768">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"Original"</w:t>
      </w:r>
      <w:r w:rsidRPr="635A44DD">
        <w:rPr>
          <w:rFonts w:ascii="Consolas" w:hAnsi="Consolas" w:eastAsia="Consolas" w:cs="Consolas"/>
          <w:color w:val="ABB2BF"/>
          <w:sz w:val="21"/>
          <w:szCs w:val="21"/>
        </w:rPr>
        <w:t>)</w:t>
      </w:r>
    </w:p>
    <w:p w:rsidR="635A44DD" w:rsidP="635A44DD" w:rsidRDefault="635A44DD" w14:paraId="57793E6D" w14:textId="33165503">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21FAD006" w14:textId="62189D15">
      <w:pPr>
        <w:shd w:val="clear" w:color="auto" w:fill="282C34"/>
        <w:spacing w:after="0" w:line="285" w:lineRule="auto"/>
      </w:pPr>
    </w:p>
    <w:p w:rsidR="635A44DD" w:rsidP="635A44DD" w:rsidRDefault="635A44DD" w14:paraId="32155DD8" w14:textId="392A379A">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p>
    <w:p w:rsidR="635A44DD" w:rsidP="635A44DD" w:rsidRDefault="635A44DD" w14:paraId="4A373919" w14:textId="51AD7E03">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energy_map</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"gray"</w:t>
      </w:r>
      <w:r w:rsidRPr="635A44DD">
        <w:rPr>
          <w:rFonts w:ascii="Consolas" w:hAnsi="Consolas" w:eastAsia="Consolas" w:cs="Consolas"/>
          <w:color w:val="ABB2BF"/>
          <w:sz w:val="21"/>
          <w:szCs w:val="21"/>
        </w:rPr>
        <w:t>)</w:t>
      </w:r>
    </w:p>
    <w:p w:rsidR="635A44DD" w:rsidP="635A44DD" w:rsidRDefault="635A44DD" w14:paraId="05229096" w14:textId="33BF559C">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"Energy Map"</w:t>
      </w:r>
      <w:r w:rsidRPr="635A44DD">
        <w:rPr>
          <w:rFonts w:ascii="Consolas" w:hAnsi="Consolas" w:eastAsia="Consolas" w:cs="Consolas"/>
          <w:color w:val="ABB2BF"/>
          <w:sz w:val="21"/>
          <w:szCs w:val="21"/>
        </w:rPr>
        <w:t>)</w:t>
      </w:r>
    </w:p>
    <w:p w:rsidR="635A44DD" w:rsidP="635A44DD" w:rsidRDefault="635A44DD" w14:paraId="140FBD80" w14:textId="046579F8">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3F50EE5A" w14:textId="7352599A">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p w:rsidR="635A44DD" w:rsidP="635A44DD" w:rsidRDefault="635A44DD" w14:paraId="08A03AC7" w14:textId="7F387709">
      <w:pPr>
        <w:shd w:val="clear" w:color="auto" w:fill="282C34"/>
        <w:spacing w:after="0" w:line="285" w:lineRule="auto"/>
      </w:pPr>
    </w:p>
    <w:p w:rsidR="635A44DD" w:rsidP="635A44DD" w:rsidRDefault="635A44DD" w14:paraId="6336F0AC" w14:textId="6D33C678">
      <w:pPr>
        <w:shd w:val="clear" w:color="auto" w:fill="282C34"/>
        <w:spacing w:after="0" w:line="285" w:lineRule="auto"/>
      </w:pPr>
      <w:r w:rsidRPr="635A44DD">
        <w:rPr>
          <w:rFonts w:ascii="Consolas" w:hAnsi="Consolas" w:eastAsia="Consolas" w:cs="Consolas"/>
          <w:i/>
          <w:iCs/>
          <w:color w:val="7F848E"/>
          <w:sz w:val="21"/>
          <w:szCs w:val="21"/>
        </w:rPr>
        <w:t># Lakukan seam carving (menghapus 100 seam vertikal)</w:t>
      </w:r>
    </w:p>
    <w:p w:rsidR="635A44DD" w:rsidP="635A44DD" w:rsidRDefault="635A44DD" w14:paraId="33B4ECC9" w14:textId="445DCCE7">
      <w:pPr>
        <w:shd w:val="clear" w:color="auto" w:fill="282C34"/>
        <w:spacing w:after="0" w:line="285" w:lineRule="auto"/>
      </w:pPr>
      <w:r w:rsidRPr="635A44DD">
        <w:rPr>
          <w:rFonts w:ascii="Consolas" w:hAnsi="Consolas" w:eastAsia="Consolas" w:cs="Consolas"/>
          <w:color w:val="E06C75"/>
          <w:sz w:val="21"/>
          <w:szCs w:val="21"/>
        </w:rPr>
        <w:t>resized</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transform</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seam_carve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"vertical"</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100</w:t>
      </w:r>
      <w:r w:rsidRPr="635A44DD">
        <w:rPr>
          <w:rFonts w:ascii="Consolas" w:hAnsi="Consolas" w:eastAsia="Consolas" w:cs="Consolas"/>
          <w:color w:val="ABB2BF"/>
          <w:sz w:val="21"/>
          <w:szCs w:val="21"/>
        </w:rPr>
        <w:t>)</w:t>
      </w:r>
    </w:p>
    <w:p w:rsidR="635A44DD" w:rsidP="635A44DD" w:rsidRDefault="635A44DD" w14:paraId="137A0888" w14:textId="174FAB16">
      <w:pPr>
        <w:shd w:val="clear" w:color="auto" w:fill="282C34"/>
        <w:spacing w:after="0" w:line="285" w:lineRule="auto"/>
      </w:pPr>
      <w:r w:rsidRPr="635A44DD">
        <w:rPr>
          <w:rFonts w:ascii="Consolas" w:hAnsi="Consolas" w:eastAsia="Consolas" w:cs="Consolas"/>
          <w:color w:val="ABB2BF"/>
          <w:sz w:val="21"/>
          <w:szCs w:val="21"/>
        </w:rPr>
        <w:t>io.</w:t>
      </w:r>
      <w:r w:rsidRPr="635A44DD">
        <w:rPr>
          <w:rFonts w:ascii="Consolas" w:hAnsi="Consolas" w:eastAsia="Consolas" w:cs="Consolas"/>
          <w:color w:val="61AFEF"/>
          <w:sz w:val="21"/>
          <w:szCs w:val="21"/>
        </w:rPr>
        <w:t>imsave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"resized_image.jpg"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resized</w:t>
      </w:r>
      <w:r w:rsidRPr="635A44DD">
        <w:rPr>
          <w:rFonts w:ascii="Consolas" w:hAnsi="Consolas" w:eastAsia="Consolas" w:cs="Consolas"/>
          <w:color w:val="ABB2BF"/>
          <w:sz w:val="21"/>
          <w:szCs w:val="21"/>
        </w:rPr>
        <w:t>)</w:t>
      </w:r>
    </w:p>
    <w:p w:rsidR="635A44DD" w:rsidP="635A44DD" w:rsidRDefault="635A44DD" w14:paraId="582DAC00" w14:textId="3B60A1B3">
      <w:pPr>
        <w:shd w:val="clear" w:color="auto" w:fill="282C34"/>
        <w:spacing w:after="0" w:line="285" w:lineRule="auto"/>
      </w:pPr>
    </w:p>
    <w:p w:rsidR="635A44DD" w:rsidP="635A44DD" w:rsidRDefault="635A44DD" w14:paraId="7909EE24" w14:textId="79E4C4F5">
      <w:pPr>
        <w:pStyle w:val="Heading3"/>
      </w:pPr>
      <w:bookmarkStart w:name="_Toc213102770" w:id="160"/>
      <w:r>
        <w:t>12.1.2. Object removal with seam carving</w:t>
      </w:r>
      <w:bookmarkEnd w:id="160"/>
    </w:p>
    <w:p w:rsidR="635A44DD" w:rsidP="635A44DD" w:rsidRDefault="635A44DD" w14:paraId="06EF5E46" w14:textId="5A210632">
      <w:pPr>
        <w:rPr>
          <w:rFonts w:ascii="Times New Roman" w:hAnsi="Times New Roman" w:eastAsia="Times New Roman" w:cs="Times New Roman"/>
        </w:rPr>
      </w:pPr>
      <w:r w:rsidRPr="635A44DD">
        <w:rPr>
          <w:rFonts w:ascii="Times New Roman" w:hAnsi="Times New Roman" w:eastAsia="Times New Roman" w:cs="Times New Roman"/>
        </w:rPr>
        <w:t xml:space="preserve">Selain untuk mengubah ukuran gambar, seam carving juga bisa digunakan untuk menghapus objek tertentu secara halus (object removal). Caranya dengan memberikan bobot energi rendah (mask) pada area yang ingin dihapus, sehingga seam dengan energi terendah akan secara alami melewati area tersebut dan menghapusnya dari gambar. </w:t>
      </w:r>
    </w:p>
    <w:p w:rsidR="635A44DD" w:rsidP="635A44DD" w:rsidRDefault="635A44DD" w14:paraId="088D82F1" w14:textId="4411E733">
      <w:pPr>
        <w:rPr>
          <w:rFonts w:ascii="Times New Roman" w:hAnsi="Times New Roman" w:eastAsia="Times New Roman" w:cs="Times New Roman"/>
        </w:rPr>
      </w:pPr>
      <w:r w:rsidRPr="635A44DD">
        <w:rPr>
          <w:rFonts w:ascii="Times New Roman" w:hAnsi="Times New Roman" w:eastAsia="Times New Roman" w:cs="Times New Roman"/>
        </w:rPr>
        <w:t>Misalnya, jika kita ingin menghapus anjing dari foto seseorang, kita membuat mask biner di mana area anjing memiliki nilai rendah (misalnya 0), sementara area lain memiliki nilai tinggi. Saat proses seam carving berlangsung, area dengan energi rendah akan lebih cepat dihapus sehingga objek yang ditandai menghilang tanpa bekas mencolok.</w:t>
      </w:r>
    </w:p>
    <w:p w:rsidR="635A44DD" w:rsidP="635A44DD" w:rsidRDefault="635A44DD" w14:paraId="79B9282C" w14:textId="18868D07">
      <w:pPr>
        <w:spacing w:before="240" w:after="240"/>
        <w:rPr>
          <w:rFonts w:ascii="Times New Roman" w:hAnsi="Times New Roman" w:eastAsia="Times New Roman" w:cs="Times New Roman"/>
          <w:b/>
          <w:bCs/>
        </w:rPr>
      </w:pPr>
      <w:r w:rsidRPr="635A44DD">
        <w:rPr>
          <w:rFonts w:ascii="Times New Roman" w:hAnsi="Times New Roman" w:eastAsia="Times New Roman" w:cs="Times New Roman"/>
          <w:b/>
          <w:bCs/>
        </w:rPr>
        <w:t>Contoh Kode Object Removal:</w:t>
      </w:r>
    </w:p>
    <w:p w:rsidR="635A44DD" w:rsidP="635A44DD" w:rsidRDefault="635A44DD" w14:paraId="241AC25B" w14:textId="4C91AD3B">
      <w:pPr>
        <w:shd w:val="clear" w:color="auto" w:fill="282C34"/>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skimage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io, color, </w:t>
      </w:r>
      <w:r w:rsidRPr="635A44DD">
        <w:rPr>
          <w:rFonts w:ascii="Consolas" w:hAnsi="Consolas" w:eastAsia="Consolas" w:cs="Consolas"/>
          <w:color w:val="E5C07B"/>
          <w:sz w:val="21"/>
          <w:szCs w:val="21"/>
        </w:rPr>
        <w:t>transform</w:t>
      </w:r>
    </w:p>
    <w:p w:rsidR="635A44DD" w:rsidP="635A44DD" w:rsidRDefault="635A44DD" w14:paraId="3CC565F1" w14:textId="242EE6B2">
      <w:pPr>
        <w:shd w:val="clear" w:color="auto" w:fill="282C34"/>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matplotlib</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pyplot</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as</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plt</w:t>
      </w:r>
    </w:p>
    <w:p w:rsidR="635A44DD" w:rsidP="635A44DD" w:rsidRDefault="635A44DD" w14:paraId="5796F807" w14:textId="3576778E">
      <w:pPr>
        <w:shd w:val="clear" w:color="auto" w:fill="282C34"/>
        <w:spacing w:after="0" w:line="285" w:lineRule="auto"/>
      </w:pPr>
    </w:p>
    <w:p w:rsidR="635A44DD" w:rsidP="635A44DD" w:rsidRDefault="635A44DD" w14:paraId="491965E7" w14:textId="0451ECCE">
      <w:pPr>
        <w:shd w:val="clear" w:color="auto" w:fill="282C34"/>
        <w:spacing w:after="0" w:line="285" w:lineRule="auto"/>
      </w:pPr>
      <w:r w:rsidRPr="635A44DD">
        <w:rPr>
          <w:rFonts w:ascii="Consolas" w:hAnsi="Consolas" w:eastAsia="Consolas" w:cs="Consolas"/>
          <w:i/>
          <w:iCs/>
          <w:color w:val="7F848E"/>
          <w:sz w:val="21"/>
          <w:szCs w:val="21"/>
        </w:rPr>
        <w:t># Baca gambar dan mask</w:t>
      </w:r>
    </w:p>
    <w:p w:rsidR="635A44DD" w:rsidP="635A44DD" w:rsidRDefault="635A44DD" w14:paraId="76E68C8E" w14:textId="406825F2">
      <w:pPr>
        <w:shd w:val="clear" w:color="auto" w:fill="282C34"/>
        <w:spacing w:after="0" w:line="285" w:lineRule="auto"/>
      </w:pP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io.</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"man.jpg"</w:t>
      </w:r>
      <w:r w:rsidRPr="635A44DD">
        <w:rPr>
          <w:rFonts w:ascii="Consolas" w:hAnsi="Consolas" w:eastAsia="Consolas" w:cs="Consolas"/>
          <w:color w:val="ABB2BF"/>
          <w:sz w:val="21"/>
          <w:szCs w:val="21"/>
        </w:rPr>
        <w:t>)</w:t>
      </w:r>
    </w:p>
    <w:p w:rsidR="635A44DD" w:rsidP="635A44DD" w:rsidRDefault="635A44DD" w14:paraId="5D062530" w14:textId="3706954E">
      <w:pPr>
        <w:shd w:val="clear" w:color="auto" w:fill="282C34"/>
        <w:spacing w:after="0" w:line="285" w:lineRule="auto"/>
      </w:pPr>
      <w:r w:rsidRPr="635A44DD">
        <w:rPr>
          <w:rFonts w:ascii="Consolas" w:hAnsi="Consolas" w:eastAsia="Consolas" w:cs="Consolas"/>
          <w:color w:val="E06C75"/>
          <w:sz w:val="21"/>
          <w:szCs w:val="21"/>
        </w:rPr>
        <w:t>mask</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color.</w:t>
      </w:r>
      <w:r w:rsidRPr="635A44DD">
        <w:rPr>
          <w:rFonts w:ascii="Consolas" w:hAnsi="Consolas" w:eastAsia="Consolas" w:cs="Consolas"/>
          <w:color w:val="61AFEF"/>
          <w:sz w:val="21"/>
          <w:szCs w:val="21"/>
        </w:rPr>
        <w:t>rgb2gray</w:t>
      </w:r>
      <w:r w:rsidRPr="635A44DD">
        <w:rPr>
          <w:rFonts w:ascii="Consolas" w:hAnsi="Consolas" w:eastAsia="Consolas" w:cs="Consolas"/>
          <w:color w:val="ABB2BF"/>
          <w:sz w:val="21"/>
          <w:szCs w:val="21"/>
        </w:rPr>
        <w:t>(io.</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"man_mask.jpg"</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7F848E"/>
          <w:sz w:val="21"/>
          <w:szCs w:val="21"/>
        </w:rPr>
        <w:t># area objek diberi nilai rendah</w:t>
      </w:r>
    </w:p>
    <w:p w:rsidR="635A44DD" w:rsidP="635A44DD" w:rsidRDefault="635A44DD" w14:paraId="72CBBB5E" w14:textId="077E2186">
      <w:pPr>
        <w:shd w:val="clear" w:color="auto" w:fill="282C34"/>
        <w:spacing w:after="0" w:line="285" w:lineRule="auto"/>
      </w:pPr>
    </w:p>
    <w:p w:rsidR="635A44DD" w:rsidP="635A44DD" w:rsidRDefault="635A44DD" w14:paraId="6D0CEB17" w14:textId="1A1ECCAD">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figure</w:t>
      </w:r>
      <w:r w:rsidRPr="635A44DD">
        <w:rPr>
          <w:rFonts w:ascii="Consolas" w:hAnsi="Consolas" w:eastAsia="Consolas" w:cs="Consolas"/>
          <w:color w:val="ABB2BF"/>
          <w:sz w:val="21"/>
          <w:szCs w:val="21"/>
        </w:rPr>
        <w:t>(</w:t>
      </w:r>
      <w:r w:rsidRPr="635A44DD">
        <w:rPr>
          <w:rFonts w:ascii="Consolas" w:hAnsi="Consolas" w:eastAsia="Consolas" w:cs="Consolas"/>
          <w:i/>
          <w:iC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5</w:t>
      </w:r>
      <w:r w:rsidRPr="635A44DD">
        <w:rPr>
          <w:rFonts w:ascii="Consolas" w:hAnsi="Consolas" w:eastAsia="Consolas" w:cs="Consolas"/>
          <w:color w:val="ABB2BF"/>
          <w:sz w:val="21"/>
          <w:szCs w:val="21"/>
        </w:rPr>
        <w:t>))</w:t>
      </w:r>
    </w:p>
    <w:p w:rsidR="635A44DD" w:rsidP="635A44DD" w:rsidRDefault="635A44DD" w14:paraId="2CAAB3B8" w14:textId="75792BB5">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p>
    <w:p w:rsidR="635A44DD" w:rsidP="635A44DD" w:rsidRDefault="635A44DD" w14:paraId="760468BE" w14:textId="7F49532E">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w:t>
      </w:r>
    </w:p>
    <w:p w:rsidR="635A44DD" w:rsidP="635A44DD" w:rsidRDefault="635A44DD" w14:paraId="64BAEE5C" w14:textId="0497703D">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"Original Image"</w:t>
      </w:r>
      <w:r w:rsidRPr="635A44DD">
        <w:rPr>
          <w:rFonts w:ascii="Consolas" w:hAnsi="Consolas" w:eastAsia="Consolas" w:cs="Consolas"/>
          <w:color w:val="ABB2BF"/>
          <w:sz w:val="21"/>
          <w:szCs w:val="21"/>
        </w:rPr>
        <w:t>)</w:t>
      </w:r>
    </w:p>
    <w:p w:rsidR="635A44DD" w:rsidP="635A44DD" w:rsidRDefault="635A44DD" w14:paraId="448168AA" w14:textId="1C5F6095">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3EFCAE01" w14:textId="69263E97">
      <w:pPr>
        <w:shd w:val="clear" w:color="auto" w:fill="282C34"/>
        <w:spacing w:after="0" w:line="285" w:lineRule="auto"/>
      </w:pPr>
    </w:p>
    <w:p w:rsidR="635A44DD" w:rsidP="635A44DD" w:rsidRDefault="635A44DD" w14:paraId="4332DDE0" w14:textId="7745B21A">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p>
    <w:p w:rsidR="635A44DD" w:rsidP="635A44DD" w:rsidRDefault="635A44DD" w14:paraId="00B1C976" w14:textId="426D45D6">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mask</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cmap</w:t>
      </w:r>
      <w:r w:rsidRPr="635A44DD">
        <w:rPr>
          <w:rFonts w:ascii="Consolas" w:hAnsi="Consolas" w:eastAsia="Consolas" w:cs="Consolas"/>
          <w:color w:val="56B6C2"/>
          <w:sz w:val="21"/>
          <w:szCs w:val="21"/>
        </w:rPr>
        <w:t>=</w:t>
      </w:r>
      <w:r w:rsidRPr="635A44DD">
        <w:rPr>
          <w:rFonts w:ascii="Consolas" w:hAnsi="Consolas" w:eastAsia="Consolas" w:cs="Consolas"/>
          <w:color w:val="98C379"/>
          <w:sz w:val="21"/>
          <w:szCs w:val="21"/>
        </w:rPr>
        <w:t>"gray"</w:t>
      </w:r>
      <w:r w:rsidRPr="635A44DD">
        <w:rPr>
          <w:rFonts w:ascii="Consolas" w:hAnsi="Consolas" w:eastAsia="Consolas" w:cs="Consolas"/>
          <w:color w:val="ABB2BF"/>
          <w:sz w:val="21"/>
          <w:szCs w:val="21"/>
        </w:rPr>
        <w:t>)</w:t>
      </w:r>
    </w:p>
    <w:p w:rsidR="635A44DD" w:rsidP="635A44DD" w:rsidRDefault="635A44DD" w14:paraId="502A270A" w14:textId="4772176A">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"Mask for Object (Low Weight)"</w:t>
      </w:r>
      <w:r w:rsidRPr="635A44DD">
        <w:rPr>
          <w:rFonts w:ascii="Consolas" w:hAnsi="Consolas" w:eastAsia="Consolas" w:cs="Consolas"/>
          <w:color w:val="ABB2BF"/>
          <w:sz w:val="21"/>
          <w:szCs w:val="21"/>
        </w:rPr>
        <w:t>)</w:t>
      </w:r>
    </w:p>
    <w:p w:rsidR="635A44DD" w:rsidP="635A44DD" w:rsidRDefault="635A44DD" w14:paraId="113D75D1" w14:textId="66F10CCD">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6423B259" w14:textId="25B60A38">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p w:rsidR="635A44DD" w:rsidP="635A44DD" w:rsidRDefault="635A44DD" w14:paraId="35965040" w14:textId="17D4A010">
      <w:pPr>
        <w:shd w:val="clear" w:color="auto" w:fill="282C34"/>
        <w:spacing w:after="0" w:line="285" w:lineRule="auto"/>
      </w:pPr>
    </w:p>
    <w:p w:rsidR="635A44DD" w:rsidP="635A44DD" w:rsidRDefault="635A44DD" w14:paraId="1A54571B" w14:textId="19EE53DA">
      <w:pPr>
        <w:shd w:val="clear" w:color="auto" w:fill="282C34"/>
        <w:spacing w:after="0" w:line="285" w:lineRule="auto"/>
      </w:pPr>
      <w:r w:rsidRPr="635A44DD">
        <w:rPr>
          <w:rFonts w:ascii="Consolas" w:hAnsi="Consolas" w:eastAsia="Consolas" w:cs="Consolas"/>
          <w:i/>
          <w:iCs/>
          <w:color w:val="7F848E"/>
          <w:sz w:val="21"/>
          <w:szCs w:val="21"/>
        </w:rPr>
        <w:t># Hapus objek menggunakan seam carving</w:t>
      </w:r>
    </w:p>
    <w:p w:rsidR="635A44DD" w:rsidP="635A44DD" w:rsidRDefault="635A44DD" w14:paraId="6802EE0F" w14:textId="47931080">
      <w:pPr>
        <w:shd w:val="clear" w:color="auto" w:fill="282C34"/>
        <w:spacing w:after="0" w:line="285" w:lineRule="auto"/>
      </w:pPr>
      <w:r w:rsidRPr="635A44DD">
        <w:rPr>
          <w:rFonts w:ascii="Consolas" w:hAnsi="Consolas" w:eastAsia="Consolas" w:cs="Consolas"/>
          <w:color w:val="E06C75"/>
          <w:sz w:val="21"/>
          <w:szCs w:val="21"/>
        </w:rPr>
        <w:t>output</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transform</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seam_carve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mask</w:t>
      </w:r>
      <w:r w:rsidRPr="635A44DD">
        <w:rPr>
          <w:rFonts w:ascii="Consolas" w:hAnsi="Consolas" w:eastAsia="Consolas" w:cs="Consolas"/>
          <w:color w:val="ABB2BF"/>
          <w:sz w:val="21"/>
          <w:szCs w:val="21"/>
        </w:rPr>
        <w:t xml:space="preserve">, </w:t>
      </w:r>
      <w:r w:rsidRPr="635A44DD">
        <w:rPr>
          <w:rFonts w:ascii="Consolas" w:hAnsi="Consolas" w:eastAsia="Consolas" w:cs="Consolas"/>
          <w:color w:val="98C379"/>
          <w:sz w:val="21"/>
          <w:szCs w:val="21"/>
        </w:rPr>
        <w:t>"vertical"</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90</w:t>
      </w:r>
      <w:r w:rsidRPr="635A44DD">
        <w:rPr>
          <w:rFonts w:ascii="Consolas" w:hAnsi="Consolas" w:eastAsia="Consolas" w:cs="Consolas"/>
          <w:color w:val="ABB2BF"/>
          <w:sz w:val="21"/>
          <w:szCs w:val="21"/>
        </w:rPr>
        <w:t>)</w:t>
      </w:r>
    </w:p>
    <w:p w:rsidR="635A44DD" w:rsidP="635A44DD" w:rsidRDefault="635A44DD" w14:paraId="4E6750B6" w14:textId="57FF91B3">
      <w:pPr>
        <w:shd w:val="clear" w:color="auto" w:fill="282C34"/>
        <w:spacing w:after="0" w:line="285" w:lineRule="auto"/>
      </w:pPr>
      <w:r w:rsidRPr="635A44DD">
        <w:rPr>
          <w:rFonts w:ascii="Consolas" w:hAnsi="Consolas" w:eastAsia="Consolas" w:cs="Consolas"/>
          <w:color w:val="ABB2BF"/>
          <w:sz w:val="21"/>
          <w:szCs w:val="21"/>
        </w:rPr>
        <w:t>io.</w:t>
      </w:r>
      <w:r w:rsidRPr="635A44DD">
        <w:rPr>
          <w:rFonts w:ascii="Consolas" w:hAnsi="Consolas" w:eastAsia="Consolas" w:cs="Consolas"/>
          <w:color w:val="61AFEF"/>
          <w:sz w:val="21"/>
          <w:szCs w:val="21"/>
        </w:rPr>
        <w:t>imsave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"object_removed.jpg"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output</w:t>
      </w:r>
      <w:r w:rsidRPr="635A44DD">
        <w:rPr>
          <w:rFonts w:ascii="Consolas" w:hAnsi="Consolas" w:eastAsia="Consolas" w:cs="Consolas"/>
          <w:color w:val="ABB2BF"/>
          <w:sz w:val="21"/>
          <w:szCs w:val="21"/>
        </w:rPr>
        <w:t>)</w:t>
      </w:r>
    </w:p>
    <w:p w:rsidR="635A44DD" w:rsidP="635A44DD" w:rsidRDefault="635A44DD" w14:paraId="5F9A9BAF" w14:textId="05E6BE4E">
      <w:pPr>
        <w:shd w:val="clear" w:color="auto" w:fill="282C34"/>
        <w:spacing w:after="0" w:line="285" w:lineRule="auto"/>
      </w:pPr>
    </w:p>
    <w:p w:rsidR="635A44DD" w:rsidP="635A44DD" w:rsidRDefault="635A44DD" w14:paraId="2F101ADF" w14:textId="7C7DA06F">
      <w:pPr>
        <w:rPr>
          <w:rFonts w:ascii="Times New Roman" w:hAnsi="Times New Roman" w:eastAsia="Times New Roman" w:cs="Times New Roman"/>
        </w:rPr>
      </w:pPr>
      <w:r w:rsidRPr="635A44DD">
        <w:rPr>
          <w:rFonts w:ascii="Times New Roman" w:hAnsi="Times New Roman" w:eastAsia="Times New Roman" w:cs="Times New Roman"/>
        </w:rPr>
        <w:t>Dengan memahami Seam Carving dan penerapannya baik untuk context-aware resizing maupun object removal, pembaca dapat menguasai salah satu teknik penting di bidang computational photography yang menyeimbangkan efisiensi komputasi dengan kualitas visual hasil yang tinggi.</w:t>
      </w:r>
    </w:p>
    <w:p w:rsidR="635A44DD" w:rsidP="635A44DD" w:rsidRDefault="635A44DD" w14:paraId="59332DFC" w14:textId="48E51E82">
      <w:pPr>
        <w:pStyle w:val="Heading2"/>
        <w:rPr>
          <w:rFonts w:ascii="Times New Roman" w:hAnsi="Times New Roman" w:eastAsia="Times New Roman" w:cs="Times New Roman"/>
          <w:b/>
          <w:bCs/>
          <w:color w:val="auto"/>
          <w:sz w:val="24"/>
          <w:szCs w:val="24"/>
        </w:rPr>
      </w:pPr>
      <w:bookmarkStart w:name="_Toc213102771" w:id="161"/>
      <w:r w:rsidRPr="635A44DD">
        <w:rPr>
          <w:rFonts w:ascii="Times New Roman" w:hAnsi="Times New Roman" w:eastAsia="Times New Roman" w:cs="Times New Roman"/>
          <w:b/>
          <w:bCs/>
          <w:color w:val="auto"/>
          <w:sz w:val="24"/>
          <w:szCs w:val="24"/>
        </w:rPr>
        <w:t>12. 2. Seamless cloning and Poisson image editing</w:t>
      </w:r>
      <w:bookmarkEnd w:id="161"/>
      <w:r w:rsidRPr="635A44DD">
        <w:rPr>
          <w:rFonts w:ascii="Times New Roman" w:hAnsi="Times New Roman" w:eastAsia="Times New Roman" w:cs="Times New Roman"/>
          <w:b/>
          <w:bCs/>
          <w:color w:val="auto"/>
          <w:sz w:val="24"/>
          <w:szCs w:val="24"/>
        </w:rPr>
        <w:t xml:space="preserve">  </w:t>
      </w:r>
    </w:p>
    <w:p w:rsidR="635A44DD" w:rsidP="635A44DD" w:rsidRDefault="635A44DD" w14:paraId="456E6BAB" w14:textId="6A0ECDD1">
      <w:pPr>
        <w:rPr>
          <w:rFonts w:ascii="Times New Roman" w:hAnsi="Times New Roman" w:eastAsia="Times New Roman" w:cs="Times New Roman"/>
        </w:rPr>
      </w:pPr>
      <w:r w:rsidRPr="635A44DD">
        <w:rPr>
          <w:rFonts w:ascii="Times New Roman" w:hAnsi="Times New Roman" w:eastAsia="Times New Roman" w:cs="Times New Roman"/>
        </w:rPr>
        <w:t>Seamless cloning (atau dikenal juga sebagai Poisson image editing) adalah teknik penggabungan dua gambar secara mulus dan alami, sehingga batas antara keduanya hampir tidak terlihat. Metode ini pertama kali dipopulerkan oleh Pérez et al. (SIGGRAPH 2003), dan didasarkan pada penyesuaian gradien intensitas piksel di sekitar area sambungan.</w:t>
      </w:r>
    </w:p>
    <w:p w:rsidR="635A44DD" w:rsidP="635A44DD" w:rsidRDefault="635A44DD" w14:paraId="511AA383" w14:textId="0C9CA327">
      <w:r w:rsidRPr="635A44DD">
        <w:rPr>
          <w:rFonts w:ascii="Times New Roman" w:hAnsi="Times New Roman" w:eastAsia="Times New Roman" w:cs="Times New Roman"/>
        </w:rPr>
        <w:t>Konsep utamanya adalah menggunakan persamaan Poisson untuk menghitung nilai piksel baru di area hasil tempelan, dengan meminimalkan perbedaan gradien antara gambar sumber dan target. Dengan cara ini, objek yang ditempelkan (misalnya bunga, wajah, atau hewan) akan menyesuaikan pencahayaan, warna, dan teksturnya dengan latar belakang baru.</w:t>
      </w:r>
    </w:p>
    <w:p w:rsidR="635A44DD" w:rsidP="635A44DD" w:rsidRDefault="635A44DD" w14:paraId="4D86CCB9" w14:textId="59D25AAC">
      <w:r w:rsidRPr="635A44DD">
        <w:rPr>
          <w:rFonts w:ascii="Times New Roman" w:hAnsi="Times New Roman" w:eastAsia="Times New Roman" w:cs="Times New Roman"/>
        </w:rPr>
        <w:t>Langkah-langkah Proses</w:t>
      </w:r>
    </w:p>
    <w:p w:rsidR="635A44DD" w:rsidP="00210EC7" w:rsidRDefault="635A44DD" w14:paraId="7D8A5041" w14:textId="4CA8AB24">
      <w:pPr>
        <w:pStyle w:val="ListParagraph"/>
        <w:numPr>
          <w:ilvl w:val="0"/>
          <w:numId w:val="21"/>
        </w:numPr>
        <w:rPr>
          <w:rFonts w:ascii="Times New Roman" w:hAnsi="Times New Roman" w:eastAsia="Times New Roman" w:cs="Times New Roman"/>
        </w:rPr>
      </w:pPr>
      <w:r w:rsidRPr="635A44DD">
        <w:rPr>
          <w:rFonts w:ascii="Times New Roman" w:hAnsi="Times New Roman" w:eastAsia="Times New Roman" w:cs="Times New Roman"/>
        </w:rPr>
        <w:t>Pilih gambar sumber (source image) dan gambar tujuan (target image).</w:t>
      </w:r>
    </w:p>
    <w:p w:rsidR="635A44DD" w:rsidP="00210EC7" w:rsidRDefault="635A44DD" w14:paraId="2F26FC04" w14:textId="7059DAAF">
      <w:pPr>
        <w:pStyle w:val="ListParagraph"/>
        <w:numPr>
          <w:ilvl w:val="0"/>
          <w:numId w:val="21"/>
        </w:numPr>
        <w:rPr>
          <w:rFonts w:ascii="Times New Roman" w:hAnsi="Times New Roman" w:eastAsia="Times New Roman" w:cs="Times New Roman"/>
        </w:rPr>
      </w:pPr>
      <w:r w:rsidRPr="635A44DD">
        <w:rPr>
          <w:rFonts w:ascii="Times New Roman" w:hAnsi="Times New Roman" w:eastAsia="Times New Roman" w:cs="Times New Roman"/>
        </w:rPr>
        <w:t>Tentukan mask biner untuk area objek yang ingin ditempel.</w:t>
      </w:r>
    </w:p>
    <w:p w:rsidR="635A44DD" w:rsidP="00210EC7" w:rsidRDefault="635A44DD" w14:paraId="1D2BCE04" w14:textId="7A466F22">
      <w:pPr>
        <w:pStyle w:val="ListParagraph"/>
        <w:numPr>
          <w:ilvl w:val="0"/>
          <w:numId w:val="21"/>
        </w:numPr>
        <w:rPr>
          <w:rFonts w:ascii="Times New Roman" w:hAnsi="Times New Roman" w:eastAsia="Times New Roman" w:cs="Times New Roman"/>
        </w:rPr>
      </w:pPr>
      <w:r w:rsidRPr="635A44DD">
        <w:rPr>
          <w:rFonts w:ascii="Times New Roman" w:hAnsi="Times New Roman" w:eastAsia="Times New Roman" w:cs="Times New Roman"/>
        </w:rPr>
        <w:t>Tentukan titik pusat penempelan pada gambar target.</w:t>
      </w:r>
    </w:p>
    <w:p w:rsidR="635A44DD" w:rsidP="00210EC7" w:rsidRDefault="635A44DD" w14:paraId="7C79F674" w14:textId="2181CB4E">
      <w:pPr>
        <w:pStyle w:val="ListParagraph"/>
        <w:numPr>
          <w:ilvl w:val="0"/>
          <w:numId w:val="21"/>
        </w:numPr>
        <w:rPr>
          <w:rFonts w:ascii="Times New Roman" w:hAnsi="Times New Roman" w:eastAsia="Times New Roman" w:cs="Times New Roman"/>
        </w:rPr>
      </w:pPr>
      <w:r w:rsidRPr="635A44DD">
        <w:rPr>
          <w:rFonts w:ascii="Times New Roman" w:hAnsi="Times New Roman" w:eastAsia="Times New Roman" w:cs="Times New Roman"/>
        </w:rPr>
        <w:t>Gunakan metode Poisson blending untuk menyamakan gradien di batas mask.</w:t>
      </w:r>
    </w:p>
    <w:p w:rsidR="635A44DD" w:rsidP="635A44DD" w:rsidRDefault="635A44DD" w14:paraId="75CAC51B" w14:textId="5A1EEF41">
      <w:r w:rsidRPr="635A44DD">
        <w:rPr>
          <w:rFonts w:ascii="Times New Roman" w:hAnsi="Times New Roman" w:eastAsia="Times New Roman" w:cs="Times New Roman"/>
        </w:rPr>
        <w:t>Contoh Kode Python (menggunakan OpenCV)</w:t>
      </w:r>
    </w:p>
    <w:p w:rsidR="635A44DD" w:rsidP="635A44DD" w:rsidRDefault="635A44DD" w14:paraId="23987088" w14:textId="21E7B7FF">
      <w:pPr>
        <w:shd w:val="clear" w:color="auto" w:fill="282C34"/>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cv2</w:t>
      </w:r>
    </w:p>
    <w:p w:rsidR="635A44DD" w:rsidP="635A44DD" w:rsidRDefault="635A44DD" w14:paraId="55C18CD8" w14:textId="4C6F6CC1">
      <w:pPr>
        <w:shd w:val="clear" w:color="auto" w:fill="282C34"/>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numpy</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as</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np</w:t>
      </w:r>
    </w:p>
    <w:p w:rsidR="635A44DD" w:rsidP="635A44DD" w:rsidRDefault="635A44DD" w14:paraId="58128905" w14:textId="7C5EB9D0">
      <w:pPr>
        <w:shd w:val="clear" w:color="auto" w:fill="282C34"/>
        <w:spacing w:after="0" w:line="285" w:lineRule="auto"/>
      </w:pPr>
    </w:p>
    <w:p w:rsidR="635A44DD" w:rsidP="635A44DD" w:rsidRDefault="635A44DD" w14:paraId="7DE6E5FC" w14:textId="3DD66A73">
      <w:pPr>
        <w:shd w:val="clear" w:color="auto" w:fill="282C34"/>
        <w:spacing w:after="0" w:line="285" w:lineRule="auto"/>
      </w:pPr>
      <w:r w:rsidRPr="635A44DD">
        <w:rPr>
          <w:rFonts w:ascii="Consolas" w:hAnsi="Consolas" w:eastAsia="Consolas" w:cs="Consolas"/>
          <w:i/>
          <w:iCs/>
          <w:color w:val="7F848E"/>
          <w:sz w:val="21"/>
          <w:szCs w:val="21"/>
        </w:rPr>
        <w:t># Membaca gambar sumber dan target</w:t>
      </w:r>
    </w:p>
    <w:p w:rsidR="635A44DD" w:rsidP="635A44DD" w:rsidRDefault="635A44DD" w14:paraId="063907ED" w14:textId="19F05EFF">
      <w:pPr>
        <w:shd w:val="clear" w:color="auto" w:fill="282C34"/>
        <w:spacing w:after="0" w:line="285" w:lineRule="auto"/>
      </w:pPr>
      <w:r w:rsidRPr="635A44DD">
        <w:rPr>
          <w:rFonts w:ascii="Consolas" w:hAnsi="Consolas" w:eastAsia="Consolas" w:cs="Consolas"/>
          <w:color w:val="E06C75"/>
          <w:sz w:val="21"/>
          <w:szCs w:val="21"/>
        </w:rPr>
        <w:t>src</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cv2</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"flower.png"</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7F848E"/>
          <w:sz w:val="21"/>
          <w:szCs w:val="21"/>
        </w:rPr>
        <w:t># gambar yang akan ditempel</w:t>
      </w:r>
    </w:p>
    <w:p w:rsidR="635A44DD" w:rsidP="635A44DD" w:rsidRDefault="635A44DD" w14:paraId="32344A1F" w14:textId="0D9892EC">
      <w:pPr>
        <w:shd w:val="clear" w:color="auto" w:fill="282C34"/>
        <w:spacing w:after="0" w:line="285" w:lineRule="auto"/>
      </w:pPr>
      <w:r w:rsidRPr="635A44DD">
        <w:rPr>
          <w:rFonts w:ascii="Consolas" w:hAnsi="Consolas" w:eastAsia="Consolas" w:cs="Consolas"/>
          <w:color w:val="E06C75"/>
          <w:sz w:val="21"/>
          <w:szCs w:val="21"/>
        </w:rPr>
        <w:t>dst</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cv2</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"garden.jpg"</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7F848E"/>
          <w:sz w:val="21"/>
          <w:szCs w:val="21"/>
        </w:rPr>
        <w:t># gambar latar belakang</w:t>
      </w:r>
    </w:p>
    <w:p w:rsidR="635A44DD" w:rsidP="635A44DD" w:rsidRDefault="635A44DD" w14:paraId="71DD3937" w14:textId="016C6DFB">
      <w:pPr>
        <w:shd w:val="clear" w:color="auto" w:fill="282C34"/>
        <w:spacing w:after="0" w:line="285" w:lineRule="auto"/>
      </w:pPr>
    </w:p>
    <w:p w:rsidR="635A44DD" w:rsidP="635A44DD" w:rsidRDefault="635A44DD" w14:paraId="044172EC" w14:textId="3AE0254E">
      <w:pPr>
        <w:shd w:val="clear" w:color="auto" w:fill="282C34"/>
        <w:spacing w:after="0" w:line="285" w:lineRule="auto"/>
      </w:pPr>
      <w:r w:rsidRPr="635A44DD">
        <w:rPr>
          <w:rFonts w:ascii="Consolas" w:hAnsi="Consolas" w:eastAsia="Consolas" w:cs="Consolas"/>
          <w:i/>
          <w:iCs/>
          <w:color w:val="7F848E"/>
          <w:sz w:val="21"/>
          <w:szCs w:val="21"/>
        </w:rPr>
        <w:t># Membuat mask (objek penuh)</w:t>
      </w:r>
    </w:p>
    <w:p w:rsidR="635A44DD" w:rsidP="635A44DD" w:rsidRDefault="635A44DD" w14:paraId="64109E09" w14:textId="7CB81EA0">
      <w:pPr>
        <w:shd w:val="clear" w:color="auto" w:fill="282C34"/>
        <w:spacing w:after="0" w:line="285" w:lineRule="auto"/>
      </w:pPr>
      <w:r w:rsidRPr="635A44DD">
        <w:rPr>
          <w:rFonts w:ascii="Consolas" w:hAnsi="Consolas" w:eastAsia="Consolas" w:cs="Consolas"/>
          <w:color w:val="E06C75"/>
          <w:sz w:val="21"/>
          <w:szCs w:val="21"/>
        </w:rPr>
        <w:t>mask</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255</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np</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ones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src</w:t>
      </w:r>
      <w:r w:rsidRPr="635A44DD">
        <w:rPr>
          <w:rFonts w:ascii="Consolas" w:hAnsi="Consolas" w:eastAsia="Consolas" w:cs="Consolas"/>
          <w:color w:val="ABB2BF"/>
          <w:sz w:val="21"/>
          <w:szCs w:val="21"/>
        </w:rPr>
        <w:t xml:space="preserve">.shape, </w:t>
      </w:r>
      <w:r w:rsidRPr="635A44DD">
        <w:rPr>
          <w:rFonts w:ascii="Consolas" w:hAnsi="Consolas" w:eastAsia="Consolas" w:cs="Consolas"/>
          <w:color w:val="E06C75"/>
          <w:sz w:val="21"/>
          <w:szCs w:val="21"/>
        </w:rPr>
        <w:t>src</w:t>
      </w:r>
      <w:r w:rsidRPr="635A44DD">
        <w:rPr>
          <w:rFonts w:ascii="Consolas" w:hAnsi="Consolas" w:eastAsia="Consolas" w:cs="Consolas"/>
          <w:color w:val="ABB2BF"/>
          <w:sz w:val="21"/>
          <w:szCs w:val="21"/>
        </w:rPr>
        <w:t>.dtype)</w:t>
      </w:r>
    </w:p>
    <w:p w:rsidR="635A44DD" w:rsidP="635A44DD" w:rsidRDefault="635A44DD" w14:paraId="6BC18C22" w14:textId="0075CA2F">
      <w:pPr>
        <w:shd w:val="clear" w:color="auto" w:fill="282C34"/>
        <w:spacing w:after="0" w:line="285" w:lineRule="auto"/>
      </w:pPr>
    </w:p>
    <w:p w:rsidR="635A44DD" w:rsidP="635A44DD" w:rsidRDefault="635A44DD" w14:paraId="25D06CCC" w14:textId="4BEA160A">
      <w:pPr>
        <w:shd w:val="clear" w:color="auto" w:fill="282C34"/>
        <w:spacing w:after="0" w:line="285" w:lineRule="auto"/>
      </w:pPr>
      <w:r w:rsidRPr="635A44DD">
        <w:rPr>
          <w:rFonts w:ascii="Consolas" w:hAnsi="Consolas" w:eastAsia="Consolas" w:cs="Consolas"/>
          <w:i/>
          <w:iCs/>
          <w:color w:val="7F848E"/>
          <w:sz w:val="21"/>
          <w:szCs w:val="21"/>
        </w:rPr>
        <w:t># Tentukan titik pusat tempat objek ditempelkan</w:t>
      </w:r>
    </w:p>
    <w:p w:rsidR="635A44DD" w:rsidP="635A44DD" w:rsidRDefault="635A44DD" w14:paraId="17861794" w14:textId="364DC000">
      <w:pPr>
        <w:shd w:val="clear" w:color="auto" w:fill="282C34"/>
        <w:spacing w:after="0" w:line="285" w:lineRule="auto"/>
      </w:pPr>
      <w:r w:rsidRPr="635A44DD">
        <w:rPr>
          <w:rFonts w:ascii="Consolas" w:hAnsi="Consolas" w:eastAsia="Consolas" w:cs="Consolas"/>
          <w:color w:val="E06C75"/>
          <w:sz w:val="21"/>
          <w:szCs w:val="21"/>
        </w:rPr>
        <w:t>center</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350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250</w:t>
      </w:r>
      <w:r w:rsidRPr="635A44DD">
        <w:rPr>
          <w:rFonts w:ascii="Consolas" w:hAnsi="Consolas" w:eastAsia="Consolas" w:cs="Consolas"/>
          <w:color w:val="ABB2BF"/>
          <w:sz w:val="21"/>
          <w:szCs w:val="21"/>
        </w:rPr>
        <w:t>)</w:t>
      </w:r>
    </w:p>
    <w:p w:rsidR="635A44DD" w:rsidP="635A44DD" w:rsidRDefault="635A44DD" w14:paraId="629D24E4" w14:textId="7203A04D">
      <w:pPr>
        <w:shd w:val="clear" w:color="auto" w:fill="282C34"/>
        <w:spacing w:after="0" w:line="285" w:lineRule="auto"/>
      </w:pPr>
    </w:p>
    <w:p w:rsidR="635A44DD" w:rsidP="635A44DD" w:rsidRDefault="635A44DD" w14:paraId="196FC09F" w14:textId="50039EE0">
      <w:pPr>
        <w:shd w:val="clear" w:color="auto" w:fill="282C34"/>
        <w:spacing w:after="0" w:line="285" w:lineRule="auto"/>
      </w:pPr>
      <w:r w:rsidRPr="635A44DD">
        <w:rPr>
          <w:rFonts w:ascii="Consolas" w:hAnsi="Consolas" w:eastAsia="Consolas" w:cs="Consolas"/>
          <w:i/>
          <w:iCs/>
          <w:color w:val="7F848E"/>
          <w:sz w:val="21"/>
          <w:szCs w:val="21"/>
        </w:rPr>
        <w:t># Proses Poisson blending (Normal Cloning)</w:t>
      </w:r>
    </w:p>
    <w:p w:rsidR="635A44DD" w:rsidP="635A44DD" w:rsidRDefault="635A44DD" w14:paraId="379A9998" w14:textId="61C91C44">
      <w:pPr>
        <w:shd w:val="clear" w:color="auto" w:fill="282C34"/>
        <w:spacing w:after="0" w:line="285" w:lineRule="auto"/>
      </w:pPr>
      <w:r w:rsidRPr="635A44DD">
        <w:rPr>
          <w:rFonts w:ascii="Consolas" w:hAnsi="Consolas" w:eastAsia="Consolas" w:cs="Consolas"/>
          <w:color w:val="E06C75"/>
          <w:sz w:val="21"/>
          <w:szCs w:val="21"/>
        </w:rPr>
        <w:t>output</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cv2</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seamlessClone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src</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dst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mask</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center</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cv2</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NORMAL_CLONE</w:t>
      </w:r>
      <w:r w:rsidRPr="635A44DD">
        <w:rPr>
          <w:rFonts w:ascii="Consolas" w:hAnsi="Consolas" w:eastAsia="Consolas" w:cs="Consolas"/>
          <w:color w:val="ABB2BF"/>
          <w:sz w:val="21"/>
          <w:szCs w:val="21"/>
        </w:rPr>
        <w:t>)</w:t>
      </w:r>
    </w:p>
    <w:p w:rsidR="635A44DD" w:rsidP="635A44DD" w:rsidRDefault="635A44DD" w14:paraId="4C6E4DA9" w14:textId="1CDCF963">
      <w:pPr>
        <w:shd w:val="clear" w:color="auto" w:fill="282C34"/>
        <w:spacing w:after="0" w:line="285" w:lineRule="auto"/>
      </w:pPr>
    </w:p>
    <w:p w:rsidR="635A44DD" w:rsidP="635A44DD" w:rsidRDefault="635A44DD" w14:paraId="6266DC84" w14:textId="172ECC61">
      <w:pPr>
        <w:shd w:val="clear" w:color="auto" w:fill="282C34"/>
        <w:spacing w:after="0" w:line="285" w:lineRule="auto"/>
      </w:pPr>
      <w:r w:rsidRPr="635A44DD">
        <w:rPr>
          <w:rFonts w:ascii="Consolas" w:hAnsi="Consolas" w:eastAsia="Consolas" w:cs="Consolas"/>
          <w:i/>
          <w:iCs/>
          <w:color w:val="7F848E"/>
          <w:sz w:val="21"/>
          <w:szCs w:val="21"/>
        </w:rPr>
        <w:t># Simpan hasil</w:t>
      </w:r>
    </w:p>
    <w:p w:rsidR="635A44DD" w:rsidP="635A44DD" w:rsidRDefault="635A44DD" w14:paraId="7024F261" w14:textId="44EECF9F">
      <w:pPr>
        <w:shd w:val="clear" w:color="auto" w:fill="282C34"/>
        <w:spacing w:after="0" w:line="285" w:lineRule="auto"/>
      </w:pPr>
      <w:r w:rsidRPr="635A44DD">
        <w:rPr>
          <w:rFonts w:ascii="Consolas" w:hAnsi="Consolas" w:eastAsia="Consolas" w:cs="Consolas"/>
          <w:color w:val="E5C07B"/>
          <w:sz w:val="21"/>
          <w:szCs w:val="21"/>
        </w:rPr>
        <w:t>cv2</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imwrite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"seamless_result.jpg"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output</w:t>
      </w:r>
      <w:r w:rsidRPr="635A44DD">
        <w:rPr>
          <w:rFonts w:ascii="Consolas" w:hAnsi="Consolas" w:eastAsia="Consolas" w:cs="Consolas"/>
          <w:color w:val="ABB2BF"/>
          <w:sz w:val="21"/>
          <w:szCs w:val="21"/>
        </w:rPr>
        <w:t>)</w:t>
      </w:r>
    </w:p>
    <w:p w:rsidR="635A44DD" w:rsidP="635A44DD" w:rsidRDefault="635A44DD" w14:paraId="56726F81" w14:textId="5511062F">
      <w:pPr>
        <w:shd w:val="clear" w:color="auto" w:fill="282C34"/>
        <w:spacing w:after="0" w:line="285" w:lineRule="auto"/>
      </w:pPr>
    </w:p>
    <w:p w:rsidR="635A44DD" w:rsidP="635A44DD" w:rsidRDefault="635A44DD" w14:paraId="064B432A" w14:textId="5996924A">
      <w:pPr>
        <w:pStyle w:val="Heading2"/>
        <w:rPr>
          <w:rFonts w:ascii="Times New Roman" w:hAnsi="Times New Roman" w:eastAsia="Times New Roman" w:cs="Times New Roman"/>
          <w:b/>
          <w:bCs/>
          <w:color w:val="auto"/>
          <w:sz w:val="24"/>
          <w:szCs w:val="24"/>
        </w:rPr>
      </w:pPr>
      <w:bookmarkStart w:name="_Toc213102772" w:id="162"/>
      <w:r w:rsidRPr="635A44DD">
        <w:rPr>
          <w:rFonts w:ascii="Times New Roman" w:hAnsi="Times New Roman" w:eastAsia="Times New Roman" w:cs="Times New Roman"/>
          <w:b/>
          <w:bCs/>
          <w:color w:val="auto"/>
          <w:sz w:val="24"/>
          <w:szCs w:val="24"/>
        </w:rPr>
        <w:t>12. 3. Image inpainting</w:t>
      </w:r>
      <w:bookmarkEnd w:id="162"/>
      <w:r w:rsidRPr="635A44DD">
        <w:rPr>
          <w:rFonts w:ascii="Times New Roman" w:hAnsi="Times New Roman" w:eastAsia="Times New Roman" w:cs="Times New Roman"/>
          <w:b/>
          <w:bCs/>
          <w:color w:val="auto"/>
          <w:sz w:val="24"/>
          <w:szCs w:val="24"/>
        </w:rPr>
        <w:t xml:space="preserve">  </w:t>
      </w:r>
    </w:p>
    <w:p w:rsidR="635A44DD" w:rsidP="635A44DD" w:rsidRDefault="635A44DD" w14:paraId="2008D71D" w14:textId="004BCB52">
      <w:pPr>
        <w:spacing w:before="240" w:after="240"/>
        <w:rPr>
          <w:rFonts w:ascii="Times New Roman" w:hAnsi="Times New Roman" w:eastAsia="Times New Roman" w:cs="Times New Roman"/>
        </w:rPr>
      </w:pPr>
      <w:r w:rsidRPr="635A44DD">
        <w:rPr>
          <w:rFonts w:ascii="Times New Roman" w:hAnsi="Times New Roman" w:eastAsia="Times New Roman" w:cs="Times New Roman"/>
        </w:rPr>
        <w:t>I</w:t>
      </w:r>
      <w:r w:rsidRPr="635A44DD">
        <w:rPr>
          <w:rFonts w:ascii="Times New Roman" w:hAnsi="Times New Roman" w:eastAsia="Times New Roman" w:cs="Times New Roman"/>
          <w:b/>
          <w:bCs/>
        </w:rPr>
        <w:t xml:space="preserve"> Image Inpainting</w:t>
      </w:r>
      <w:r w:rsidRPr="635A44DD">
        <w:rPr>
          <w:rFonts w:ascii="Times New Roman" w:hAnsi="Times New Roman" w:eastAsia="Times New Roman" w:cs="Times New Roman"/>
        </w:rPr>
        <w:t xml:space="preserve"> adalah teknik untuk </w:t>
      </w:r>
      <w:r w:rsidRPr="635A44DD">
        <w:rPr>
          <w:rFonts w:ascii="Times New Roman" w:hAnsi="Times New Roman" w:eastAsia="Times New Roman" w:cs="Times New Roman"/>
          <w:b/>
          <w:bCs/>
        </w:rPr>
        <w:t>memperbaiki atau mengisi bagian gambar yang hilang atau rusak</w:t>
      </w:r>
      <w:r w:rsidRPr="635A44DD">
        <w:rPr>
          <w:rFonts w:ascii="Times New Roman" w:hAnsi="Times New Roman" w:eastAsia="Times New Roman" w:cs="Times New Roman"/>
        </w:rPr>
        <w:t xml:space="preserve"> dengan cara memprediksi nilai piksel di area tersebut berdasarkan informasi di sekitarnya.</w:t>
      </w:r>
      <w:r>
        <w:br/>
      </w:r>
      <w:r w:rsidRPr="635A44DD">
        <w:rPr>
          <w:rFonts w:ascii="Times New Roman" w:hAnsi="Times New Roman" w:eastAsia="Times New Roman" w:cs="Times New Roman"/>
        </w:rPr>
        <w:t xml:space="preserve"> Metode ini digunakan dalam restorasi foto lama, penghapusan teks atau watermark, serta perbaikan retakan pada citra.</w:t>
      </w:r>
    </w:p>
    <w:p w:rsidR="635A44DD" w:rsidP="635A44DD" w:rsidRDefault="635A44DD" w14:paraId="1A769C3A" w14:textId="7D2DE8E2">
      <w:pPr>
        <w:spacing w:before="240" w:after="240"/>
      </w:pPr>
      <w:r w:rsidRPr="635A44DD">
        <w:rPr>
          <w:rFonts w:ascii="Times New Roman" w:hAnsi="Times New Roman" w:eastAsia="Times New Roman" w:cs="Times New Roman"/>
        </w:rPr>
        <w:t xml:space="preserve">Prinsip inpainting adalah </w:t>
      </w:r>
      <w:r w:rsidRPr="635A44DD">
        <w:rPr>
          <w:rFonts w:ascii="Times New Roman" w:hAnsi="Times New Roman" w:eastAsia="Times New Roman" w:cs="Times New Roman"/>
          <w:b/>
          <w:bCs/>
        </w:rPr>
        <w:t>meminimalkan perubahan visual pada citra</w:t>
      </w:r>
      <w:r w:rsidRPr="635A44DD">
        <w:rPr>
          <w:rFonts w:ascii="Times New Roman" w:hAnsi="Times New Roman" w:eastAsia="Times New Roman" w:cs="Times New Roman"/>
        </w:rPr>
        <w:t xml:space="preserve"> sehingga bagian yang diperbaiki tampak alami. Pendekatan klasik bekerja dengan </w:t>
      </w:r>
      <w:r w:rsidRPr="635A44DD">
        <w:rPr>
          <w:rFonts w:ascii="Times New Roman" w:hAnsi="Times New Roman" w:eastAsia="Times New Roman" w:cs="Times New Roman"/>
          <w:b/>
          <w:bCs/>
        </w:rPr>
        <w:t>propagasi informasi</w:t>
      </w:r>
      <w:r w:rsidRPr="635A44DD">
        <w:rPr>
          <w:rFonts w:ascii="Times New Roman" w:hAnsi="Times New Roman" w:eastAsia="Times New Roman" w:cs="Times New Roman"/>
        </w:rPr>
        <w:t xml:space="preserve"> dari tepi area yang rusak ke dalam, mengikuti arah gradien struktur gambar (isophotes).</w:t>
      </w:r>
    </w:p>
    <w:p w:rsidR="635A44DD" w:rsidP="635A44DD" w:rsidRDefault="635A44DD" w14:paraId="6D6E9A61" w14:textId="3E7B1D40">
      <w:pPr>
        <w:spacing w:before="240" w:after="240"/>
        <w:rPr>
          <w:rFonts w:ascii="Times New Roman" w:hAnsi="Times New Roman" w:eastAsia="Times New Roman" w:cs="Times New Roman"/>
        </w:rPr>
      </w:pPr>
      <w:r w:rsidRPr="635A44DD">
        <w:rPr>
          <w:rFonts w:ascii="Times New Roman" w:hAnsi="Times New Roman" w:eastAsia="Times New Roman" w:cs="Times New Roman"/>
        </w:rPr>
        <w:t>Metode Inpainting Populer:</w:t>
      </w:r>
    </w:p>
    <w:p w:rsidR="635A44DD" w:rsidP="00210EC7" w:rsidRDefault="635A44DD" w14:paraId="166FB66A" w14:textId="69D1A0C1">
      <w:pPr>
        <w:pStyle w:val="ListParagraph"/>
        <w:numPr>
          <w:ilvl w:val="0"/>
          <w:numId w:val="20"/>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Telea Algorithm</w:t>
      </w:r>
      <w:r w:rsidRPr="635A44DD">
        <w:rPr>
          <w:rFonts w:ascii="Times New Roman" w:hAnsi="Times New Roman" w:eastAsia="Times New Roman" w:cs="Times New Roman"/>
        </w:rPr>
        <w:t xml:space="preserve"> (Fast Marching Method):</w:t>
      </w:r>
      <w:r>
        <w:br/>
      </w:r>
      <w:r w:rsidRPr="635A44DD">
        <w:rPr>
          <w:rFonts w:ascii="Times New Roman" w:hAnsi="Times New Roman" w:eastAsia="Times New Roman" w:cs="Times New Roman"/>
        </w:rPr>
        <w:t xml:space="preserve"> – Cepat, cocok untuk area kecil.</w:t>
      </w:r>
      <w:r>
        <w:br/>
      </w:r>
      <w:r w:rsidRPr="635A44DD">
        <w:rPr>
          <w:rFonts w:ascii="Times New Roman" w:hAnsi="Times New Roman" w:eastAsia="Times New Roman" w:cs="Times New Roman"/>
        </w:rPr>
        <w:t xml:space="preserve"> – Memperluas warna dari batas area rusak ke bagian dalam.</w:t>
      </w:r>
    </w:p>
    <w:p w:rsidR="635A44DD" w:rsidP="00210EC7" w:rsidRDefault="635A44DD" w14:paraId="1ADBA9D6" w14:textId="1912D106">
      <w:pPr>
        <w:pStyle w:val="ListParagraph"/>
        <w:numPr>
          <w:ilvl w:val="0"/>
          <w:numId w:val="20"/>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Navier–Stokes / Bertalmio Method</w:t>
      </w:r>
      <w:r w:rsidRPr="635A44DD">
        <w:rPr>
          <w:rFonts w:ascii="Times New Roman" w:hAnsi="Times New Roman" w:eastAsia="Times New Roman" w:cs="Times New Roman"/>
        </w:rPr>
        <w:t>:</w:t>
      </w:r>
      <w:r>
        <w:br/>
      </w:r>
      <w:r w:rsidRPr="635A44DD">
        <w:rPr>
          <w:rFonts w:ascii="Times New Roman" w:hAnsi="Times New Roman" w:eastAsia="Times New Roman" w:cs="Times New Roman"/>
        </w:rPr>
        <w:t xml:space="preserve"> – Berdasarkan simulasi aliran fluida untuk menjaga arah gradien alami.</w:t>
      </w:r>
    </w:p>
    <w:p w:rsidR="635A44DD" w:rsidP="00210EC7" w:rsidRDefault="635A44DD" w14:paraId="56DAEC7F" w14:textId="1E991049">
      <w:pPr>
        <w:pStyle w:val="ListParagraph"/>
        <w:numPr>
          <w:ilvl w:val="0"/>
          <w:numId w:val="20"/>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Biharmonic Inpainting</w:t>
      </w:r>
      <w:r w:rsidRPr="635A44DD">
        <w:rPr>
          <w:rFonts w:ascii="Times New Roman" w:hAnsi="Times New Roman" w:eastAsia="Times New Roman" w:cs="Times New Roman"/>
        </w:rPr>
        <w:t xml:space="preserve"> (scikit-image):</w:t>
      </w:r>
      <w:r>
        <w:br/>
      </w:r>
      <w:r w:rsidRPr="635A44DD">
        <w:rPr>
          <w:rFonts w:ascii="Times New Roman" w:hAnsi="Times New Roman" w:eastAsia="Times New Roman" w:cs="Times New Roman"/>
        </w:rPr>
        <w:t xml:space="preserve"> – Pendekatan berbasis </w:t>
      </w:r>
      <w:r w:rsidRPr="635A44DD">
        <w:rPr>
          <w:rFonts w:ascii="Times New Roman" w:hAnsi="Times New Roman" w:eastAsia="Times New Roman" w:cs="Times New Roman"/>
          <w:b/>
          <w:bCs/>
        </w:rPr>
        <w:t>persamaan Laplace</w:t>
      </w:r>
      <w:r w:rsidRPr="635A44DD">
        <w:rPr>
          <w:rFonts w:ascii="Times New Roman" w:hAnsi="Times New Roman" w:eastAsia="Times New Roman" w:cs="Times New Roman"/>
        </w:rPr>
        <w:t xml:space="preserve"> (lebih halus untuk tepi lembut).</w:t>
      </w:r>
    </w:p>
    <w:p w:rsidR="635A44DD" w:rsidP="635A44DD" w:rsidRDefault="635A44DD" w14:paraId="145AAC98" w14:textId="4F43E67C">
      <w:r w:rsidRPr="635A44DD">
        <w:rPr>
          <w:rFonts w:ascii="Times New Roman" w:hAnsi="Times New Roman" w:eastAsia="Times New Roman" w:cs="Times New Roman"/>
        </w:rPr>
        <w:t>Contoh Kode 1 OpenCV (Telea Method)</w:t>
      </w:r>
    </w:p>
    <w:p w:rsidR="635A44DD" w:rsidP="635A44DD" w:rsidRDefault="635A44DD" w14:paraId="751DDDA4" w14:textId="6B8D6B74">
      <w:pPr>
        <w:shd w:val="clear" w:color="auto" w:fill="282C34"/>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cv2</w:t>
      </w:r>
    </w:p>
    <w:p w:rsidR="635A44DD" w:rsidP="635A44DD" w:rsidRDefault="635A44DD" w14:paraId="533445E0" w14:textId="2074506A">
      <w:pPr>
        <w:shd w:val="clear" w:color="auto" w:fill="282C34"/>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numpy</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as</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np</w:t>
      </w:r>
    </w:p>
    <w:p w:rsidR="635A44DD" w:rsidP="635A44DD" w:rsidRDefault="635A44DD" w14:paraId="730C982B" w14:textId="7E0C6FB9">
      <w:pPr>
        <w:shd w:val="clear" w:color="auto" w:fill="282C34"/>
        <w:spacing w:after="0" w:line="285" w:lineRule="auto"/>
      </w:pPr>
    </w:p>
    <w:p w:rsidR="635A44DD" w:rsidP="635A44DD" w:rsidRDefault="635A44DD" w14:paraId="2C2C3185" w14:textId="14A89B7F">
      <w:pPr>
        <w:shd w:val="clear" w:color="auto" w:fill="282C34"/>
        <w:spacing w:after="0" w:line="285" w:lineRule="auto"/>
      </w:pPr>
      <w:r w:rsidRPr="635A44DD">
        <w:rPr>
          <w:rFonts w:ascii="Consolas" w:hAnsi="Consolas" w:eastAsia="Consolas" w:cs="Consolas"/>
          <w:i/>
          <w:iCs/>
          <w:color w:val="7F848E"/>
          <w:sz w:val="21"/>
          <w:szCs w:val="21"/>
        </w:rPr>
        <w:t># Membaca gambar dan membuat mask area rusak</w:t>
      </w:r>
    </w:p>
    <w:p w:rsidR="635A44DD" w:rsidP="635A44DD" w:rsidRDefault="635A44DD" w14:paraId="15161FE6" w14:textId="57544B97">
      <w:pPr>
        <w:shd w:val="clear" w:color="auto" w:fill="282C34"/>
        <w:spacing w:after="0" w:line="285" w:lineRule="auto"/>
      </w:pP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cv2</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"old_photo.jpg"</w:t>
      </w:r>
      <w:r w:rsidRPr="635A44DD">
        <w:rPr>
          <w:rFonts w:ascii="Consolas" w:hAnsi="Consolas" w:eastAsia="Consolas" w:cs="Consolas"/>
          <w:color w:val="ABB2BF"/>
          <w:sz w:val="21"/>
          <w:szCs w:val="21"/>
        </w:rPr>
        <w:t>)</w:t>
      </w:r>
    </w:p>
    <w:p w:rsidR="635A44DD" w:rsidP="635A44DD" w:rsidRDefault="635A44DD" w14:paraId="2E0DF757" w14:textId="7E53735C">
      <w:pPr>
        <w:shd w:val="clear" w:color="auto" w:fill="282C34"/>
        <w:spacing w:after="0" w:line="285" w:lineRule="auto"/>
      </w:pPr>
      <w:r w:rsidRPr="635A44DD">
        <w:rPr>
          <w:rFonts w:ascii="Consolas" w:hAnsi="Consolas" w:eastAsia="Consolas" w:cs="Consolas"/>
          <w:color w:val="E06C75"/>
          <w:sz w:val="21"/>
          <w:szCs w:val="21"/>
        </w:rPr>
        <w:t>mask</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cv2</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"mask.jpg"</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7F848E"/>
          <w:sz w:val="21"/>
          <w:szCs w:val="21"/>
        </w:rPr>
        <w:t># putih = area yang perlu diperbaiki</w:t>
      </w:r>
    </w:p>
    <w:p w:rsidR="635A44DD" w:rsidP="635A44DD" w:rsidRDefault="635A44DD" w14:paraId="1428CC91" w14:textId="76F423F9">
      <w:pPr>
        <w:shd w:val="clear" w:color="auto" w:fill="282C34"/>
        <w:spacing w:after="0" w:line="285" w:lineRule="auto"/>
      </w:pPr>
    </w:p>
    <w:p w:rsidR="635A44DD" w:rsidP="635A44DD" w:rsidRDefault="635A44DD" w14:paraId="1F9C6268" w14:textId="1003352B">
      <w:pPr>
        <w:shd w:val="clear" w:color="auto" w:fill="282C34"/>
        <w:spacing w:after="0" w:line="285" w:lineRule="auto"/>
      </w:pPr>
      <w:r w:rsidRPr="635A44DD">
        <w:rPr>
          <w:rFonts w:ascii="Consolas" w:hAnsi="Consolas" w:eastAsia="Consolas" w:cs="Consolas"/>
          <w:i/>
          <w:iCs/>
          <w:color w:val="7F848E"/>
          <w:sz w:val="21"/>
          <w:szCs w:val="21"/>
        </w:rPr>
        <w:t># Inpainting dengan metode Telea</w:t>
      </w:r>
    </w:p>
    <w:p w:rsidR="635A44DD" w:rsidP="635A44DD" w:rsidRDefault="635A44DD" w14:paraId="5DCBFAEC" w14:textId="4022205F">
      <w:pPr>
        <w:shd w:val="clear" w:color="auto" w:fill="282C34"/>
        <w:spacing w:after="0" w:line="285" w:lineRule="auto"/>
      </w:pPr>
      <w:r w:rsidRPr="635A44DD">
        <w:rPr>
          <w:rFonts w:ascii="Consolas" w:hAnsi="Consolas" w:eastAsia="Consolas" w:cs="Consolas"/>
          <w:color w:val="E06C75"/>
          <w:sz w:val="21"/>
          <w:szCs w:val="21"/>
        </w:rPr>
        <w:t>result</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cv2</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inpaint</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mask</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inpaintRadius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flags</w:t>
      </w:r>
      <w:r w:rsidRPr="635A44DD">
        <w:rPr>
          <w:rFonts w:ascii="Consolas" w:hAnsi="Consolas" w:eastAsia="Consolas" w:cs="Consolas"/>
          <w:color w:val="56B6C2"/>
          <w:sz w:val="21"/>
          <w:szCs w:val="21"/>
        </w:rPr>
        <w:t>=</w:t>
      </w:r>
      <w:r w:rsidRPr="635A44DD">
        <w:rPr>
          <w:rFonts w:ascii="Consolas" w:hAnsi="Consolas" w:eastAsia="Consolas" w:cs="Consolas"/>
          <w:color w:val="E5C07B"/>
          <w:sz w:val="21"/>
          <w:szCs w:val="21"/>
        </w:rPr>
        <w:t>cv2</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INPAINT_TELEA</w:t>
      </w:r>
      <w:r w:rsidRPr="635A44DD">
        <w:rPr>
          <w:rFonts w:ascii="Consolas" w:hAnsi="Consolas" w:eastAsia="Consolas" w:cs="Consolas"/>
          <w:color w:val="ABB2BF"/>
          <w:sz w:val="21"/>
          <w:szCs w:val="21"/>
        </w:rPr>
        <w:t>)</w:t>
      </w:r>
    </w:p>
    <w:p w:rsidR="635A44DD" w:rsidP="635A44DD" w:rsidRDefault="635A44DD" w14:paraId="785D3E19" w14:textId="29476199">
      <w:pPr>
        <w:shd w:val="clear" w:color="auto" w:fill="282C34"/>
        <w:spacing w:after="0" w:line="285" w:lineRule="auto"/>
      </w:pPr>
    </w:p>
    <w:p w:rsidR="635A44DD" w:rsidP="635A44DD" w:rsidRDefault="635A44DD" w14:paraId="33D4CD2C" w14:textId="1DF1CBF4">
      <w:pPr>
        <w:shd w:val="clear" w:color="auto" w:fill="282C34"/>
        <w:spacing w:after="0" w:line="285" w:lineRule="auto"/>
      </w:pPr>
      <w:r w:rsidRPr="635A44DD">
        <w:rPr>
          <w:rFonts w:ascii="Consolas" w:hAnsi="Consolas" w:eastAsia="Consolas" w:cs="Consolas"/>
          <w:color w:val="E5C07B"/>
          <w:sz w:val="21"/>
          <w:szCs w:val="21"/>
        </w:rPr>
        <w:t>cv2</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imwrite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"inpainted_telea.jpg"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result</w:t>
      </w:r>
      <w:r w:rsidRPr="635A44DD">
        <w:rPr>
          <w:rFonts w:ascii="Consolas" w:hAnsi="Consolas" w:eastAsia="Consolas" w:cs="Consolas"/>
          <w:color w:val="ABB2BF"/>
          <w:sz w:val="21"/>
          <w:szCs w:val="21"/>
        </w:rPr>
        <w:t>)</w:t>
      </w:r>
    </w:p>
    <w:p w:rsidR="635A44DD" w:rsidP="635A44DD" w:rsidRDefault="635A44DD" w14:paraId="0C8AFFEC" w14:textId="31A17252">
      <w:pPr>
        <w:shd w:val="clear" w:color="auto" w:fill="282C34"/>
        <w:spacing w:after="0" w:line="285" w:lineRule="auto"/>
      </w:pPr>
    </w:p>
    <w:p w:rsidR="635A44DD" w:rsidP="635A44DD" w:rsidRDefault="635A44DD" w14:paraId="5516D2B4" w14:textId="45B6599B">
      <w:r w:rsidRPr="635A44DD">
        <w:rPr>
          <w:rFonts w:ascii="Times New Roman" w:hAnsi="Times New Roman" w:eastAsia="Times New Roman" w:cs="Times New Roman"/>
        </w:rPr>
        <w:t>Contoh Kode 2 Scikit-Image (Biharmonic Inpainting)</w:t>
      </w:r>
    </w:p>
    <w:p w:rsidR="635A44DD" w:rsidP="635A44DD" w:rsidRDefault="635A44DD" w14:paraId="6C885E38" w14:textId="7575D3E0">
      <w:pPr>
        <w:shd w:val="clear" w:color="auto" w:fill="282C34"/>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skimage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io, color</w:t>
      </w:r>
    </w:p>
    <w:p w:rsidR="635A44DD" w:rsidP="635A44DD" w:rsidRDefault="635A44DD" w14:paraId="309D5227" w14:textId="3A4A2858">
      <w:pPr>
        <w:shd w:val="clear" w:color="auto" w:fill="282C34"/>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skimage.restoration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inpaint</w:t>
      </w:r>
    </w:p>
    <w:p w:rsidR="635A44DD" w:rsidP="635A44DD" w:rsidRDefault="635A44DD" w14:paraId="3DBA8662" w14:textId="742225F0">
      <w:pPr>
        <w:shd w:val="clear" w:color="auto" w:fill="282C34"/>
        <w:spacing w:after="0" w:line="285" w:lineRule="auto"/>
      </w:pPr>
    </w:p>
    <w:p w:rsidR="635A44DD" w:rsidP="635A44DD" w:rsidRDefault="635A44DD" w14:paraId="5DA82EFD" w14:textId="2A9DDAAD">
      <w:pPr>
        <w:shd w:val="clear" w:color="auto" w:fill="282C34"/>
        <w:spacing w:after="0" w:line="285" w:lineRule="auto"/>
      </w:pP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io.</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"damaged.png"</w:t>
      </w:r>
      <w:r w:rsidRPr="635A44DD">
        <w:rPr>
          <w:rFonts w:ascii="Consolas" w:hAnsi="Consolas" w:eastAsia="Consolas" w:cs="Consolas"/>
          <w:color w:val="ABB2BF"/>
          <w:sz w:val="21"/>
          <w:szCs w:val="21"/>
        </w:rPr>
        <w:t>)</w:t>
      </w:r>
    </w:p>
    <w:p w:rsidR="635A44DD" w:rsidP="635A44DD" w:rsidRDefault="635A44DD" w14:paraId="203CEECA" w14:textId="7AA3465C">
      <w:pPr>
        <w:shd w:val="clear" w:color="auto" w:fill="282C34"/>
        <w:spacing w:after="0" w:line="285" w:lineRule="auto"/>
      </w:pPr>
      <w:r w:rsidRPr="635A44DD">
        <w:rPr>
          <w:rFonts w:ascii="Consolas" w:hAnsi="Consolas" w:eastAsia="Consolas" w:cs="Consolas"/>
          <w:color w:val="E06C75"/>
          <w:sz w:val="21"/>
          <w:szCs w:val="21"/>
        </w:rPr>
        <w:t>mask</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&gt;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250</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7F848E"/>
          <w:sz w:val="21"/>
          <w:szCs w:val="21"/>
        </w:rPr>
        <w:t># area putih sebagai area rusak</w:t>
      </w:r>
    </w:p>
    <w:p w:rsidR="635A44DD" w:rsidP="635A44DD" w:rsidRDefault="635A44DD" w14:paraId="7F45561D" w14:textId="6496D12D">
      <w:pPr>
        <w:shd w:val="clear" w:color="auto" w:fill="282C34"/>
        <w:spacing w:after="0" w:line="285" w:lineRule="auto"/>
      </w:pPr>
    </w:p>
    <w:p w:rsidR="635A44DD" w:rsidP="635A44DD" w:rsidRDefault="635A44DD" w14:paraId="7879258B" w14:textId="012681E3">
      <w:pPr>
        <w:shd w:val="clear" w:color="auto" w:fill="282C34"/>
        <w:spacing w:after="0" w:line="285" w:lineRule="auto"/>
      </w:pPr>
      <w:r w:rsidRPr="635A44DD">
        <w:rPr>
          <w:rFonts w:ascii="Consolas" w:hAnsi="Consolas" w:eastAsia="Consolas" w:cs="Consolas"/>
          <w:i/>
          <w:iCs/>
          <w:color w:val="7F848E"/>
          <w:sz w:val="21"/>
          <w:szCs w:val="21"/>
        </w:rPr>
        <w:t># Biharmonic inpainting</w:t>
      </w:r>
    </w:p>
    <w:p w:rsidR="635A44DD" w:rsidP="635A44DD" w:rsidRDefault="635A44DD" w14:paraId="7B243F26" w14:textId="3DE09A87">
      <w:pPr>
        <w:shd w:val="clear" w:color="auto" w:fill="282C34"/>
        <w:spacing w:after="0" w:line="285" w:lineRule="auto"/>
      </w:pPr>
      <w:r w:rsidRPr="635A44DD">
        <w:rPr>
          <w:rFonts w:ascii="Consolas" w:hAnsi="Consolas" w:eastAsia="Consolas" w:cs="Consolas"/>
          <w:color w:val="E06C75"/>
          <w:sz w:val="21"/>
          <w:szCs w:val="21"/>
        </w:rPr>
        <w:t>restored</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inpaint.</w:t>
      </w:r>
      <w:r w:rsidRPr="635A44DD">
        <w:rPr>
          <w:rFonts w:ascii="Consolas" w:hAnsi="Consolas" w:eastAsia="Consolas" w:cs="Consolas"/>
          <w:color w:val="61AFEF"/>
          <w:sz w:val="21"/>
          <w:szCs w:val="21"/>
        </w:rPr>
        <w:t>inpaint_biharmonic</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mask</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channel_axis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p>
    <w:p w:rsidR="635A44DD" w:rsidP="635A44DD" w:rsidRDefault="635A44DD" w14:paraId="0E3B5107" w14:textId="3B758313">
      <w:pPr>
        <w:shd w:val="clear" w:color="auto" w:fill="282C34"/>
        <w:spacing w:after="0" w:line="285" w:lineRule="auto"/>
      </w:pPr>
      <w:r w:rsidRPr="635A44DD">
        <w:rPr>
          <w:rFonts w:ascii="Consolas" w:hAnsi="Consolas" w:eastAsia="Consolas" w:cs="Consolas"/>
          <w:color w:val="ABB2BF"/>
          <w:sz w:val="21"/>
          <w:szCs w:val="21"/>
        </w:rPr>
        <w:t>io.</w:t>
      </w:r>
      <w:r w:rsidRPr="635A44DD">
        <w:rPr>
          <w:rFonts w:ascii="Consolas" w:hAnsi="Consolas" w:eastAsia="Consolas" w:cs="Consolas"/>
          <w:color w:val="61AFEF"/>
          <w:sz w:val="21"/>
          <w:szCs w:val="21"/>
        </w:rPr>
        <w:t>imsave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"restored_image.jpg"</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restored</w:t>
      </w:r>
      <w:r w:rsidRPr="635A44DD">
        <w:rPr>
          <w:rFonts w:ascii="Consolas" w:hAnsi="Consolas" w:eastAsia="Consolas" w:cs="Consolas"/>
          <w:color w:val="ABB2BF"/>
          <w:sz w:val="21"/>
          <w:szCs w:val="21"/>
        </w:rPr>
        <w:t>)</w:t>
      </w:r>
    </w:p>
    <w:p w:rsidR="635A44DD" w:rsidP="635A44DD" w:rsidRDefault="635A44DD" w14:paraId="6F1FB17F" w14:textId="7A253D02">
      <w:pPr>
        <w:shd w:val="clear" w:color="auto" w:fill="282C34"/>
        <w:spacing w:after="0" w:line="285" w:lineRule="auto"/>
      </w:pPr>
    </w:p>
    <w:p w:rsidR="635A44DD" w:rsidP="635A44DD" w:rsidRDefault="635A44DD" w14:paraId="2C2F975A" w14:textId="67A70A16">
      <w:pPr>
        <w:pStyle w:val="Heading2"/>
        <w:rPr>
          <w:rFonts w:ascii="Times New Roman" w:hAnsi="Times New Roman" w:eastAsia="Times New Roman" w:cs="Times New Roman"/>
          <w:b/>
          <w:bCs/>
          <w:color w:val="auto"/>
          <w:sz w:val="24"/>
          <w:szCs w:val="24"/>
        </w:rPr>
      </w:pPr>
      <w:bookmarkStart w:name="_Toc213102773" w:id="163"/>
      <w:r w:rsidRPr="635A44DD">
        <w:rPr>
          <w:rFonts w:ascii="Times New Roman" w:hAnsi="Times New Roman" w:eastAsia="Times New Roman" w:cs="Times New Roman"/>
          <w:b/>
          <w:bCs/>
          <w:color w:val="auto"/>
          <w:sz w:val="24"/>
          <w:szCs w:val="24"/>
        </w:rPr>
        <w:t>12. 4. Variational image processing</w:t>
      </w:r>
      <w:bookmarkEnd w:id="163"/>
      <w:r w:rsidRPr="635A44DD">
        <w:rPr>
          <w:rFonts w:ascii="Times New Roman" w:hAnsi="Times New Roman" w:eastAsia="Times New Roman" w:cs="Times New Roman"/>
          <w:b/>
          <w:bCs/>
          <w:color w:val="auto"/>
          <w:sz w:val="24"/>
          <w:szCs w:val="24"/>
        </w:rPr>
        <w:t xml:space="preserve">  </w:t>
      </w:r>
    </w:p>
    <w:p w:rsidR="635A44DD" w:rsidP="635A44DD" w:rsidRDefault="635A44DD" w14:paraId="2F4125E3" w14:textId="23D0EC0D">
      <w:pPr>
        <w:rPr>
          <w:rFonts w:ascii="Times New Roman" w:hAnsi="Times New Roman" w:eastAsia="Times New Roman" w:cs="Times New Roman"/>
        </w:rPr>
      </w:pPr>
      <w:r w:rsidRPr="635A44DD">
        <w:rPr>
          <w:rFonts w:ascii="Times New Roman" w:hAnsi="Times New Roman" w:eastAsia="Times New Roman" w:cs="Times New Roman"/>
        </w:rPr>
        <w:t>Variational image processing adalah pendekatan pengolahan citra yang berfokus pada memperbaiki kualitas gambar dengan cara meminimalkan “energi kesalahan” secara menyeluruh. Artinya, algoritma mencoba mencari hasil gambar baru yang paling “seimbang” antara tetap menyerupai gambar asli tetapi lebih halus, bersih, dan bebas dari gangguan seperti noise, blur, atau detail yang berlebihan.</w:t>
      </w:r>
    </w:p>
    <w:p w:rsidR="635A44DD" w:rsidP="635A44DD" w:rsidRDefault="635A44DD" w14:paraId="3E195380" w14:textId="152CFEF8">
      <w:r w:rsidRPr="635A44DD">
        <w:rPr>
          <w:rFonts w:ascii="Times New Roman" w:hAnsi="Times New Roman" w:eastAsia="Times New Roman" w:cs="Times New Roman"/>
        </w:rPr>
        <w:t>Pendekatan ini didasari oleh prinsip bahwa setiap gambar memiliki dua elemen penting:</w:t>
      </w:r>
    </w:p>
    <w:p w:rsidR="635A44DD" w:rsidP="00210EC7" w:rsidRDefault="635A44DD" w14:paraId="4A80EBE6" w14:textId="4B907F2D">
      <w:pPr>
        <w:pStyle w:val="ListParagraph"/>
        <w:numPr>
          <w:ilvl w:val="0"/>
          <w:numId w:val="18"/>
        </w:numPr>
        <w:rPr>
          <w:rFonts w:ascii="Times New Roman" w:hAnsi="Times New Roman" w:eastAsia="Times New Roman" w:cs="Times New Roman"/>
        </w:rPr>
      </w:pPr>
      <w:r w:rsidRPr="635A44DD">
        <w:rPr>
          <w:rFonts w:ascii="Times New Roman" w:hAnsi="Times New Roman" w:eastAsia="Times New Roman" w:cs="Times New Roman"/>
        </w:rPr>
        <w:t>Kebenaran data (data fidelity) – hasil gambar harus tetap terlihat seperti aslinya, tidak berubah drastis.</w:t>
      </w:r>
    </w:p>
    <w:p w:rsidR="635A44DD" w:rsidP="00210EC7" w:rsidRDefault="635A44DD" w14:paraId="43C4129A" w14:textId="2847D687">
      <w:pPr>
        <w:pStyle w:val="ListParagraph"/>
        <w:numPr>
          <w:ilvl w:val="0"/>
          <w:numId w:val="18"/>
        </w:numPr>
        <w:rPr>
          <w:rFonts w:ascii="Times New Roman" w:hAnsi="Times New Roman" w:eastAsia="Times New Roman" w:cs="Times New Roman"/>
        </w:rPr>
      </w:pPr>
      <w:r w:rsidRPr="635A44DD">
        <w:rPr>
          <w:rFonts w:ascii="Times New Roman" w:hAnsi="Times New Roman" w:eastAsia="Times New Roman" w:cs="Times New Roman"/>
        </w:rPr>
        <w:t>Kelembutan (smoothness) – hasil gambar sebaiknya tidak memiliki perubahan warna atau pencahayaan yang terlalu tajam di area yang seharusnya datar.</w:t>
      </w:r>
    </w:p>
    <w:p w:rsidR="635A44DD" w:rsidP="635A44DD" w:rsidRDefault="635A44DD" w14:paraId="1F956F23" w14:textId="112EC7A5">
      <w:r w:rsidRPr="635A44DD">
        <w:rPr>
          <w:rFonts w:ascii="Times New Roman" w:hAnsi="Times New Roman" w:eastAsia="Times New Roman" w:cs="Times New Roman"/>
        </w:rPr>
        <w:t>Dengan cara ini, metode variational tidak hanya melakukan penghapusan noise secara acak, tetapi benar-benar menganalisis struktur gambar untuk menentukan bagian mana yang harus diperhalus dan bagian mana yang harus dipertahankan (seperti tepi atau kontur objek).</w:t>
      </w:r>
    </w:p>
    <w:p w:rsidR="635A44DD" w:rsidP="635A44DD" w:rsidRDefault="635A44DD" w14:paraId="5711D28D" w14:textId="76E378C4">
      <w:r w:rsidRPr="635A44DD">
        <w:rPr>
          <w:rFonts w:ascii="Times New Roman" w:hAnsi="Times New Roman" w:eastAsia="Times New Roman" w:cs="Times New Roman"/>
        </w:rPr>
        <w:t>Pendekatan ini menjadi dasar dari banyak teknik modern misalnya restorasi foto lama, penghapusan blur, atau perbaikan gambar medis di mana hasil akhir harus tetap alami dan detail penting tidak boleh hilang.</w:t>
      </w:r>
    </w:p>
    <w:p w:rsidR="635A44DD" w:rsidP="635A44DD" w:rsidRDefault="635A44DD" w14:paraId="755812E7" w14:textId="34A8C70C">
      <w:pPr>
        <w:pStyle w:val="Heading3"/>
      </w:pPr>
      <w:bookmarkStart w:name="_Toc213102774" w:id="164"/>
      <w:r>
        <w:t>12.4.1. Total Variation Denoising</w:t>
      </w:r>
      <w:bookmarkEnd w:id="164"/>
    </w:p>
    <w:p w:rsidR="635A44DD" w:rsidP="635A44DD" w:rsidRDefault="635A44DD" w14:paraId="7CC869E7" w14:textId="29FC7CED">
      <w:p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Total Variation (TV) Denoising</w:t>
      </w:r>
      <w:r w:rsidRPr="635A44DD">
        <w:rPr>
          <w:rFonts w:ascii="Times New Roman" w:hAnsi="Times New Roman" w:eastAsia="Times New Roman" w:cs="Times New Roman"/>
        </w:rPr>
        <w:t xml:space="preserve"> adalah salah satu metode paling terkenal dalam kelompok variational image processing. Tujuan utamanya adalah </w:t>
      </w:r>
      <w:r w:rsidRPr="635A44DD">
        <w:rPr>
          <w:rFonts w:ascii="Times New Roman" w:hAnsi="Times New Roman" w:eastAsia="Times New Roman" w:cs="Times New Roman"/>
          <w:b/>
          <w:bCs/>
        </w:rPr>
        <w:t>menghilangkan noise dari gambar sambil tetap mempertahankan bentuk tepi objek yang tajam</w:t>
      </w:r>
      <w:r w:rsidRPr="635A44DD">
        <w:rPr>
          <w:rFonts w:ascii="Times New Roman" w:hAnsi="Times New Roman" w:eastAsia="Times New Roman" w:cs="Times New Roman"/>
        </w:rPr>
        <w:t>.</w:t>
      </w:r>
    </w:p>
    <w:p w:rsidR="635A44DD" w:rsidP="635A44DD" w:rsidRDefault="635A44DD" w14:paraId="3D7E7AA7" w14:textId="10EB91D9">
      <w:pPr>
        <w:spacing w:before="240" w:after="240"/>
      </w:pPr>
      <w:r w:rsidRPr="635A44DD">
        <w:rPr>
          <w:rFonts w:ascii="Times New Roman" w:hAnsi="Times New Roman" w:eastAsia="Times New Roman" w:cs="Times New Roman"/>
        </w:rPr>
        <w:t xml:space="preserve">Biasanya, ketika kita menggunakan filter penghalus seperti </w:t>
      </w:r>
      <w:r w:rsidRPr="635A44DD">
        <w:rPr>
          <w:rFonts w:ascii="Times New Roman" w:hAnsi="Times New Roman" w:eastAsia="Times New Roman" w:cs="Times New Roman"/>
          <w:i/>
          <w:iCs/>
        </w:rPr>
        <w:t>Gaussian blur</w:t>
      </w:r>
      <w:r w:rsidRPr="635A44DD">
        <w:rPr>
          <w:rFonts w:ascii="Times New Roman" w:hAnsi="Times New Roman" w:eastAsia="Times New Roman" w:cs="Times New Roman"/>
        </w:rPr>
        <w:t>, semua bagian gambar akan menjadi lembut, termasuk batas objek — sehingga tepi menjadi kabur.</w:t>
      </w:r>
      <w:r>
        <w:br/>
      </w:r>
      <w:r w:rsidRPr="635A44DD">
        <w:rPr>
          <w:rFonts w:ascii="Times New Roman" w:hAnsi="Times New Roman" w:eastAsia="Times New Roman" w:cs="Times New Roman"/>
        </w:rPr>
        <w:t xml:space="preserve">Berbeda dengan itu, TV Denoising bekerja lebih “cerdas”: ia </w:t>
      </w:r>
      <w:r w:rsidRPr="635A44DD">
        <w:rPr>
          <w:rFonts w:ascii="Times New Roman" w:hAnsi="Times New Roman" w:eastAsia="Times New Roman" w:cs="Times New Roman"/>
          <w:b/>
          <w:bCs/>
        </w:rPr>
        <w:t>hanya menghaluskan area yang datar atau bertekstur lembut</w:t>
      </w:r>
      <w:r w:rsidRPr="635A44DD">
        <w:rPr>
          <w:rFonts w:ascii="Times New Roman" w:hAnsi="Times New Roman" w:eastAsia="Times New Roman" w:cs="Times New Roman"/>
        </w:rPr>
        <w:t xml:space="preserve">, seperti langit atau kulit wajah, </w:t>
      </w:r>
      <w:r w:rsidRPr="635A44DD">
        <w:rPr>
          <w:rFonts w:ascii="Times New Roman" w:hAnsi="Times New Roman" w:eastAsia="Times New Roman" w:cs="Times New Roman"/>
          <w:b/>
          <w:bCs/>
        </w:rPr>
        <w:t>tanpa mengganggu bagian dengan perubahan tajam</w:t>
      </w:r>
      <w:r w:rsidRPr="635A44DD">
        <w:rPr>
          <w:rFonts w:ascii="Times New Roman" w:hAnsi="Times New Roman" w:eastAsia="Times New Roman" w:cs="Times New Roman"/>
        </w:rPr>
        <w:t>, seperti tepi daun, rambut, atau garis dinding.</w:t>
      </w:r>
    </w:p>
    <w:p w:rsidR="635A44DD" w:rsidP="635A44DD" w:rsidRDefault="635A44DD" w14:paraId="09E2D844" w14:textId="31F790D9">
      <w:pPr>
        <w:spacing w:before="240" w:after="240"/>
        <w:rPr>
          <w:rFonts w:ascii="Times New Roman" w:hAnsi="Times New Roman" w:eastAsia="Times New Roman" w:cs="Times New Roman"/>
        </w:rPr>
      </w:pPr>
      <w:r w:rsidRPr="635A44DD">
        <w:rPr>
          <w:rFonts w:ascii="Times New Roman" w:hAnsi="Times New Roman" w:eastAsia="Times New Roman" w:cs="Times New Roman"/>
        </w:rPr>
        <w:t>Cara kerjanya sederhana:</w:t>
      </w:r>
    </w:p>
    <w:p w:rsidR="635A44DD" w:rsidP="00210EC7" w:rsidRDefault="635A44DD" w14:paraId="75A2F8F0" w14:textId="6F5FA20F">
      <w:pPr>
        <w:pStyle w:val="ListParagraph"/>
        <w:numPr>
          <w:ilvl w:val="0"/>
          <w:numId w:val="17"/>
        </w:numPr>
        <w:spacing w:before="240" w:after="240"/>
        <w:rPr>
          <w:rFonts w:ascii="Times New Roman" w:hAnsi="Times New Roman" w:eastAsia="Times New Roman" w:cs="Times New Roman"/>
        </w:rPr>
      </w:pPr>
      <w:r w:rsidRPr="635A44DD">
        <w:rPr>
          <w:rFonts w:ascii="Times New Roman" w:hAnsi="Times New Roman" w:eastAsia="Times New Roman" w:cs="Times New Roman"/>
        </w:rPr>
        <w:t>Algoritma membaca seluruh gambar dan mengenali area mana yang mengandung banyak perubahan warna (tepi) dan mana yang relatif datar.</w:t>
      </w:r>
    </w:p>
    <w:p w:rsidR="635A44DD" w:rsidP="00210EC7" w:rsidRDefault="635A44DD" w14:paraId="6C650CD3" w14:textId="13C74ACF">
      <w:pPr>
        <w:pStyle w:val="ListParagraph"/>
        <w:numPr>
          <w:ilvl w:val="0"/>
          <w:numId w:val="17"/>
        </w:numPr>
        <w:spacing w:before="240" w:after="240"/>
        <w:rPr>
          <w:rFonts w:ascii="Times New Roman" w:hAnsi="Times New Roman" w:eastAsia="Times New Roman" w:cs="Times New Roman"/>
        </w:rPr>
      </w:pPr>
      <w:r w:rsidRPr="635A44DD">
        <w:rPr>
          <w:rFonts w:ascii="Times New Roman" w:hAnsi="Times New Roman" w:eastAsia="Times New Roman" w:cs="Times New Roman"/>
        </w:rPr>
        <w:t>Area yang datar akan diratakan untuk menghapus noise kecil seperti bintik atau grain.</w:t>
      </w:r>
    </w:p>
    <w:p w:rsidR="635A44DD" w:rsidP="00210EC7" w:rsidRDefault="635A44DD" w14:paraId="69F1173B" w14:textId="22F54CB9">
      <w:pPr>
        <w:pStyle w:val="ListParagraph"/>
        <w:numPr>
          <w:ilvl w:val="0"/>
          <w:numId w:val="17"/>
        </w:numPr>
        <w:spacing w:before="240" w:after="240"/>
        <w:rPr>
          <w:rFonts w:ascii="Times New Roman" w:hAnsi="Times New Roman" w:eastAsia="Times New Roman" w:cs="Times New Roman"/>
        </w:rPr>
      </w:pPr>
      <w:r w:rsidRPr="635A44DD">
        <w:rPr>
          <w:rFonts w:ascii="Times New Roman" w:hAnsi="Times New Roman" w:eastAsia="Times New Roman" w:cs="Times New Roman"/>
        </w:rPr>
        <w:t>Area dengan perubahan tajam akan dipertahankan, sehingga struktur objek tetap utuh.</w:t>
      </w:r>
    </w:p>
    <w:p w:rsidR="635A44DD" w:rsidP="00210EC7" w:rsidRDefault="635A44DD" w14:paraId="295C3224" w14:textId="4B13E657">
      <w:pPr>
        <w:pStyle w:val="ListParagraph"/>
        <w:numPr>
          <w:ilvl w:val="0"/>
          <w:numId w:val="17"/>
        </w:numPr>
        <w:spacing w:before="240" w:after="240"/>
        <w:rPr>
          <w:rFonts w:ascii="Times New Roman" w:hAnsi="Times New Roman" w:eastAsia="Times New Roman" w:cs="Times New Roman"/>
        </w:rPr>
      </w:pPr>
      <w:r w:rsidRPr="635A44DD">
        <w:rPr>
          <w:rFonts w:ascii="Times New Roman" w:hAnsi="Times New Roman" w:eastAsia="Times New Roman" w:cs="Times New Roman"/>
        </w:rPr>
        <w:t>Proses ini diulangi beberapa kali hingga gambar menjadi lebih bersih namun tetap tajam.</w:t>
      </w:r>
    </w:p>
    <w:p w:rsidR="635A44DD" w:rsidP="635A44DD" w:rsidRDefault="635A44DD" w14:paraId="7B2E96F6" w14:textId="28D9CF03">
      <w:pPr>
        <w:spacing w:before="240" w:after="240"/>
      </w:pPr>
      <w:r w:rsidRPr="635A44DD">
        <w:rPr>
          <w:rFonts w:ascii="Times New Roman" w:hAnsi="Times New Roman" w:eastAsia="Times New Roman" w:cs="Times New Roman"/>
        </w:rPr>
        <w:t xml:space="preserve">Berikut contoh sederhana bagaimana teknik ini digunakan dengan library </w:t>
      </w:r>
      <w:r w:rsidRPr="635A44DD">
        <w:rPr>
          <w:rFonts w:ascii="Times New Roman" w:hAnsi="Times New Roman" w:eastAsia="Times New Roman" w:cs="Times New Roman"/>
          <w:i/>
          <w:iCs/>
        </w:rPr>
        <w:t>scikit-image</w:t>
      </w:r>
      <w:r w:rsidRPr="635A44DD">
        <w:rPr>
          <w:rFonts w:ascii="Times New Roman" w:hAnsi="Times New Roman" w:eastAsia="Times New Roman" w:cs="Times New Roman"/>
        </w:rPr>
        <w:t>:</w:t>
      </w:r>
    </w:p>
    <w:p w:rsidR="635A44DD" w:rsidP="635A44DD" w:rsidRDefault="635A44DD" w14:paraId="583A5D4B" w14:textId="765C8C8A">
      <w:pPr>
        <w:shd w:val="clear" w:color="auto" w:fill="282C34"/>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skimage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io</w:t>
      </w:r>
    </w:p>
    <w:p w:rsidR="635A44DD" w:rsidP="635A44DD" w:rsidRDefault="635A44DD" w14:paraId="16C49F62" w14:textId="6C02553C">
      <w:pPr>
        <w:shd w:val="clear" w:color="auto" w:fill="282C34"/>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skimage.restoration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denoise_tv_chambolle</w:t>
      </w:r>
    </w:p>
    <w:p w:rsidR="635A44DD" w:rsidP="635A44DD" w:rsidRDefault="635A44DD" w14:paraId="512B954D" w14:textId="6B2B014A">
      <w:pPr>
        <w:shd w:val="clear" w:color="auto" w:fill="282C34"/>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matplotlib</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pyplot</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as</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plt</w:t>
      </w:r>
    </w:p>
    <w:p w:rsidR="635A44DD" w:rsidP="635A44DD" w:rsidRDefault="635A44DD" w14:paraId="3BCFE81F" w14:textId="510ACD04">
      <w:pPr>
        <w:shd w:val="clear" w:color="auto" w:fill="282C34"/>
        <w:spacing w:after="0" w:line="285" w:lineRule="auto"/>
      </w:pPr>
    </w:p>
    <w:p w:rsidR="635A44DD" w:rsidP="635A44DD" w:rsidRDefault="635A44DD" w14:paraId="44C11D84" w14:textId="47F0863E">
      <w:pPr>
        <w:shd w:val="clear" w:color="auto" w:fill="282C34"/>
        <w:spacing w:after="0" w:line="285" w:lineRule="auto"/>
      </w:pPr>
      <w:r w:rsidRPr="635A44DD">
        <w:rPr>
          <w:rFonts w:ascii="Consolas" w:hAnsi="Consolas" w:eastAsia="Consolas" w:cs="Consolas"/>
          <w:i/>
          <w:iCs/>
          <w:color w:val="7F848E"/>
          <w:sz w:val="21"/>
          <w:szCs w:val="21"/>
        </w:rPr>
        <w:t># Membaca gambar yang ber-noise</w:t>
      </w:r>
    </w:p>
    <w:p w:rsidR="635A44DD" w:rsidP="635A44DD" w:rsidRDefault="635A44DD" w14:paraId="40362602" w14:textId="719DCED9">
      <w:pPr>
        <w:shd w:val="clear" w:color="auto" w:fill="282C34"/>
        <w:spacing w:after="0" w:line="285" w:lineRule="auto"/>
      </w:pP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io.</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"noisy_photo.jpg"</w:t>
      </w:r>
      <w:r w:rsidRPr="635A44DD">
        <w:rPr>
          <w:rFonts w:ascii="Consolas" w:hAnsi="Consolas" w:eastAsia="Consolas" w:cs="Consolas"/>
          <w:color w:val="ABB2BF"/>
          <w:sz w:val="21"/>
          <w:szCs w:val="21"/>
        </w:rPr>
        <w:t>)</w:t>
      </w:r>
    </w:p>
    <w:p w:rsidR="635A44DD" w:rsidP="635A44DD" w:rsidRDefault="635A44DD" w14:paraId="773AD411" w14:textId="0C5A5916">
      <w:pPr>
        <w:shd w:val="clear" w:color="auto" w:fill="282C34"/>
        <w:spacing w:after="0" w:line="285" w:lineRule="auto"/>
      </w:pPr>
    </w:p>
    <w:p w:rsidR="635A44DD" w:rsidP="635A44DD" w:rsidRDefault="635A44DD" w14:paraId="482B11DB" w14:textId="34E24808">
      <w:pPr>
        <w:shd w:val="clear" w:color="auto" w:fill="282C34"/>
        <w:spacing w:after="0" w:line="285" w:lineRule="auto"/>
      </w:pPr>
      <w:r w:rsidRPr="635A44DD">
        <w:rPr>
          <w:rFonts w:ascii="Consolas" w:hAnsi="Consolas" w:eastAsia="Consolas" w:cs="Consolas"/>
          <w:i/>
          <w:iCs/>
          <w:color w:val="7F848E"/>
          <w:sz w:val="21"/>
          <w:szCs w:val="21"/>
        </w:rPr>
        <w:t># Proses denoising dengan Total Variation</w:t>
      </w:r>
    </w:p>
    <w:p w:rsidR="635A44DD" w:rsidP="635A44DD" w:rsidRDefault="635A44DD" w14:paraId="71AF8A7A" w14:textId="7E00D1DA">
      <w:pPr>
        <w:shd w:val="clear" w:color="auto" w:fill="282C34"/>
        <w:spacing w:after="0" w:line="285" w:lineRule="auto"/>
      </w:pPr>
      <w:r w:rsidRPr="635A44DD">
        <w:rPr>
          <w:rFonts w:ascii="Consolas" w:hAnsi="Consolas" w:eastAsia="Consolas" w:cs="Consolas"/>
          <w:color w:val="E06C75"/>
          <w:sz w:val="21"/>
          <w:szCs w:val="21"/>
        </w:rPr>
        <w:t>denoised</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denoise_tv_chambolle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weight</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0.1</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channel_axis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p>
    <w:p w:rsidR="635A44DD" w:rsidP="635A44DD" w:rsidRDefault="635A44DD" w14:paraId="538D61FF" w14:textId="0DE07C41">
      <w:pPr>
        <w:shd w:val="clear" w:color="auto" w:fill="282C34"/>
        <w:spacing w:after="0" w:line="285" w:lineRule="auto"/>
      </w:pPr>
    </w:p>
    <w:p w:rsidR="635A44DD" w:rsidP="635A44DD" w:rsidRDefault="635A44DD" w14:paraId="2C425A82" w14:textId="58E84864">
      <w:pPr>
        <w:shd w:val="clear" w:color="auto" w:fill="282C34"/>
        <w:spacing w:after="0" w:line="285" w:lineRule="auto"/>
      </w:pPr>
      <w:r w:rsidRPr="635A44DD">
        <w:rPr>
          <w:rFonts w:ascii="Consolas" w:hAnsi="Consolas" w:eastAsia="Consolas" w:cs="Consolas"/>
          <w:i/>
          <w:iCs/>
          <w:color w:val="7F848E"/>
          <w:sz w:val="21"/>
          <w:szCs w:val="21"/>
        </w:rPr>
        <w:t># Tampilkan hasil</w:t>
      </w:r>
    </w:p>
    <w:p w:rsidR="635A44DD" w:rsidP="635A44DD" w:rsidRDefault="635A44DD" w14:paraId="2026EC92" w14:textId="571E99D5">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figure</w:t>
      </w:r>
      <w:r w:rsidRPr="635A44DD">
        <w:rPr>
          <w:rFonts w:ascii="Consolas" w:hAnsi="Consolas" w:eastAsia="Consolas" w:cs="Consolas"/>
          <w:color w:val="ABB2BF"/>
          <w:sz w:val="21"/>
          <w:szCs w:val="21"/>
        </w:rPr>
        <w:t>(</w:t>
      </w:r>
      <w:r w:rsidRPr="635A44DD">
        <w:rPr>
          <w:rFonts w:ascii="Consolas" w:hAnsi="Consolas" w:eastAsia="Consolas" w:cs="Consolas"/>
          <w:i/>
          <w:iC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5</w:t>
      </w:r>
      <w:r w:rsidRPr="635A44DD">
        <w:rPr>
          <w:rFonts w:ascii="Consolas" w:hAnsi="Consolas" w:eastAsia="Consolas" w:cs="Consolas"/>
          <w:color w:val="ABB2BF"/>
          <w:sz w:val="21"/>
          <w:szCs w:val="21"/>
        </w:rPr>
        <w:t>))</w:t>
      </w:r>
    </w:p>
    <w:p w:rsidR="635A44DD" w:rsidP="635A44DD" w:rsidRDefault="635A44DD" w14:paraId="35C1AD89" w14:textId="25D442A0">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p>
    <w:p w:rsidR="635A44DD" w:rsidP="635A44DD" w:rsidRDefault="635A44DD" w14:paraId="5CABA593" w14:textId="5715DEB5">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w:t>
      </w:r>
    </w:p>
    <w:p w:rsidR="635A44DD" w:rsidP="635A44DD" w:rsidRDefault="635A44DD" w14:paraId="1B4862F6" w14:textId="5F073817">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"Gambar Asli (Noisy)"</w:t>
      </w:r>
      <w:r w:rsidRPr="635A44DD">
        <w:rPr>
          <w:rFonts w:ascii="Consolas" w:hAnsi="Consolas" w:eastAsia="Consolas" w:cs="Consolas"/>
          <w:color w:val="ABB2BF"/>
          <w:sz w:val="21"/>
          <w:szCs w:val="21"/>
        </w:rPr>
        <w:t>)</w:t>
      </w:r>
    </w:p>
    <w:p w:rsidR="635A44DD" w:rsidP="635A44DD" w:rsidRDefault="635A44DD" w14:paraId="3A3F5D65" w14:textId="319E3576">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72C1916B" w14:textId="740EE166">
      <w:pPr>
        <w:shd w:val="clear" w:color="auto" w:fill="282C34"/>
        <w:spacing w:after="0" w:line="285" w:lineRule="auto"/>
      </w:pPr>
    </w:p>
    <w:p w:rsidR="635A44DD" w:rsidP="635A44DD" w:rsidRDefault="635A44DD" w14:paraId="16C784FB" w14:textId="4340ECDF">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p>
    <w:p w:rsidR="635A44DD" w:rsidP="635A44DD" w:rsidRDefault="635A44DD" w14:paraId="63BF01E8" w14:textId="4546266B">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denoised</w:t>
      </w:r>
      <w:r w:rsidRPr="635A44DD">
        <w:rPr>
          <w:rFonts w:ascii="Consolas" w:hAnsi="Consolas" w:eastAsia="Consolas" w:cs="Consolas"/>
          <w:color w:val="ABB2BF"/>
          <w:sz w:val="21"/>
          <w:szCs w:val="21"/>
        </w:rPr>
        <w:t>)</w:t>
      </w:r>
    </w:p>
    <w:p w:rsidR="635A44DD" w:rsidP="635A44DD" w:rsidRDefault="635A44DD" w14:paraId="4C6C7FF0" w14:textId="6D33CDB6">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"Hasil Denoising (Total Variation)"</w:t>
      </w:r>
      <w:r w:rsidRPr="635A44DD">
        <w:rPr>
          <w:rFonts w:ascii="Consolas" w:hAnsi="Consolas" w:eastAsia="Consolas" w:cs="Consolas"/>
          <w:color w:val="ABB2BF"/>
          <w:sz w:val="21"/>
          <w:szCs w:val="21"/>
        </w:rPr>
        <w:t>)</w:t>
      </w:r>
    </w:p>
    <w:p w:rsidR="635A44DD" w:rsidP="635A44DD" w:rsidRDefault="635A44DD" w14:paraId="7FE50C56" w14:textId="13E3D023">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1B5C23BD" w14:textId="731BC455">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p w:rsidR="635A44DD" w:rsidP="635A44DD" w:rsidRDefault="635A44DD" w14:paraId="50D97C42" w14:textId="296DC5D7">
      <w:pPr>
        <w:shd w:val="clear" w:color="auto" w:fill="282C34"/>
        <w:spacing w:after="0" w:line="285" w:lineRule="auto"/>
      </w:pPr>
    </w:p>
    <w:p w:rsidR="635A44DD" w:rsidP="635A44DD" w:rsidRDefault="635A44DD" w14:paraId="13097D9D" w14:textId="7C3F3208">
      <w:pPr>
        <w:pStyle w:val="Heading3"/>
      </w:pPr>
      <w:bookmarkStart w:name="_Toc213102775" w:id="165"/>
      <w:r>
        <w:t>12.4.2. Creating flat-texture cartoonish images with total variation denoising</w:t>
      </w:r>
      <w:bookmarkEnd w:id="165"/>
      <w:r>
        <w:t xml:space="preserve"> </w:t>
      </w:r>
    </w:p>
    <w:p w:rsidR="635A44DD" w:rsidP="635A44DD" w:rsidRDefault="635A44DD" w14:paraId="0D419B57" w14:textId="60014115">
      <w:p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Subbab ini menjelaskan bahwa metode </w:t>
      </w:r>
      <w:r w:rsidRPr="635A44DD">
        <w:rPr>
          <w:rFonts w:ascii="Times New Roman" w:hAnsi="Times New Roman" w:eastAsia="Times New Roman" w:cs="Times New Roman"/>
          <w:b/>
          <w:bCs/>
        </w:rPr>
        <w:t>Total Variation (TV) Denoising</w:t>
      </w:r>
      <w:r w:rsidRPr="635A44DD">
        <w:rPr>
          <w:rFonts w:ascii="Times New Roman" w:hAnsi="Times New Roman" w:eastAsia="Times New Roman" w:cs="Times New Roman"/>
        </w:rPr>
        <w:t xml:space="preserve"> tidak hanya berguna untuk </w:t>
      </w:r>
      <w:r w:rsidRPr="635A44DD">
        <w:rPr>
          <w:rFonts w:ascii="Times New Roman" w:hAnsi="Times New Roman" w:eastAsia="Times New Roman" w:cs="Times New Roman"/>
          <w:b/>
          <w:bCs/>
        </w:rPr>
        <w:t>menghilangkan noise</w:t>
      </w:r>
      <w:r w:rsidRPr="635A44DD">
        <w:rPr>
          <w:rFonts w:ascii="Times New Roman" w:hAnsi="Times New Roman" w:eastAsia="Times New Roman" w:cs="Times New Roman"/>
        </w:rPr>
        <w:t xml:space="preserve">, tetapi juga bisa dimanfaatkan untuk </w:t>
      </w:r>
      <w:r w:rsidRPr="635A44DD">
        <w:rPr>
          <w:rFonts w:ascii="Times New Roman" w:hAnsi="Times New Roman" w:eastAsia="Times New Roman" w:cs="Times New Roman"/>
          <w:b/>
          <w:bCs/>
        </w:rPr>
        <w:t>menciptakan efek artistik pada gambar</w:t>
      </w:r>
      <w:r w:rsidRPr="635A44DD">
        <w:rPr>
          <w:rFonts w:ascii="Times New Roman" w:hAnsi="Times New Roman" w:eastAsia="Times New Roman" w:cs="Times New Roman"/>
        </w:rPr>
        <w:t xml:space="preserve">, yaitu menghasilkan tampilan </w:t>
      </w:r>
      <w:r w:rsidRPr="635A44DD">
        <w:rPr>
          <w:rFonts w:ascii="Times New Roman" w:hAnsi="Times New Roman" w:eastAsia="Times New Roman" w:cs="Times New Roman"/>
          <w:b/>
          <w:bCs/>
        </w:rPr>
        <w:t xml:space="preserve">“kartun” atau flat-texture look </w:t>
      </w:r>
      <w:r w:rsidRPr="635A44DD">
        <w:rPr>
          <w:rFonts w:ascii="Times New Roman" w:hAnsi="Times New Roman" w:eastAsia="Times New Roman" w:cs="Times New Roman"/>
        </w:rPr>
        <w:t>di mana permukaan objek terlihat rata dan lembut, sementara tepi-tepinya tetap tajam dan jelas.</w:t>
      </w:r>
    </w:p>
    <w:p w:rsidR="635A44DD" w:rsidP="635A44DD" w:rsidRDefault="635A44DD" w14:paraId="21FF9D37" w14:textId="31E50F2F">
      <w:pPr>
        <w:spacing w:before="240" w:after="240"/>
      </w:pPr>
      <w:r w:rsidRPr="635A44DD">
        <w:rPr>
          <w:rFonts w:ascii="Times New Roman" w:hAnsi="Times New Roman" w:eastAsia="Times New Roman" w:cs="Times New Roman"/>
        </w:rPr>
        <w:t xml:space="preserve">Efek ini disebut “cartoonish” karena hasil akhirnya menyerupai gambar lukisan digital atau komik, di mana warna tampak seperti blok-blok datar tanpa tekstur halus, tetapi bentuk dan kontur objek masih terlihat jelas. TV denoising dapat digunakan untuk mencapai efek tersebut karena secara alami ia </w:t>
      </w:r>
      <w:r w:rsidRPr="635A44DD">
        <w:rPr>
          <w:rFonts w:ascii="Times New Roman" w:hAnsi="Times New Roman" w:eastAsia="Times New Roman" w:cs="Times New Roman"/>
          <w:b/>
          <w:bCs/>
        </w:rPr>
        <w:t>menghilangkan detail kecil (tekstur halus)</w:t>
      </w:r>
      <w:r w:rsidRPr="635A44DD">
        <w:rPr>
          <w:rFonts w:ascii="Times New Roman" w:hAnsi="Times New Roman" w:eastAsia="Times New Roman" w:cs="Times New Roman"/>
        </w:rPr>
        <w:t xml:space="preserve"> sambil </w:t>
      </w:r>
      <w:r w:rsidRPr="635A44DD">
        <w:rPr>
          <w:rFonts w:ascii="Times New Roman" w:hAnsi="Times New Roman" w:eastAsia="Times New Roman" w:cs="Times New Roman"/>
          <w:b/>
          <w:bCs/>
        </w:rPr>
        <w:t>menjaga struktur tepi</w:t>
      </w:r>
      <w:r w:rsidRPr="635A44DD">
        <w:rPr>
          <w:rFonts w:ascii="Times New Roman" w:hAnsi="Times New Roman" w:eastAsia="Times New Roman" w:cs="Times New Roman"/>
        </w:rPr>
        <w:t xml:space="preserve"> tetap kuat.</w:t>
      </w:r>
    </w:p>
    <w:p w:rsidR="635A44DD" w:rsidP="635A44DD" w:rsidRDefault="635A44DD" w14:paraId="58623257" w14:textId="48A95088">
      <w:pPr>
        <w:spacing w:before="240" w:after="240"/>
        <w:rPr>
          <w:rFonts w:ascii="Times New Roman" w:hAnsi="Times New Roman" w:eastAsia="Times New Roman" w:cs="Times New Roman"/>
        </w:rPr>
      </w:pPr>
      <w:r w:rsidRPr="635A44DD">
        <w:rPr>
          <w:rFonts w:ascii="Times New Roman" w:hAnsi="Times New Roman" w:eastAsia="Times New Roman" w:cs="Times New Roman"/>
        </w:rPr>
        <w:t>Cara kerja konseptual:</w:t>
      </w:r>
    </w:p>
    <w:p w:rsidR="635A44DD" w:rsidP="00210EC7" w:rsidRDefault="635A44DD" w14:paraId="44C04EDE" w14:textId="06B2E70A">
      <w:pPr>
        <w:pStyle w:val="ListParagraph"/>
        <w:numPr>
          <w:ilvl w:val="0"/>
          <w:numId w:val="16"/>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Langkah awal:</w:t>
      </w:r>
      <w:r w:rsidRPr="635A44DD">
        <w:rPr>
          <w:rFonts w:ascii="Times New Roman" w:hAnsi="Times New Roman" w:eastAsia="Times New Roman" w:cs="Times New Roman"/>
        </w:rPr>
        <w:t xml:space="preserve"> TV Denoising membaca intensitas warna setiap piksel pada gambar dan mengenali area yang homogen (misalnya warna dinding, langit, kulit, atau baju).</w:t>
      </w:r>
    </w:p>
    <w:p w:rsidR="635A44DD" w:rsidP="00210EC7" w:rsidRDefault="635A44DD" w14:paraId="4FA6DA1E" w14:textId="00C5D85A">
      <w:pPr>
        <w:pStyle w:val="ListParagraph"/>
        <w:numPr>
          <w:ilvl w:val="0"/>
          <w:numId w:val="16"/>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Area bertekstur lembut:</w:t>
      </w:r>
      <w:r w:rsidRPr="635A44DD">
        <w:rPr>
          <w:rFonts w:ascii="Times New Roman" w:hAnsi="Times New Roman" w:eastAsia="Times New Roman" w:cs="Times New Roman"/>
        </w:rPr>
        <w:t xml:space="preserve"> seperti pori-pori kulit, bayangan halus, atau bintik kecil, akan dihapus secara bertahap, membuat area tersebut tampak datar.</w:t>
      </w:r>
    </w:p>
    <w:p w:rsidR="635A44DD" w:rsidP="00210EC7" w:rsidRDefault="635A44DD" w14:paraId="0E011BFC" w14:textId="7163EA3F">
      <w:pPr>
        <w:pStyle w:val="ListParagraph"/>
        <w:numPr>
          <w:ilvl w:val="0"/>
          <w:numId w:val="16"/>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Area dengan perubahan tajam (tepi):</w:t>
      </w:r>
      <w:r w:rsidRPr="635A44DD">
        <w:rPr>
          <w:rFonts w:ascii="Times New Roman" w:hAnsi="Times New Roman" w:eastAsia="Times New Roman" w:cs="Times New Roman"/>
        </w:rPr>
        <w:t xml:space="preserve"> seperti garis mata, rambut, atau kontur wajah, dipertahankan agar bentuk objek tetap jelas.</w:t>
      </w:r>
    </w:p>
    <w:p w:rsidR="635A44DD" w:rsidP="00210EC7" w:rsidRDefault="635A44DD" w14:paraId="7ABBD82C" w14:textId="50ECCAA6">
      <w:pPr>
        <w:pStyle w:val="ListParagraph"/>
        <w:numPr>
          <w:ilvl w:val="0"/>
          <w:numId w:val="16"/>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Hasil akhirnya:</w:t>
      </w:r>
      <w:r w:rsidRPr="635A44DD">
        <w:rPr>
          <w:rFonts w:ascii="Times New Roman" w:hAnsi="Times New Roman" w:eastAsia="Times New Roman" w:cs="Times New Roman"/>
        </w:rPr>
        <w:t xml:space="preserve"> gambar tampak lebih bersih, warna lebih rata, dan tepi lebih tegas — memberikan kesan “lukisan digital” atau “efek kartun”.</w:t>
      </w:r>
    </w:p>
    <w:p w:rsidR="635A44DD" w:rsidP="635A44DD" w:rsidRDefault="635A44DD" w14:paraId="468A70C0" w14:textId="3DD48580">
      <w:pPr>
        <w:spacing w:before="240" w:after="240"/>
      </w:pPr>
      <w:r w:rsidRPr="635A44DD">
        <w:rPr>
          <w:rFonts w:ascii="Times New Roman" w:hAnsi="Times New Roman" w:eastAsia="Times New Roman" w:cs="Times New Roman"/>
        </w:rPr>
        <w:t xml:space="preserve">Dengan menyesuaikan kekuatan parameter TV, kita dapat mengontrol </w:t>
      </w:r>
      <w:r w:rsidRPr="635A44DD">
        <w:rPr>
          <w:rFonts w:ascii="Times New Roman" w:hAnsi="Times New Roman" w:eastAsia="Times New Roman" w:cs="Times New Roman"/>
          <w:b/>
          <w:bCs/>
        </w:rPr>
        <w:t>seberapa kuat efek kartun</w:t>
      </w:r>
      <w:r w:rsidRPr="635A44DD">
        <w:rPr>
          <w:rFonts w:ascii="Times New Roman" w:hAnsi="Times New Roman" w:eastAsia="Times New Roman" w:cs="Times New Roman"/>
        </w:rPr>
        <w:t xml:space="preserve"> yang dihasilkan:</w:t>
      </w:r>
    </w:p>
    <w:p w:rsidR="635A44DD" w:rsidP="00210EC7" w:rsidRDefault="635A44DD" w14:paraId="27C6D000" w14:textId="4D27C6D8">
      <w:pPr>
        <w:pStyle w:val="ListParagraph"/>
        <w:numPr>
          <w:ilvl w:val="0"/>
          <w:numId w:val="15"/>
        </w:numPr>
        <w:spacing w:before="240" w:after="240"/>
        <w:rPr>
          <w:rFonts w:ascii="Times New Roman" w:hAnsi="Times New Roman" w:eastAsia="Times New Roman" w:cs="Times New Roman"/>
        </w:rPr>
      </w:pPr>
      <w:r w:rsidRPr="635A44DD">
        <w:rPr>
          <w:rFonts w:ascii="Times New Roman" w:hAnsi="Times New Roman" w:eastAsia="Times New Roman" w:cs="Times New Roman"/>
        </w:rPr>
        <w:t>Nilai kecil → masih tampak realistis, sedikit lebih lembut.</w:t>
      </w:r>
    </w:p>
    <w:p w:rsidR="635A44DD" w:rsidP="00210EC7" w:rsidRDefault="635A44DD" w14:paraId="0CFC35C1" w14:textId="115DFF2F">
      <w:pPr>
        <w:pStyle w:val="ListParagraph"/>
        <w:numPr>
          <w:ilvl w:val="0"/>
          <w:numId w:val="15"/>
        </w:numPr>
        <w:spacing w:before="240" w:after="240"/>
        <w:rPr>
          <w:rFonts w:ascii="Times New Roman" w:hAnsi="Times New Roman" w:eastAsia="Times New Roman" w:cs="Times New Roman"/>
        </w:rPr>
      </w:pPr>
      <w:r w:rsidRPr="635A44DD">
        <w:rPr>
          <w:rFonts w:ascii="Times New Roman" w:hAnsi="Times New Roman" w:eastAsia="Times New Roman" w:cs="Times New Roman"/>
        </w:rPr>
        <w:t>Nilai besar → semakin menyerupai gambar ilustrasi dengan permukaan datar.</w:t>
      </w:r>
    </w:p>
    <w:p w:rsidR="635A44DD" w:rsidP="635A44DD" w:rsidRDefault="635A44DD" w14:paraId="472036B2" w14:textId="235CE2BA">
      <w:r w:rsidRPr="635A44DD">
        <w:rPr>
          <w:rFonts w:ascii="Times New Roman" w:hAnsi="Times New Roman" w:eastAsia="Times New Roman" w:cs="Times New Roman"/>
        </w:rPr>
        <w:t xml:space="preserve">Berikut implementasi efek “cartoonish” menggunakan TV denoising dari library </w:t>
      </w:r>
      <w:r w:rsidRPr="635A44DD">
        <w:rPr>
          <w:rFonts w:ascii="Times New Roman" w:hAnsi="Times New Roman" w:eastAsia="Times New Roman" w:cs="Times New Roman"/>
          <w:i/>
          <w:iCs/>
        </w:rPr>
        <w:t>scikit-image</w:t>
      </w:r>
      <w:r w:rsidRPr="635A44DD">
        <w:rPr>
          <w:rFonts w:ascii="Times New Roman" w:hAnsi="Times New Roman" w:eastAsia="Times New Roman" w:cs="Times New Roman"/>
        </w:rPr>
        <w:t>:</w:t>
      </w:r>
    </w:p>
    <w:p w:rsidR="635A44DD" w:rsidP="635A44DD" w:rsidRDefault="635A44DD" w14:paraId="09587D3A" w14:textId="160EE0D7">
      <w:pPr>
        <w:shd w:val="clear" w:color="auto" w:fill="282C34"/>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skimage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io</w:t>
      </w:r>
    </w:p>
    <w:p w:rsidR="635A44DD" w:rsidP="635A44DD" w:rsidRDefault="635A44DD" w14:paraId="125ACF8B" w14:textId="40221393">
      <w:pPr>
        <w:shd w:val="clear" w:color="auto" w:fill="282C34"/>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skimage.restoration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denoise_tv_chambolle</w:t>
      </w:r>
    </w:p>
    <w:p w:rsidR="635A44DD" w:rsidP="635A44DD" w:rsidRDefault="635A44DD" w14:paraId="784E8388" w14:textId="15D135D2">
      <w:pPr>
        <w:shd w:val="clear" w:color="auto" w:fill="282C34"/>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matplotlib</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pyplot</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as</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plt</w:t>
      </w:r>
    </w:p>
    <w:p w:rsidR="635A44DD" w:rsidP="635A44DD" w:rsidRDefault="635A44DD" w14:paraId="21C28253" w14:textId="3835FF18">
      <w:pPr>
        <w:shd w:val="clear" w:color="auto" w:fill="282C34"/>
        <w:spacing w:after="0" w:line="285" w:lineRule="auto"/>
      </w:pPr>
    </w:p>
    <w:p w:rsidR="635A44DD" w:rsidP="635A44DD" w:rsidRDefault="635A44DD" w14:paraId="3759748B" w14:textId="5BC12112">
      <w:pPr>
        <w:shd w:val="clear" w:color="auto" w:fill="282C34"/>
        <w:spacing w:after="0" w:line="285" w:lineRule="auto"/>
      </w:pPr>
      <w:r w:rsidRPr="635A44DD">
        <w:rPr>
          <w:rFonts w:ascii="Consolas" w:hAnsi="Consolas" w:eastAsia="Consolas" w:cs="Consolas"/>
          <w:i/>
          <w:iCs/>
          <w:color w:val="7F848E"/>
          <w:sz w:val="21"/>
          <w:szCs w:val="21"/>
        </w:rPr>
        <w:t># Baca gambar berwarna</w:t>
      </w:r>
    </w:p>
    <w:p w:rsidR="635A44DD" w:rsidP="635A44DD" w:rsidRDefault="635A44DD" w14:paraId="5D455B23" w14:textId="66055FDD">
      <w:pPr>
        <w:shd w:val="clear" w:color="auto" w:fill="282C34"/>
        <w:spacing w:after="0" w:line="285" w:lineRule="auto"/>
      </w:pP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io.</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"portrait.jpg"</w:t>
      </w:r>
      <w:r w:rsidRPr="635A44DD">
        <w:rPr>
          <w:rFonts w:ascii="Consolas" w:hAnsi="Consolas" w:eastAsia="Consolas" w:cs="Consolas"/>
          <w:color w:val="ABB2BF"/>
          <w:sz w:val="21"/>
          <w:szCs w:val="21"/>
        </w:rPr>
        <w:t>)</w:t>
      </w:r>
    </w:p>
    <w:p w:rsidR="635A44DD" w:rsidP="635A44DD" w:rsidRDefault="635A44DD" w14:paraId="0FDEBCA5" w14:textId="6CEF3A0A">
      <w:pPr>
        <w:shd w:val="clear" w:color="auto" w:fill="282C34"/>
        <w:spacing w:after="0" w:line="285" w:lineRule="auto"/>
      </w:pPr>
    </w:p>
    <w:p w:rsidR="635A44DD" w:rsidP="635A44DD" w:rsidRDefault="635A44DD" w14:paraId="339BDFFE" w14:textId="6CDD1280">
      <w:pPr>
        <w:shd w:val="clear" w:color="auto" w:fill="282C34"/>
        <w:spacing w:after="0" w:line="285" w:lineRule="auto"/>
      </w:pPr>
      <w:r w:rsidRPr="635A44DD">
        <w:rPr>
          <w:rFonts w:ascii="Consolas" w:hAnsi="Consolas" w:eastAsia="Consolas" w:cs="Consolas"/>
          <w:i/>
          <w:iCs/>
          <w:color w:val="7F848E"/>
          <w:sz w:val="21"/>
          <w:szCs w:val="21"/>
        </w:rPr>
        <w:t># Aplikasikan total variation denoising dengan bobot besar</w:t>
      </w:r>
    </w:p>
    <w:p w:rsidR="635A44DD" w:rsidP="635A44DD" w:rsidRDefault="635A44DD" w14:paraId="14687CC3" w14:textId="09F7F4FF">
      <w:pPr>
        <w:shd w:val="clear" w:color="auto" w:fill="282C34"/>
        <w:spacing w:after="0" w:line="285" w:lineRule="auto"/>
      </w:pPr>
      <w:r w:rsidRPr="635A44DD">
        <w:rPr>
          <w:rFonts w:ascii="Consolas" w:hAnsi="Consolas" w:eastAsia="Consolas" w:cs="Consolas"/>
          <w:color w:val="E06C75"/>
          <w:sz w:val="21"/>
          <w:szCs w:val="21"/>
        </w:rPr>
        <w:t>cartoon_img</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61AFEF"/>
          <w:sz w:val="21"/>
          <w:szCs w:val="21"/>
        </w:rPr>
        <w:t>denoise_tv_chambolle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weight</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0.25</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channel_axis</w:t>
      </w:r>
      <w:r w:rsidRPr="635A44DD">
        <w:rPr>
          <w:rFonts w:ascii="Consolas" w:hAnsi="Consolas" w:eastAsia="Consolas" w:cs="Consolas"/>
          <w:color w:val="56B6C2"/>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p>
    <w:p w:rsidR="635A44DD" w:rsidP="635A44DD" w:rsidRDefault="635A44DD" w14:paraId="07A0C46C" w14:textId="59A8A4B0">
      <w:pPr>
        <w:shd w:val="clear" w:color="auto" w:fill="282C34"/>
        <w:spacing w:after="0" w:line="285" w:lineRule="auto"/>
      </w:pPr>
    </w:p>
    <w:p w:rsidR="635A44DD" w:rsidP="635A44DD" w:rsidRDefault="635A44DD" w14:paraId="441DE39A" w14:textId="18604D31">
      <w:pPr>
        <w:shd w:val="clear" w:color="auto" w:fill="282C34"/>
        <w:spacing w:after="0" w:line="285" w:lineRule="auto"/>
      </w:pPr>
      <w:r w:rsidRPr="635A44DD">
        <w:rPr>
          <w:rFonts w:ascii="Consolas" w:hAnsi="Consolas" w:eastAsia="Consolas" w:cs="Consolas"/>
          <w:i/>
          <w:iCs/>
          <w:color w:val="7F848E"/>
          <w:sz w:val="21"/>
          <w:szCs w:val="21"/>
        </w:rPr>
        <w:t># Tampilkan hasil perbandingan</w:t>
      </w:r>
    </w:p>
    <w:p w:rsidR="635A44DD" w:rsidP="635A44DD" w:rsidRDefault="635A44DD" w14:paraId="319A87C6" w14:textId="52395468">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figure</w:t>
      </w:r>
      <w:r w:rsidRPr="635A44DD">
        <w:rPr>
          <w:rFonts w:ascii="Consolas" w:hAnsi="Consolas" w:eastAsia="Consolas" w:cs="Consolas"/>
          <w:color w:val="ABB2BF"/>
          <w:sz w:val="21"/>
          <w:szCs w:val="21"/>
        </w:rPr>
        <w:t>(</w:t>
      </w:r>
      <w:r w:rsidRPr="635A44DD">
        <w:rPr>
          <w:rFonts w:ascii="Consolas" w:hAnsi="Consolas" w:eastAsia="Consolas" w:cs="Consolas"/>
          <w:i/>
          <w:iC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6</w:t>
      </w:r>
      <w:r w:rsidRPr="635A44DD">
        <w:rPr>
          <w:rFonts w:ascii="Consolas" w:hAnsi="Consolas" w:eastAsia="Consolas" w:cs="Consolas"/>
          <w:color w:val="ABB2BF"/>
          <w:sz w:val="21"/>
          <w:szCs w:val="21"/>
        </w:rPr>
        <w:t>))</w:t>
      </w:r>
    </w:p>
    <w:p w:rsidR="635A44DD" w:rsidP="635A44DD" w:rsidRDefault="635A44DD" w14:paraId="61944E1C" w14:textId="4138F3E9">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p>
    <w:p w:rsidR="635A44DD" w:rsidP="635A44DD" w:rsidRDefault="635A44DD" w14:paraId="2670B617" w14:textId="58C63DCB">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img</w:t>
      </w:r>
      <w:r w:rsidRPr="635A44DD">
        <w:rPr>
          <w:rFonts w:ascii="Consolas" w:hAnsi="Consolas" w:eastAsia="Consolas" w:cs="Consolas"/>
          <w:color w:val="ABB2BF"/>
          <w:sz w:val="21"/>
          <w:szCs w:val="21"/>
        </w:rPr>
        <w:t>)</w:t>
      </w:r>
    </w:p>
    <w:p w:rsidR="635A44DD" w:rsidP="635A44DD" w:rsidRDefault="635A44DD" w14:paraId="7D719F7F" w14:textId="273A356F">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"Gambar Asli"</w:t>
      </w:r>
      <w:r w:rsidRPr="635A44DD">
        <w:rPr>
          <w:rFonts w:ascii="Consolas" w:hAnsi="Consolas" w:eastAsia="Consolas" w:cs="Consolas"/>
          <w:color w:val="ABB2BF"/>
          <w:sz w:val="21"/>
          <w:szCs w:val="21"/>
        </w:rPr>
        <w:t>)</w:t>
      </w:r>
    </w:p>
    <w:p w:rsidR="635A44DD" w:rsidP="635A44DD" w:rsidRDefault="635A44DD" w14:paraId="71379BAF" w14:textId="4C595A6E">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188CB486" w14:textId="3B7BC7DF">
      <w:pPr>
        <w:shd w:val="clear" w:color="auto" w:fill="282C34"/>
        <w:spacing w:after="0" w:line="285" w:lineRule="auto"/>
      </w:pPr>
    </w:p>
    <w:p w:rsidR="635A44DD" w:rsidP="635A44DD" w:rsidRDefault="635A44DD" w14:paraId="7B9607C4" w14:textId="6F3044B7">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p>
    <w:p w:rsidR="635A44DD" w:rsidP="635A44DD" w:rsidRDefault="635A44DD" w14:paraId="70394044" w14:textId="51964B95">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cartoon_img</w:t>
      </w:r>
      <w:r w:rsidRPr="635A44DD">
        <w:rPr>
          <w:rFonts w:ascii="Consolas" w:hAnsi="Consolas" w:eastAsia="Consolas" w:cs="Consolas"/>
          <w:color w:val="ABB2BF"/>
          <w:sz w:val="21"/>
          <w:szCs w:val="21"/>
        </w:rPr>
        <w:t>)</w:t>
      </w:r>
    </w:p>
    <w:p w:rsidR="635A44DD" w:rsidP="635A44DD" w:rsidRDefault="635A44DD" w14:paraId="589E583B" w14:textId="1FDF6E8C">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"Efek Kartun (Flat Texture dengan TV Denoising)"</w:t>
      </w:r>
      <w:r w:rsidRPr="635A44DD">
        <w:rPr>
          <w:rFonts w:ascii="Consolas" w:hAnsi="Consolas" w:eastAsia="Consolas" w:cs="Consolas"/>
          <w:color w:val="ABB2BF"/>
          <w:sz w:val="21"/>
          <w:szCs w:val="21"/>
        </w:rPr>
        <w:t>)</w:t>
      </w:r>
    </w:p>
    <w:p w:rsidR="635A44DD" w:rsidP="635A44DD" w:rsidRDefault="635A44DD" w14:paraId="2F54418E" w14:textId="31FBE718">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69CAE897" w14:textId="66185B98">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p w:rsidR="635A44DD" w:rsidP="635A44DD" w:rsidRDefault="635A44DD" w14:paraId="61C68AE0" w14:textId="65598CF5">
      <w:pPr>
        <w:shd w:val="clear" w:color="auto" w:fill="282C34"/>
        <w:spacing w:after="0" w:line="285" w:lineRule="auto"/>
      </w:pPr>
    </w:p>
    <w:p w:rsidR="635A44DD" w:rsidP="635A44DD" w:rsidRDefault="635A44DD" w14:paraId="19019372" w14:textId="420BE089">
      <w:pPr>
        <w:pStyle w:val="Heading2"/>
        <w:rPr>
          <w:rFonts w:ascii="Times New Roman" w:hAnsi="Times New Roman" w:eastAsia="Times New Roman" w:cs="Times New Roman"/>
          <w:b/>
          <w:bCs/>
          <w:color w:val="auto"/>
          <w:sz w:val="24"/>
          <w:szCs w:val="24"/>
        </w:rPr>
      </w:pPr>
      <w:bookmarkStart w:name="_Toc213102776" w:id="166"/>
      <w:r w:rsidRPr="635A44DD">
        <w:rPr>
          <w:rFonts w:ascii="Times New Roman" w:hAnsi="Times New Roman" w:eastAsia="Times New Roman" w:cs="Times New Roman"/>
          <w:b/>
          <w:bCs/>
          <w:color w:val="auto"/>
          <w:sz w:val="24"/>
          <w:szCs w:val="24"/>
        </w:rPr>
        <w:t>12. 5. Image quilting</w:t>
      </w:r>
      <w:bookmarkEnd w:id="166"/>
      <w:r w:rsidRPr="635A44DD">
        <w:rPr>
          <w:rFonts w:ascii="Times New Roman" w:hAnsi="Times New Roman" w:eastAsia="Times New Roman" w:cs="Times New Roman"/>
          <w:b/>
          <w:bCs/>
          <w:color w:val="auto"/>
          <w:sz w:val="24"/>
          <w:szCs w:val="24"/>
        </w:rPr>
        <w:t xml:space="preserve">   </w:t>
      </w:r>
    </w:p>
    <w:p w:rsidR="635A44DD" w:rsidP="635A44DD" w:rsidRDefault="635A44DD" w14:paraId="1A70B381" w14:textId="3B2776D4">
      <w:p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Image Quilting</w:t>
      </w:r>
      <w:r w:rsidRPr="635A44DD">
        <w:rPr>
          <w:rFonts w:ascii="Times New Roman" w:hAnsi="Times New Roman" w:eastAsia="Times New Roman" w:cs="Times New Roman"/>
        </w:rPr>
        <w:t xml:space="preserve"> adalah algoritma yang digunakan untuk </w:t>
      </w:r>
      <w:r w:rsidRPr="635A44DD">
        <w:rPr>
          <w:rFonts w:ascii="Times New Roman" w:hAnsi="Times New Roman" w:eastAsia="Times New Roman" w:cs="Times New Roman"/>
          <w:b/>
          <w:bCs/>
        </w:rPr>
        <w:t>menyusun kembali potongan-potongan kecil dari tekstur gambar (patches)</w:t>
      </w:r>
      <w:r w:rsidRPr="635A44DD">
        <w:rPr>
          <w:rFonts w:ascii="Times New Roman" w:hAnsi="Times New Roman" w:eastAsia="Times New Roman" w:cs="Times New Roman"/>
        </w:rPr>
        <w:t xml:space="preserve"> guna menghasilkan gambar baru dengan pola dan gaya tekstur yang konsisten. Konsep ini pertama kali diperkenalkan oleh </w:t>
      </w:r>
      <w:r w:rsidRPr="635A44DD">
        <w:rPr>
          <w:rFonts w:ascii="Times New Roman" w:hAnsi="Times New Roman" w:eastAsia="Times New Roman" w:cs="Times New Roman"/>
          <w:b/>
          <w:bCs/>
        </w:rPr>
        <w:t>Efros dan Freeman (SIGGRAPH 2001)</w:t>
      </w:r>
      <w:r w:rsidRPr="635A44DD">
        <w:rPr>
          <w:rFonts w:ascii="Times New Roman" w:hAnsi="Times New Roman" w:eastAsia="Times New Roman" w:cs="Times New Roman"/>
        </w:rPr>
        <w:t xml:space="preserve"> sebagai salah satu teknik </w:t>
      </w:r>
      <w:r w:rsidRPr="635A44DD">
        <w:rPr>
          <w:rFonts w:ascii="Times New Roman" w:hAnsi="Times New Roman" w:eastAsia="Times New Roman" w:cs="Times New Roman"/>
          <w:b/>
          <w:bCs/>
        </w:rPr>
        <w:t>texture synthesis dan texture transfer</w:t>
      </w:r>
      <w:r w:rsidRPr="635A44DD">
        <w:rPr>
          <w:rFonts w:ascii="Times New Roman" w:hAnsi="Times New Roman" w:eastAsia="Times New Roman" w:cs="Times New Roman"/>
        </w:rPr>
        <w:t xml:space="preserve"> berbasis patch. Nama </w:t>
      </w:r>
      <w:r w:rsidRPr="635A44DD">
        <w:rPr>
          <w:rFonts w:ascii="Times New Roman" w:hAnsi="Times New Roman" w:eastAsia="Times New Roman" w:cs="Times New Roman"/>
          <w:i/>
          <w:iCs/>
        </w:rPr>
        <w:t>“quilting”</w:t>
      </w:r>
      <w:r w:rsidRPr="635A44DD">
        <w:rPr>
          <w:rFonts w:ascii="Times New Roman" w:hAnsi="Times New Roman" w:eastAsia="Times New Roman" w:cs="Times New Roman"/>
        </w:rPr>
        <w:t xml:space="preserve"> diambil dari analogi menjahit potongan kain kecil menjadi satu kain besar — mirip dengan bagaimana algoritma ini menyusun potongan gambar untuk menciptakan tekstur baru. Metode ini tidak hanya menyalin piksel satu per satu, tetapi juga mempertimbangkan </w:t>
      </w:r>
      <w:r w:rsidRPr="635A44DD">
        <w:rPr>
          <w:rFonts w:ascii="Times New Roman" w:hAnsi="Times New Roman" w:eastAsia="Times New Roman" w:cs="Times New Roman"/>
          <w:b/>
          <w:bCs/>
        </w:rPr>
        <w:t>kecocokan antar area yang tumpang tindih (overlapping)</w:t>
      </w:r>
      <w:r w:rsidRPr="635A44DD">
        <w:rPr>
          <w:rFonts w:ascii="Times New Roman" w:hAnsi="Times New Roman" w:eastAsia="Times New Roman" w:cs="Times New Roman"/>
        </w:rPr>
        <w:t>, sehingga hasil akhirnya tampak alami dan tidak terlihat seperti potongan acak.</w:t>
      </w:r>
    </w:p>
    <w:p w:rsidR="635A44DD" w:rsidP="635A44DD" w:rsidRDefault="635A44DD" w14:paraId="03011243" w14:textId="35A29293">
      <w:pPr>
        <w:spacing w:before="240" w:after="240"/>
      </w:pPr>
      <w:r w:rsidRPr="635A44DD">
        <w:rPr>
          <w:rFonts w:ascii="Times New Roman" w:hAnsi="Times New Roman" w:eastAsia="Times New Roman" w:cs="Times New Roman"/>
        </w:rPr>
        <w:t>Secara umum, image quilting memiliki dua aplikasi utama:</w:t>
      </w:r>
    </w:p>
    <w:p w:rsidR="635A44DD" w:rsidP="00210EC7" w:rsidRDefault="635A44DD" w14:paraId="0C34BEFE" w14:textId="06E31ACE">
      <w:pPr>
        <w:pStyle w:val="ListParagraph"/>
        <w:numPr>
          <w:ilvl w:val="0"/>
          <w:numId w:val="14"/>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Texture Synthesis</w:t>
      </w:r>
      <w:r w:rsidRPr="635A44DD">
        <w:rPr>
          <w:rFonts w:ascii="Times New Roman" w:hAnsi="Times New Roman" w:eastAsia="Times New Roman" w:cs="Times New Roman"/>
        </w:rPr>
        <w:t xml:space="preserve"> – memperluas atau memperbanyak tekstur dari contoh kecil.</w:t>
      </w:r>
    </w:p>
    <w:p w:rsidR="635A44DD" w:rsidP="00210EC7" w:rsidRDefault="635A44DD" w14:paraId="096BEB75" w14:textId="3E899B05">
      <w:pPr>
        <w:pStyle w:val="ListParagraph"/>
        <w:numPr>
          <w:ilvl w:val="0"/>
          <w:numId w:val="14"/>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Texture Transfer</w:t>
      </w:r>
      <w:r w:rsidRPr="635A44DD">
        <w:rPr>
          <w:rFonts w:ascii="Times New Roman" w:hAnsi="Times New Roman" w:eastAsia="Times New Roman" w:cs="Times New Roman"/>
        </w:rPr>
        <w:t xml:space="preserve"> – menerapkan gaya atau tekstur dari satu gambar ke bentuk la</w:t>
      </w:r>
    </w:p>
    <w:p w:rsidR="635A44DD" w:rsidP="635A44DD" w:rsidRDefault="635A44DD" w14:paraId="3C38B0BB" w14:textId="5B26ED40">
      <w:pPr>
        <w:pStyle w:val="Heading3"/>
      </w:pPr>
      <w:bookmarkStart w:name="_Toc213102777" w:id="167"/>
      <w:r>
        <w:t>12.5.1. Texture synthesis</w:t>
      </w:r>
      <w:bookmarkEnd w:id="167"/>
    </w:p>
    <w:p w:rsidR="635A44DD" w:rsidP="635A44DD" w:rsidRDefault="635A44DD" w14:paraId="05700383" w14:textId="08DC630C">
      <w:p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Texture Synthesis</w:t>
      </w:r>
      <w:r w:rsidRPr="635A44DD">
        <w:rPr>
          <w:rFonts w:ascii="Times New Roman" w:hAnsi="Times New Roman" w:eastAsia="Times New Roman" w:cs="Times New Roman"/>
        </w:rPr>
        <w:t xml:space="preserve"> bertujuan untuk membuat </w:t>
      </w:r>
      <w:r w:rsidRPr="635A44DD">
        <w:rPr>
          <w:rFonts w:ascii="Times New Roman" w:hAnsi="Times New Roman" w:eastAsia="Times New Roman" w:cs="Times New Roman"/>
          <w:b/>
          <w:bCs/>
        </w:rPr>
        <w:t>gambar tekstur baru yang lebih besar</w:t>
      </w:r>
      <w:r w:rsidRPr="635A44DD">
        <w:rPr>
          <w:rFonts w:ascii="Times New Roman" w:hAnsi="Times New Roman" w:eastAsia="Times New Roman" w:cs="Times New Roman"/>
        </w:rPr>
        <w:t xml:space="preserve"> dari </w:t>
      </w:r>
      <w:r w:rsidRPr="635A44DD">
        <w:rPr>
          <w:rFonts w:ascii="Times New Roman" w:hAnsi="Times New Roman" w:eastAsia="Times New Roman" w:cs="Times New Roman"/>
          <w:b/>
          <w:bCs/>
        </w:rPr>
        <w:t>contoh kecil (sample texture)</w:t>
      </w:r>
      <w:r w:rsidRPr="635A44DD">
        <w:rPr>
          <w:rFonts w:ascii="Times New Roman" w:hAnsi="Times New Roman" w:eastAsia="Times New Roman" w:cs="Times New Roman"/>
        </w:rPr>
        <w:t>. Misalnya, dari cuplikan kecil gambar pasir, kita ingin membuat permukaan pasir berukuran besar tanpa pola berulang yang mencolok.</w:t>
      </w:r>
    </w:p>
    <w:p w:rsidR="635A44DD" w:rsidP="635A44DD" w:rsidRDefault="635A44DD" w14:paraId="5DD01759" w14:textId="6A0A7733">
      <w:pPr>
        <w:spacing w:before="240" w:after="240"/>
      </w:pPr>
      <w:r w:rsidRPr="635A44DD">
        <w:rPr>
          <w:rFonts w:ascii="Times New Roman" w:hAnsi="Times New Roman" w:eastAsia="Times New Roman" w:cs="Times New Roman"/>
        </w:rPr>
        <w:t>Algoritma ini bekerja dengan cara:</w:t>
      </w:r>
    </w:p>
    <w:p w:rsidR="635A44DD" w:rsidP="00210EC7" w:rsidRDefault="635A44DD" w14:paraId="3FF8EB9B" w14:textId="7FBE905D">
      <w:pPr>
        <w:pStyle w:val="ListParagraph"/>
        <w:numPr>
          <w:ilvl w:val="0"/>
          <w:numId w:val="13"/>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Memilih potongan kecil (patch)</w:t>
      </w:r>
      <w:r w:rsidRPr="635A44DD">
        <w:rPr>
          <w:rFonts w:ascii="Times New Roman" w:hAnsi="Times New Roman" w:eastAsia="Times New Roman" w:cs="Times New Roman"/>
        </w:rPr>
        <w:t xml:space="preserve"> dari gambar sumber.</w:t>
      </w:r>
    </w:p>
    <w:p w:rsidR="635A44DD" w:rsidP="00210EC7" w:rsidRDefault="635A44DD" w14:paraId="3DBEF301" w14:textId="4F8E837D">
      <w:pPr>
        <w:pStyle w:val="ListParagraph"/>
        <w:numPr>
          <w:ilvl w:val="0"/>
          <w:numId w:val="13"/>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Menempatkannya di area hasil secara bertahap</w:t>
      </w:r>
      <w:r w:rsidRPr="635A44DD">
        <w:rPr>
          <w:rFonts w:ascii="Times New Roman" w:hAnsi="Times New Roman" w:eastAsia="Times New Roman" w:cs="Times New Roman"/>
        </w:rPr>
        <w:t>, di mana tiap patch tumpang tindih dengan patch sebelumnya.</w:t>
      </w:r>
    </w:p>
    <w:p w:rsidR="635A44DD" w:rsidP="00210EC7" w:rsidRDefault="635A44DD" w14:paraId="1F6965C8" w14:textId="3CD5D8E5">
      <w:pPr>
        <w:pStyle w:val="ListParagraph"/>
        <w:numPr>
          <w:ilvl w:val="0"/>
          <w:numId w:val="13"/>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Menyesuaikan area tumpang tindih</w:t>
      </w:r>
      <w:r w:rsidRPr="635A44DD">
        <w:rPr>
          <w:rFonts w:ascii="Times New Roman" w:hAnsi="Times New Roman" w:eastAsia="Times New Roman" w:cs="Times New Roman"/>
        </w:rPr>
        <w:t xml:space="preserve"> agar perbatasan antara dua patch tidak terlihat (melalui perhitungan kesamaan warna/tekstur).</w:t>
      </w:r>
    </w:p>
    <w:p w:rsidR="635A44DD" w:rsidP="635A44DD" w:rsidRDefault="635A44DD" w14:paraId="75201C58" w14:textId="40993029">
      <w:pPr>
        <w:spacing w:before="240" w:after="240"/>
      </w:pPr>
      <w:r w:rsidRPr="635A44DD">
        <w:rPr>
          <w:rFonts w:ascii="Times New Roman" w:hAnsi="Times New Roman" w:eastAsia="Times New Roman" w:cs="Times New Roman"/>
        </w:rPr>
        <w:t xml:space="preserve">Jika dua patch tidak cocok sempurna, muncul batas tajam. Untuk memperbaikinya, digunakan metode </w:t>
      </w:r>
      <w:r w:rsidRPr="635A44DD">
        <w:rPr>
          <w:rFonts w:ascii="Times New Roman" w:hAnsi="Times New Roman" w:eastAsia="Times New Roman" w:cs="Times New Roman"/>
          <w:b/>
          <w:bCs/>
        </w:rPr>
        <w:t>dynamic programming</w:t>
      </w:r>
      <w:r w:rsidRPr="635A44DD">
        <w:rPr>
          <w:rFonts w:ascii="Times New Roman" w:hAnsi="Times New Roman" w:eastAsia="Times New Roman" w:cs="Times New Roman"/>
        </w:rPr>
        <w:t xml:space="preserve"> untuk mencari jalur transisi terbaik di area overlap yaitu garis yang melewati piksel dengan perbedaan intensitas paling kecil. Hasilnya adalah </w:t>
      </w:r>
      <w:r w:rsidRPr="635A44DD">
        <w:rPr>
          <w:rFonts w:ascii="Times New Roman" w:hAnsi="Times New Roman" w:eastAsia="Times New Roman" w:cs="Times New Roman"/>
          <w:b/>
          <w:bCs/>
        </w:rPr>
        <w:t>penggabungan mulus antara dua patch</w:t>
      </w:r>
      <w:r w:rsidRPr="635A44DD">
        <w:rPr>
          <w:rFonts w:ascii="Times New Roman" w:hAnsi="Times New Roman" w:eastAsia="Times New Roman" w:cs="Times New Roman"/>
        </w:rPr>
        <w:t>.</w:t>
      </w:r>
    </w:p>
    <w:p w:rsidR="635A44DD" w:rsidP="635A44DD" w:rsidRDefault="635A44DD" w14:paraId="22B212D3" w14:textId="62FC569A">
      <w:pPr>
        <w:spacing w:before="240" w:after="240"/>
      </w:pPr>
      <w:r w:rsidRPr="635A44DD">
        <w:rPr>
          <w:rFonts w:ascii="Times New Roman" w:hAnsi="Times New Roman" w:eastAsia="Times New Roman" w:cs="Times New Roman"/>
        </w:rPr>
        <w:t xml:space="preserve">Kode berikut adalah contoh sederhana untuk menunjukkan proses memilih dan menempatkan patch dalam </w:t>
      </w:r>
      <w:r w:rsidRPr="635A44DD">
        <w:rPr>
          <w:rFonts w:ascii="Times New Roman" w:hAnsi="Times New Roman" w:eastAsia="Times New Roman" w:cs="Times New Roman"/>
          <w:i/>
          <w:iCs/>
        </w:rPr>
        <w:t>texture synthesis</w:t>
      </w:r>
      <w:r w:rsidRPr="635A44DD">
        <w:rPr>
          <w:rFonts w:ascii="Times New Roman" w:hAnsi="Times New Roman" w:eastAsia="Times New Roman" w:cs="Times New Roman"/>
        </w:rPr>
        <w:t>:</w:t>
      </w:r>
    </w:p>
    <w:p w:rsidR="635A44DD" w:rsidP="635A44DD" w:rsidRDefault="635A44DD" w14:paraId="1E8EED5D" w14:textId="030C6D8F">
      <w:pPr>
        <w:shd w:val="clear" w:color="auto" w:fill="282C34"/>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numpy</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as</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np</w:t>
      </w:r>
    </w:p>
    <w:p w:rsidR="635A44DD" w:rsidP="635A44DD" w:rsidRDefault="635A44DD" w14:paraId="6FDBF552" w14:textId="3EA8C8DB">
      <w:pPr>
        <w:shd w:val="clear" w:color="auto" w:fill="282C34"/>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skimage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io, util</w:t>
      </w:r>
    </w:p>
    <w:p w:rsidR="635A44DD" w:rsidP="635A44DD" w:rsidRDefault="635A44DD" w14:paraId="3FE75B15" w14:textId="099DC0DD">
      <w:pPr>
        <w:shd w:val="clear" w:color="auto" w:fill="282C34"/>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matplotlib</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pyplot</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as</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plt</w:t>
      </w:r>
    </w:p>
    <w:p w:rsidR="635A44DD" w:rsidP="635A44DD" w:rsidRDefault="635A44DD" w14:paraId="292AE4D1" w14:textId="55BC4BF3">
      <w:pPr>
        <w:shd w:val="clear" w:color="auto" w:fill="282C34"/>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random</w:t>
      </w:r>
    </w:p>
    <w:p w:rsidR="635A44DD" w:rsidP="635A44DD" w:rsidRDefault="635A44DD" w14:paraId="0A120FAE" w14:textId="0FBE7CA1">
      <w:pPr>
        <w:shd w:val="clear" w:color="auto" w:fill="282C34"/>
        <w:spacing w:after="0" w:line="285" w:lineRule="auto"/>
      </w:pPr>
    </w:p>
    <w:p w:rsidR="635A44DD" w:rsidP="635A44DD" w:rsidRDefault="635A44DD" w14:paraId="35AC89F9" w14:textId="0C6A3444">
      <w:pPr>
        <w:shd w:val="clear" w:color="auto" w:fill="282C34"/>
        <w:spacing w:after="0" w:line="285" w:lineRule="auto"/>
      </w:pPr>
      <w:r w:rsidRPr="635A44DD">
        <w:rPr>
          <w:rFonts w:ascii="Consolas" w:hAnsi="Consolas" w:eastAsia="Consolas" w:cs="Consolas"/>
          <w:i/>
          <w:iCs/>
          <w:color w:val="7F848E"/>
          <w:sz w:val="21"/>
          <w:szCs w:val="21"/>
        </w:rPr>
        <w:t># Baca contoh tekstur kecil</w:t>
      </w:r>
    </w:p>
    <w:p w:rsidR="635A44DD" w:rsidP="635A44DD" w:rsidRDefault="635A44DD" w14:paraId="552E41AC" w14:textId="234F0C17">
      <w:pPr>
        <w:shd w:val="clear" w:color="auto" w:fill="282C34"/>
        <w:spacing w:after="0" w:line="285" w:lineRule="auto"/>
      </w:pPr>
      <w:r w:rsidRPr="635A44DD">
        <w:rPr>
          <w:rFonts w:ascii="Consolas" w:hAnsi="Consolas" w:eastAsia="Consolas" w:cs="Consolas"/>
          <w:color w:val="E06C75"/>
          <w:sz w:val="21"/>
          <w:szCs w:val="21"/>
        </w:rPr>
        <w:t>texture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io.</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"fabric_sample.jpg"</w:t>
      </w:r>
      <w:r w:rsidRPr="635A44DD">
        <w:rPr>
          <w:rFonts w:ascii="Consolas" w:hAnsi="Consolas" w:eastAsia="Consolas" w:cs="Consolas"/>
          <w:color w:val="ABB2BF"/>
          <w:sz w:val="21"/>
          <w:szCs w:val="21"/>
        </w:rPr>
        <w:t>)</w:t>
      </w:r>
    </w:p>
    <w:p w:rsidR="635A44DD" w:rsidP="635A44DD" w:rsidRDefault="635A44DD" w14:paraId="79D331B8" w14:textId="46FB19CE">
      <w:pPr>
        <w:shd w:val="clear" w:color="auto" w:fill="282C34"/>
        <w:spacing w:after="0" w:line="285" w:lineRule="auto"/>
      </w:pPr>
      <w:r w:rsidRPr="635A44DD">
        <w:rPr>
          <w:rFonts w:ascii="Consolas" w:hAnsi="Consolas" w:eastAsia="Consolas" w:cs="Consolas"/>
          <w:color w:val="E06C75"/>
          <w:sz w:val="21"/>
          <w:szCs w:val="21"/>
        </w:rPr>
        <w:t>patch_size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60</w:t>
      </w:r>
    </w:p>
    <w:p w:rsidR="635A44DD" w:rsidP="635A44DD" w:rsidRDefault="635A44DD" w14:paraId="62C73648" w14:textId="4858DB63">
      <w:pPr>
        <w:shd w:val="clear" w:color="auto" w:fill="282C34"/>
        <w:spacing w:after="0" w:line="285" w:lineRule="auto"/>
      </w:pPr>
    </w:p>
    <w:p w:rsidR="635A44DD" w:rsidP="635A44DD" w:rsidRDefault="635A44DD" w14:paraId="7301C0FB" w14:textId="589BFD7B">
      <w:pPr>
        <w:shd w:val="clear" w:color="auto" w:fill="282C34"/>
        <w:spacing w:after="0" w:line="285" w:lineRule="auto"/>
      </w:pPr>
      <w:r w:rsidRPr="635A44DD">
        <w:rPr>
          <w:rFonts w:ascii="Consolas" w:hAnsi="Consolas" w:eastAsia="Consolas" w:cs="Consolas"/>
          <w:i/>
          <w:iCs/>
          <w:color w:val="7F848E"/>
          <w:sz w:val="21"/>
          <w:szCs w:val="21"/>
        </w:rPr>
        <w:t># Membuat kanvas kosong untuk hasil akhir</w:t>
      </w:r>
    </w:p>
    <w:p w:rsidR="635A44DD" w:rsidP="635A44DD" w:rsidRDefault="635A44DD" w14:paraId="24CCF0E3" w14:textId="0A29BEF9">
      <w:pPr>
        <w:shd w:val="clear" w:color="auto" w:fill="282C34"/>
        <w:spacing w:after="0" w:line="285" w:lineRule="auto"/>
      </w:pPr>
      <w:r w:rsidRPr="635A44DD">
        <w:rPr>
          <w:rFonts w:ascii="Consolas" w:hAnsi="Consolas" w:eastAsia="Consolas" w:cs="Consolas"/>
          <w:color w:val="E06C75"/>
          <w:sz w:val="21"/>
          <w:szCs w:val="21"/>
        </w:rPr>
        <w:t>result</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np</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zeros</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texture</w:t>
      </w:r>
      <w:r w:rsidRPr="635A44DD">
        <w:rPr>
          <w:rFonts w:ascii="Consolas" w:hAnsi="Consolas" w:eastAsia="Consolas" w:cs="Consolas"/>
          <w:color w:val="ABB2BF"/>
          <w:sz w:val="21"/>
          <w:szCs w:val="21"/>
        </w:rPr>
        <w:t>.shape[</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texture</w:t>
      </w:r>
      <w:r w:rsidRPr="635A44DD">
        <w:rPr>
          <w:rFonts w:ascii="Consolas" w:hAnsi="Consolas" w:eastAsia="Consolas" w:cs="Consolas"/>
          <w:color w:val="ABB2BF"/>
          <w:sz w:val="21"/>
          <w:szCs w:val="21"/>
        </w:rPr>
        <w:t>.shape[</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 xml:space="preserve">), </w:t>
      </w:r>
      <w:r w:rsidRPr="635A44DD">
        <w:rPr>
          <w:rFonts w:ascii="Consolas" w:hAnsi="Consolas" w:eastAsia="Consolas" w:cs="Consolas"/>
          <w:i/>
          <w:iCs/>
          <w:color w:val="E06C75"/>
          <w:sz w:val="21"/>
          <w:szCs w:val="21"/>
        </w:rPr>
        <w:t>dtype</w:t>
      </w:r>
      <w:r w:rsidRPr="635A44DD">
        <w:rPr>
          <w:rFonts w:ascii="Consolas" w:hAnsi="Consolas" w:eastAsia="Consolas" w:cs="Consolas"/>
          <w:color w:val="56B6C2"/>
          <w:sz w:val="21"/>
          <w:szCs w:val="21"/>
        </w:rPr>
        <w:t>=</w:t>
      </w:r>
      <w:r w:rsidRPr="635A44DD">
        <w:rPr>
          <w:rFonts w:ascii="Consolas" w:hAnsi="Consolas" w:eastAsia="Consolas" w:cs="Consolas"/>
          <w:color w:val="E5C07B"/>
          <w:sz w:val="21"/>
          <w:szCs w:val="21"/>
        </w:rPr>
        <w:t>np</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uint8</w:t>
      </w:r>
      <w:r w:rsidRPr="635A44DD">
        <w:rPr>
          <w:rFonts w:ascii="Consolas" w:hAnsi="Consolas" w:eastAsia="Consolas" w:cs="Consolas"/>
          <w:color w:val="ABB2BF"/>
          <w:sz w:val="21"/>
          <w:szCs w:val="21"/>
        </w:rPr>
        <w:t>)</w:t>
      </w:r>
    </w:p>
    <w:p w:rsidR="635A44DD" w:rsidP="635A44DD" w:rsidRDefault="635A44DD" w14:paraId="444B9077" w14:textId="6C714544">
      <w:pPr>
        <w:shd w:val="clear" w:color="auto" w:fill="282C34"/>
        <w:spacing w:after="0" w:line="285" w:lineRule="auto"/>
      </w:pPr>
    </w:p>
    <w:p w:rsidR="635A44DD" w:rsidP="635A44DD" w:rsidRDefault="635A44DD" w14:paraId="28FCF98C" w14:textId="1A8F4B53">
      <w:pPr>
        <w:shd w:val="clear" w:color="auto" w:fill="282C34"/>
        <w:spacing w:after="0" w:line="285" w:lineRule="auto"/>
      </w:pPr>
      <w:r w:rsidRPr="635A44DD">
        <w:rPr>
          <w:rFonts w:ascii="Consolas" w:hAnsi="Consolas" w:eastAsia="Consolas" w:cs="Consolas"/>
          <w:i/>
          <w:iCs/>
          <w:color w:val="7F848E"/>
          <w:sz w:val="21"/>
          <w:szCs w:val="21"/>
        </w:rPr>
        <w:t># Menyusun patch acak</w:t>
      </w:r>
    </w:p>
    <w:p w:rsidR="635A44DD" w:rsidP="635A44DD" w:rsidRDefault="635A44DD" w14:paraId="42BA6859" w14:textId="5F16CE84">
      <w:pPr>
        <w:shd w:val="clear" w:color="auto" w:fill="282C34"/>
        <w:spacing w:after="0" w:line="285" w:lineRule="auto"/>
      </w:pPr>
      <w:r w:rsidRPr="635A44DD">
        <w:rPr>
          <w:rFonts w:ascii="Consolas" w:hAnsi="Consolas" w:eastAsia="Consolas" w:cs="Consolas"/>
          <w:color w:val="C678DD"/>
          <w:sz w:val="21"/>
          <w:szCs w:val="21"/>
        </w:rPr>
        <w:t>for</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i</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in</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range</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result</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shape</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patch_size</w:t>
      </w:r>
      <w:r w:rsidRPr="635A44DD">
        <w:rPr>
          <w:rFonts w:ascii="Consolas" w:hAnsi="Consolas" w:eastAsia="Consolas" w:cs="Consolas"/>
          <w:color w:val="ABB2BF"/>
          <w:sz w:val="21"/>
          <w:szCs w:val="21"/>
        </w:rPr>
        <w:t>):</w:t>
      </w:r>
    </w:p>
    <w:p w:rsidR="635A44DD" w:rsidP="635A44DD" w:rsidRDefault="635A44DD" w14:paraId="4658315F" w14:textId="1BBBCB94">
      <w:pPr>
        <w:shd w:val="clear" w:color="auto" w:fill="282C34"/>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for</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j</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in</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range</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result</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shape</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patch_size</w:t>
      </w:r>
      <w:r w:rsidRPr="635A44DD">
        <w:rPr>
          <w:rFonts w:ascii="Consolas" w:hAnsi="Consolas" w:eastAsia="Consolas" w:cs="Consolas"/>
          <w:color w:val="ABB2BF"/>
          <w:sz w:val="21"/>
          <w:szCs w:val="21"/>
        </w:rPr>
        <w:t>):</w:t>
      </w:r>
    </w:p>
    <w:p w:rsidR="635A44DD" w:rsidP="635A44DD" w:rsidRDefault="635A44DD" w14:paraId="425F092D" w14:textId="59F62AF0">
      <w:pPr>
        <w:shd w:val="clear" w:color="auto" w:fill="282C34"/>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x</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random</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randint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texture</w:t>
      </w:r>
      <w:r w:rsidRPr="635A44DD">
        <w:rPr>
          <w:rFonts w:ascii="Consolas" w:hAnsi="Consolas" w:eastAsia="Consolas" w:cs="Consolas"/>
          <w:color w:val="ABB2BF"/>
          <w:sz w:val="21"/>
          <w:szCs w:val="21"/>
        </w:rPr>
        <w:t>.shape[</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patch_size</w:t>
      </w:r>
      <w:r w:rsidRPr="635A44DD">
        <w:rPr>
          <w:rFonts w:ascii="Consolas" w:hAnsi="Consolas" w:eastAsia="Consolas" w:cs="Consolas"/>
          <w:color w:val="ABB2BF"/>
          <w:sz w:val="21"/>
          <w:szCs w:val="21"/>
        </w:rPr>
        <w:t>)</w:t>
      </w:r>
    </w:p>
    <w:p w:rsidR="635A44DD" w:rsidP="635A44DD" w:rsidRDefault="635A44DD" w14:paraId="210BA9D6" w14:textId="31111FEB">
      <w:pPr>
        <w:shd w:val="clear" w:color="auto" w:fill="282C34"/>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y</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random</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randint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texture</w:t>
      </w:r>
      <w:r w:rsidRPr="635A44DD">
        <w:rPr>
          <w:rFonts w:ascii="Consolas" w:hAnsi="Consolas" w:eastAsia="Consolas" w:cs="Consolas"/>
          <w:color w:val="ABB2BF"/>
          <w:sz w:val="21"/>
          <w:szCs w:val="21"/>
        </w:rPr>
        <w:t>.shape[</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patch_size</w:t>
      </w:r>
      <w:r w:rsidRPr="635A44DD">
        <w:rPr>
          <w:rFonts w:ascii="Consolas" w:hAnsi="Consolas" w:eastAsia="Consolas" w:cs="Consolas"/>
          <w:color w:val="ABB2BF"/>
          <w:sz w:val="21"/>
          <w:szCs w:val="21"/>
        </w:rPr>
        <w:t>)</w:t>
      </w:r>
    </w:p>
    <w:p w:rsidR="635A44DD" w:rsidP="635A44DD" w:rsidRDefault="635A44DD" w14:paraId="1BC622E9" w14:textId="68BCD59F">
      <w:pPr>
        <w:shd w:val="clear" w:color="auto" w:fill="282C34"/>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patch</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texture</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x</w:t>
      </w:r>
      <w:r w:rsidRPr="635A44DD">
        <w:rPr>
          <w:rFonts w:ascii="Consolas" w:hAnsi="Consolas" w:eastAsia="Consolas" w:cs="Consolas"/>
          <w:color w:val="ABB2BF"/>
          <w:sz w:val="21"/>
          <w:szCs w:val="21"/>
        </w:rPr>
        <w:t xml:space="preserve"> : </w:t>
      </w:r>
      <w:r w:rsidRPr="635A44DD">
        <w:rPr>
          <w:rFonts w:ascii="Consolas" w:hAnsi="Consolas" w:eastAsia="Consolas" w:cs="Consolas"/>
          <w:color w:val="E06C75"/>
          <w:sz w:val="21"/>
          <w:szCs w:val="21"/>
        </w:rPr>
        <w:t>x</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patch_size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y</w:t>
      </w:r>
      <w:r w:rsidRPr="635A44DD">
        <w:rPr>
          <w:rFonts w:ascii="Consolas" w:hAnsi="Consolas" w:eastAsia="Consolas" w:cs="Consolas"/>
          <w:color w:val="ABB2BF"/>
          <w:sz w:val="21"/>
          <w:szCs w:val="21"/>
        </w:rPr>
        <w:t xml:space="preserve"> : </w:t>
      </w:r>
      <w:r w:rsidRPr="635A44DD">
        <w:rPr>
          <w:rFonts w:ascii="Consolas" w:hAnsi="Consolas" w:eastAsia="Consolas" w:cs="Consolas"/>
          <w:color w:val="E06C75"/>
          <w:sz w:val="21"/>
          <w:szCs w:val="21"/>
        </w:rPr>
        <w:t>y</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patch_size</w:t>
      </w:r>
      <w:r w:rsidRPr="635A44DD">
        <w:rPr>
          <w:rFonts w:ascii="Consolas" w:hAnsi="Consolas" w:eastAsia="Consolas" w:cs="Consolas"/>
          <w:color w:val="ABB2BF"/>
          <w:sz w:val="21"/>
          <w:szCs w:val="21"/>
        </w:rPr>
        <w:t>]</w:t>
      </w:r>
    </w:p>
    <w:p w:rsidR="635A44DD" w:rsidP="635A44DD" w:rsidRDefault="635A44DD" w14:paraId="17F47E0F" w14:textId="1788F5F5">
      <w:pPr>
        <w:shd w:val="clear" w:color="auto" w:fill="282C34"/>
        <w:spacing w:after="0" w:line="285" w:lineRule="auto"/>
      </w:pP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result</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i</w:t>
      </w:r>
      <w:r w:rsidRPr="635A44DD">
        <w:rPr>
          <w:rFonts w:ascii="Consolas" w:hAnsi="Consolas" w:eastAsia="Consolas" w:cs="Consolas"/>
          <w:color w:val="ABB2BF"/>
          <w:sz w:val="21"/>
          <w:szCs w:val="21"/>
        </w:rPr>
        <w:t xml:space="preserve"> : </w:t>
      </w:r>
      <w:r w:rsidRPr="635A44DD">
        <w:rPr>
          <w:rFonts w:ascii="Consolas" w:hAnsi="Consolas" w:eastAsia="Consolas" w:cs="Consolas"/>
          <w:color w:val="E06C75"/>
          <w:sz w:val="21"/>
          <w:szCs w:val="21"/>
        </w:rPr>
        <w:t>i</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patch_size</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j</w:t>
      </w:r>
      <w:r w:rsidRPr="635A44DD">
        <w:rPr>
          <w:rFonts w:ascii="Consolas" w:hAnsi="Consolas" w:eastAsia="Consolas" w:cs="Consolas"/>
          <w:color w:val="ABB2BF"/>
          <w:sz w:val="21"/>
          <w:szCs w:val="21"/>
        </w:rPr>
        <w:t xml:space="preserve"> : </w:t>
      </w:r>
      <w:r w:rsidRPr="635A44DD">
        <w:rPr>
          <w:rFonts w:ascii="Consolas" w:hAnsi="Consolas" w:eastAsia="Consolas" w:cs="Consolas"/>
          <w:color w:val="E06C75"/>
          <w:sz w:val="21"/>
          <w:szCs w:val="21"/>
        </w:rPr>
        <w:t>j</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patch_size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patch</w:t>
      </w:r>
    </w:p>
    <w:p w:rsidR="635A44DD" w:rsidP="635A44DD" w:rsidRDefault="635A44DD" w14:paraId="3B9E106D" w14:textId="1265597D">
      <w:pPr>
        <w:shd w:val="clear" w:color="auto" w:fill="282C34"/>
        <w:spacing w:after="0" w:line="285" w:lineRule="auto"/>
      </w:pPr>
    </w:p>
    <w:p w:rsidR="635A44DD" w:rsidP="635A44DD" w:rsidRDefault="635A44DD" w14:paraId="4989D4DF" w14:textId="5D712B65">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result</w:t>
      </w:r>
      <w:r w:rsidRPr="635A44DD">
        <w:rPr>
          <w:rFonts w:ascii="Consolas" w:hAnsi="Consolas" w:eastAsia="Consolas" w:cs="Consolas"/>
          <w:color w:val="ABB2BF"/>
          <w:sz w:val="21"/>
          <w:szCs w:val="21"/>
        </w:rPr>
        <w:t>)</w:t>
      </w:r>
    </w:p>
    <w:p w:rsidR="635A44DD" w:rsidP="635A44DD" w:rsidRDefault="635A44DD" w14:paraId="63F1E3FD" w14:textId="7D1CE8BE">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"Texture Synthesis (Random Patching)"</w:t>
      </w:r>
      <w:r w:rsidRPr="635A44DD">
        <w:rPr>
          <w:rFonts w:ascii="Consolas" w:hAnsi="Consolas" w:eastAsia="Consolas" w:cs="Consolas"/>
          <w:color w:val="ABB2BF"/>
          <w:sz w:val="21"/>
          <w:szCs w:val="21"/>
        </w:rPr>
        <w:t>)</w:t>
      </w:r>
    </w:p>
    <w:p w:rsidR="635A44DD" w:rsidP="635A44DD" w:rsidRDefault="635A44DD" w14:paraId="60B62013" w14:textId="369A77DD">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3C9D2F6B" w14:textId="0902ACF2">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p w:rsidR="635A44DD" w:rsidP="635A44DD" w:rsidRDefault="635A44DD" w14:paraId="614B8B8B" w14:textId="5522F29F">
      <w:pPr>
        <w:shd w:val="clear" w:color="auto" w:fill="282C34"/>
        <w:spacing w:after="0" w:line="285" w:lineRule="auto"/>
      </w:pPr>
    </w:p>
    <w:p w:rsidR="635A44DD" w:rsidP="635A44DD" w:rsidRDefault="635A44DD" w14:paraId="4C0C69ED" w14:textId="150FFD43">
      <w:pPr>
        <w:pStyle w:val="Heading3"/>
      </w:pPr>
      <w:bookmarkStart w:name="_Toc213102778" w:id="168"/>
      <w:r>
        <w:t>12.5.2. Texture transfer</w:t>
      </w:r>
      <w:bookmarkEnd w:id="168"/>
      <w:r>
        <w:t xml:space="preserve"> </w:t>
      </w:r>
    </w:p>
    <w:p w:rsidR="635A44DD" w:rsidP="635A44DD" w:rsidRDefault="635A44DD" w14:paraId="315FC694" w14:textId="54D327CA">
      <w:pPr>
        <w:spacing w:before="240" w:after="240"/>
        <w:rPr>
          <w:rFonts w:ascii="Times New Roman" w:hAnsi="Times New Roman" w:eastAsia="Times New Roman" w:cs="Times New Roman"/>
        </w:rPr>
      </w:pPr>
      <w:r w:rsidRPr="635A44DD">
        <w:rPr>
          <w:rFonts w:ascii="Times New Roman" w:hAnsi="Times New Roman" w:eastAsia="Times New Roman" w:cs="Times New Roman"/>
        </w:rPr>
        <w:t xml:space="preserve">Berbeda dari </w:t>
      </w:r>
      <w:r w:rsidRPr="635A44DD">
        <w:rPr>
          <w:rFonts w:ascii="Times New Roman" w:hAnsi="Times New Roman" w:eastAsia="Times New Roman" w:cs="Times New Roman"/>
          <w:i/>
          <w:iCs/>
        </w:rPr>
        <w:t>texture synthesis</w:t>
      </w:r>
      <w:r w:rsidRPr="635A44DD">
        <w:rPr>
          <w:rFonts w:ascii="Times New Roman" w:hAnsi="Times New Roman" w:eastAsia="Times New Roman" w:cs="Times New Roman"/>
        </w:rPr>
        <w:t xml:space="preserve">, </w:t>
      </w:r>
      <w:r w:rsidRPr="635A44DD">
        <w:rPr>
          <w:rFonts w:ascii="Times New Roman" w:hAnsi="Times New Roman" w:eastAsia="Times New Roman" w:cs="Times New Roman"/>
          <w:b/>
          <w:bCs/>
        </w:rPr>
        <w:t>texture transfer</w:t>
      </w:r>
      <w:r w:rsidRPr="635A44DD">
        <w:rPr>
          <w:rFonts w:ascii="Times New Roman" w:hAnsi="Times New Roman" w:eastAsia="Times New Roman" w:cs="Times New Roman"/>
        </w:rPr>
        <w:t xml:space="preserve"> digunakan untuk </w:t>
      </w:r>
      <w:r w:rsidRPr="635A44DD">
        <w:rPr>
          <w:rFonts w:ascii="Times New Roman" w:hAnsi="Times New Roman" w:eastAsia="Times New Roman" w:cs="Times New Roman"/>
          <w:b/>
          <w:bCs/>
        </w:rPr>
        <w:t>menerapkan pola tekstur dari satu gambar ke bentuk lain</w:t>
      </w:r>
      <w:r w:rsidRPr="635A44DD">
        <w:rPr>
          <w:rFonts w:ascii="Times New Roman" w:hAnsi="Times New Roman" w:eastAsia="Times New Roman" w:cs="Times New Roman"/>
        </w:rPr>
        <w:t>.</w:t>
      </w:r>
      <w:r>
        <w:br/>
      </w:r>
      <w:r w:rsidRPr="635A44DD">
        <w:rPr>
          <w:rFonts w:ascii="Times New Roman" w:hAnsi="Times New Roman" w:eastAsia="Times New Roman" w:cs="Times New Roman"/>
        </w:rPr>
        <w:t xml:space="preserve"> Contohnya: membuat potret wajah tampak seperti terbuat dari batu, kayu, atau kain.</w:t>
      </w:r>
    </w:p>
    <w:p w:rsidR="635A44DD" w:rsidP="635A44DD" w:rsidRDefault="635A44DD" w14:paraId="0011A332" w14:textId="1C855E23">
      <w:pPr>
        <w:spacing w:before="240" w:after="240"/>
      </w:pPr>
      <w:r w:rsidRPr="635A44DD">
        <w:rPr>
          <w:rFonts w:ascii="Times New Roman" w:hAnsi="Times New Roman" w:eastAsia="Times New Roman" w:cs="Times New Roman"/>
        </w:rPr>
        <w:t>Prinsip kerjanya:</w:t>
      </w:r>
    </w:p>
    <w:p w:rsidR="635A44DD" w:rsidP="00210EC7" w:rsidRDefault="635A44DD" w14:paraId="444176B6" w14:textId="36A9DF5D">
      <w:pPr>
        <w:pStyle w:val="ListParagraph"/>
        <w:numPr>
          <w:ilvl w:val="0"/>
          <w:numId w:val="12"/>
        </w:numPr>
        <w:spacing w:before="240" w:after="240"/>
        <w:rPr>
          <w:rFonts w:ascii="Times New Roman" w:hAnsi="Times New Roman" w:eastAsia="Times New Roman" w:cs="Times New Roman"/>
        </w:rPr>
      </w:pPr>
      <w:r w:rsidRPr="635A44DD">
        <w:rPr>
          <w:rFonts w:ascii="Times New Roman" w:hAnsi="Times New Roman" w:eastAsia="Times New Roman" w:cs="Times New Roman"/>
        </w:rPr>
        <w:t>Diberikan dua gambar:</w:t>
      </w:r>
    </w:p>
    <w:p w:rsidR="635A44DD" w:rsidP="00210EC7" w:rsidRDefault="635A44DD" w14:paraId="0EA53756" w14:textId="73CAAD9A">
      <w:pPr>
        <w:pStyle w:val="ListParagraph"/>
        <w:numPr>
          <w:ilvl w:val="1"/>
          <w:numId w:val="12"/>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Gambar sumber (texture sample)</w:t>
      </w:r>
      <w:r w:rsidRPr="635A44DD">
        <w:rPr>
          <w:rFonts w:ascii="Times New Roman" w:hAnsi="Times New Roman" w:eastAsia="Times New Roman" w:cs="Times New Roman"/>
        </w:rPr>
        <w:t xml:space="preserve"> → misalnya gambar kain batik.</w:t>
      </w:r>
    </w:p>
    <w:p w:rsidR="635A44DD" w:rsidP="00210EC7" w:rsidRDefault="635A44DD" w14:paraId="44EF9ABE" w14:textId="2F373DE9">
      <w:pPr>
        <w:pStyle w:val="ListParagraph"/>
        <w:numPr>
          <w:ilvl w:val="1"/>
          <w:numId w:val="12"/>
        </w:numPr>
        <w:spacing w:before="240" w:after="240"/>
        <w:rPr>
          <w:rFonts w:ascii="Times New Roman" w:hAnsi="Times New Roman" w:eastAsia="Times New Roman" w:cs="Times New Roman"/>
        </w:rPr>
      </w:pPr>
      <w:r w:rsidRPr="635A44DD">
        <w:rPr>
          <w:rFonts w:ascii="Times New Roman" w:hAnsi="Times New Roman" w:eastAsia="Times New Roman" w:cs="Times New Roman"/>
          <w:b/>
          <w:bCs/>
        </w:rPr>
        <w:t>Gambar target (struktur)</w:t>
      </w:r>
      <w:r w:rsidRPr="635A44DD">
        <w:rPr>
          <w:rFonts w:ascii="Times New Roman" w:hAnsi="Times New Roman" w:eastAsia="Times New Roman" w:cs="Times New Roman"/>
        </w:rPr>
        <w:t xml:space="preserve"> → misalnya wajah seseorang.</w:t>
      </w:r>
    </w:p>
    <w:p w:rsidR="635A44DD" w:rsidP="00210EC7" w:rsidRDefault="635A44DD" w14:paraId="6FF766D1" w14:textId="3CF9C8B5">
      <w:pPr>
        <w:pStyle w:val="ListParagraph"/>
        <w:numPr>
          <w:ilvl w:val="0"/>
          <w:numId w:val="12"/>
        </w:numPr>
        <w:spacing w:before="240" w:after="240"/>
        <w:rPr>
          <w:rFonts w:ascii="Times New Roman" w:hAnsi="Times New Roman" w:eastAsia="Times New Roman" w:cs="Times New Roman"/>
        </w:rPr>
      </w:pPr>
      <w:r w:rsidRPr="635A44DD">
        <w:rPr>
          <w:rFonts w:ascii="Times New Roman" w:hAnsi="Times New Roman" w:eastAsia="Times New Roman" w:cs="Times New Roman"/>
        </w:rPr>
        <w:t>Algoritma mengambil patch dari gambar sumber dan menempatkannya di atas gambar target.</w:t>
      </w:r>
    </w:p>
    <w:p w:rsidR="635A44DD" w:rsidP="00210EC7" w:rsidRDefault="635A44DD" w14:paraId="0829CBAA" w14:textId="45053021">
      <w:pPr>
        <w:pStyle w:val="ListParagraph"/>
        <w:numPr>
          <w:ilvl w:val="0"/>
          <w:numId w:val="12"/>
        </w:numPr>
        <w:spacing w:before="240" w:after="240"/>
        <w:rPr>
          <w:rFonts w:ascii="Times New Roman" w:hAnsi="Times New Roman" w:eastAsia="Times New Roman" w:cs="Times New Roman"/>
        </w:rPr>
      </w:pPr>
      <w:r w:rsidRPr="635A44DD">
        <w:rPr>
          <w:rFonts w:ascii="Times New Roman" w:hAnsi="Times New Roman" w:eastAsia="Times New Roman" w:cs="Times New Roman"/>
        </w:rPr>
        <w:t>Selama proses ini, setiap patch baru dipilih agar:</w:t>
      </w:r>
    </w:p>
    <w:p w:rsidR="635A44DD" w:rsidP="00210EC7" w:rsidRDefault="635A44DD" w14:paraId="69105842" w14:textId="4288D05E">
      <w:pPr>
        <w:pStyle w:val="ListParagraph"/>
        <w:numPr>
          <w:ilvl w:val="1"/>
          <w:numId w:val="12"/>
        </w:numPr>
        <w:spacing w:before="240" w:after="240"/>
        <w:rPr>
          <w:rFonts w:ascii="Times New Roman" w:hAnsi="Times New Roman" w:eastAsia="Times New Roman" w:cs="Times New Roman"/>
        </w:rPr>
      </w:pPr>
      <w:r w:rsidRPr="635A44DD">
        <w:rPr>
          <w:rFonts w:ascii="Times New Roman" w:hAnsi="Times New Roman" w:eastAsia="Times New Roman" w:cs="Times New Roman"/>
        </w:rPr>
        <w:t>Mirip dengan area target di bawahnya (agar mengikuti bentuk objek).</w:t>
      </w:r>
    </w:p>
    <w:p w:rsidR="635A44DD" w:rsidP="00210EC7" w:rsidRDefault="635A44DD" w14:paraId="716615B5" w14:textId="08333FFE">
      <w:pPr>
        <w:pStyle w:val="ListParagraph"/>
        <w:numPr>
          <w:ilvl w:val="1"/>
          <w:numId w:val="12"/>
        </w:numPr>
        <w:spacing w:before="240" w:after="240"/>
        <w:rPr>
          <w:rFonts w:ascii="Times New Roman" w:hAnsi="Times New Roman" w:eastAsia="Times New Roman" w:cs="Times New Roman"/>
        </w:rPr>
      </w:pPr>
      <w:r w:rsidRPr="635A44DD">
        <w:rPr>
          <w:rFonts w:ascii="Times New Roman" w:hAnsi="Times New Roman" w:eastAsia="Times New Roman" w:cs="Times New Roman"/>
        </w:rPr>
        <w:t>Konsisten dengan patch lain di sekitarnya (agar tekstur menyatu).</w:t>
      </w:r>
    </w:p>
    <w:p w:rsidR="635A44DD" w:rsidP="635A44DD" w:rsidRDefault="635A44DD" w14:paraId="19B4265D" w14:textId="6933BB2D">
      <w:pPr>
        <w:spacing w:before="240" w:after="240"/>
      </w:pPr>
      <w:r w:rsidRPr="635A44DD">
        <w:rPr>
          <w:rFonts w:ascii="Times New Roman" w:hAnsi="Times New Roman" w:eastAsia="Times New Roman" w:cs="Times New Roman"/>
        </w:rPr>
        <w:t>Dengan cara ini, bentuk asli gambar target tetap terjaga, tetapi tampilannya berubah sesuai dengan tekstur yang diinginkan seolah objek tersebut “dibungkus” dengan bahan baru.</w:t>
      </w:r>
    </w:p>
    <w:p w:rsidR="635A44DD" w:rsidP="635A44DD" w:rsidRDefault="635A44DD" w14:paraId="1B6CBAE1" w14:textId="0AAAF352">
      <w:pPr>
        <w:spacing w:before="240" w:after="240"/>
      </w:pPr>
      <w:r w:rsidRPr="635A44DD">
        <w:rPr>
          <w:rFonts w:ascii="Times New Roman" w:hAnsi="Times New Roman" w:eastAsia="Times New Roman" w:cs="Times New Roman"/>
        </w:rPr>
        <w:t xml:space="preserve">Berikut representasi sederhana proses </w:t>
      </w:r>
      <w:r w:rsidRPr="635A44DD">
        <w:rPr>
          <w:rFonts w:ascii="Times New Roman" w:hAnsi="Times New Roman" w:eastAsia="Times New Roman" w:cs="Times New Roman"/>
          <w:i/>
          <w:iCs/>
        </w:rPr>
        <w:t>texture transfer</w:t>
      </w:r>
      <w:r w:rsidRPr="635A44DD">
        <w:rPr>
          <w:rFonts w:ascii="Times New Roman" w:hAnsi="Times New Roman" w:eastAsia="Times New Roman" w:cs="Times New Roman"/>
        </w:rPr>
        <w:t>:</w:t>
      </w:r>
    </w:p>
    <w:p w:rsidR="635A44DD" w:rsidP="635A44DD" w:rsidRDefault="635A44DD" w14:paraId="6A439C6E" w14:textId="74D7EFEE">
      <w:pPr>
        <w:shd w:val="clear" w:color="auto" w:fill="282C34"/>
        <w:spacing w:after="0" w:line="285" w:lineRule="auto"/>
      </w:pPr>
      <w:r w:rsidRPr="635A44DD">
        <w:rPr>
          <w:rFonts w:ascii="Consolas" w:hAnsi="Consolas" w:eastAsia="Consolas" w:cs="Consolas"/>
          <w:color w:val="C678DD"/>
          <w:sz w:val="21"/>
          <w:szCs w:val="21"/>
        </w:rPr>
        <w:t>from</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skimage</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io, color, util</w:t>
      </w:r>
    </w:p>
    <w:p w:rsidR="635A44DD" w:rsidP="635A44DD" w:rsidRDefault="635A44DD" w14:paraId="08A82287" w14:textId="1986A6E8">
      <w:pPr>
        <w:shd w:val="clear" w:color="auto" w:fill="282C34"/>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numpy</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as</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np</w:t>
      </w:r>
    </w:p>
    <w:p w:rsidR="635A44DD" w:rsidP="635A44DD" w:rsidRDefault="635A44DD" w14:paraId="1F4859BE" w14:textId="381F36CF">
      <w:pPr>
        <w:shd w:val="clear" w:color="auto" w:fill="282C34"/>
        <w:spacing w:after="0" w:line="285" w:lineRule="auto"/>
      </w:pPr>
      <w:r w:rsidRPr="635A44DD">
        <w:rPr>
          <w:rFonts w:ascii="Consolas" w:hAnsi="Consolas" w:eastAsia="Consolas" w:cs="Consolas"/>
          <w:color w:val="C678DD"/>
          <w:sz w:val="21"/>
          <w:szCs w:val="21"/>
        </w:rPr>
        <w:t>import</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matplotlib</w:t>
      </w:r>
      <w:r w:rsidRPr="635A44DD">
        <w:rPr>
          <w:rFonts w:ascii="Consolas" w:hAnsi="Consolas" w:eastAsia="Consolas" w:cs="Consolas"/>
          <w:color w:val="ABB2BF"/>
          <w:sz w:val="21"/>
          <w:szCs w:val="21"/>
        </w:rPr>
        <w:t>.</w:t>
      </w:r>
      <w:r w:rsidRPr="635A44DD">
        <w:rPr>
          <w:rFonts w:ascii="Consolas" w:hAnsi="Consolas" w:eastAsia="Consolas" w:cs="Consolas"/>
          <w:color w:val="E5C07B"/>
          <w:sz w:val="21"/>
          <w:szCs w:val="21"/>
        </w:rPr>
        <w:t>pyplot</w:t>
      </w:r>
      <w:r w:rsidRPr="635A44DD">
        <w:rPr>
          <w:rFonts w:ascii="Consolas" w:hAnsi="Consolas" w:eastAsia="Consolas" w:cs="Consolas"/>
          <w:color w:val="ABB2BF"/>
          <w:sz w:val="21"/>
          <w:szCs w:val="21"/>
        </w:rPr>
        <w:t xml:space="preserve"> </w:t>
      </w:r>
      <w:r w:rsidRPr="635A44DD">
        <w:rPr>
          <w:rFonts w:ascii="Consolas" w:hAnsi="Consolas" w:eastAsia="Consolas" w:cs="Consolas"/>
          <w:color w:val="C678DD"/>
          <w:sz w:val="21"/>
          <w:szCs w:val="21"/>
        </w:rPr>
        <w:t>as</w:t>
      </w:r>
      <w:r w:rsidRPr="635A44DD">
        <w:rPr>
          <w:rFonts w:ascii="Consolas" w:hAnsi="Consolas" w:eastAsia="Consolas" w:cs="Consolas"/>
          <w:color w:val="ABB2BF"/>
          <w:sz w:val="21"/>
          <w:szCs w:val="21"/>
        </w:rPr>
        <w:t xml:space="preserve"> </w:t>
      </w:r>
      <w:r w:rsidRPr="635A44DD">
        <w:rPr>
          <w:rFonts w:ascii="Consolas" w:hAnsi="Consolas" w:eastAsia="Consolas" w:cs="Consolas"/>
          <w:color w:val="E5C07B"/>
          <w:sz w:val="21"/>
          <w:szCs w:val="21"/>
        </w:rPr>
        <w:t>plt</w:t>
      </w:r>
    </w:p>
    <w:p w:rsidR="635A44DD" w:rsidP="635A44DD" w:rsidRDefault="635A44DD" w14:paraId="1176A61A" w14:textId="28987604">
      <w:pPr>
        <w:shd w:val="clear" w:color="auto" w:fill="282C34"/>
        <w:spacing w:after="0" w:line="285" w:lineRule="auto"/>
      </w:pPr>
    </w:p>
    <w:p w:rsidR="635A44DD" w:rsidP="635A44DD" w:rsidRDefault="635A44DD" w14:paraId="73BC7CFF" w14:textId="642B8C4F">
      <w:pPr>
        <w:shd w:val="clear" w:color="auto" w:fill="282C34"/>
        <w:spacing w:after="0" w:line="285" w:lineRule="auto"/>
      </w:pPr>
      <w:r w:rsidRPr="635A44DD">
        <w:rPr>
          <w:rFonts w:ascii="Consolas" w:hAnsi="Consolas" w:eastAsia="Consolas" w:cs="Consolas"/>
          <w:i/>
          <w:iCs/>
          <w:color w:val="7F848E"/>
          <w:sz w:val="21"/>
          <w:szCs w:val="21"/>
        </w:rPr>
        <w:t># Baca gambar sumber (tekstur) dan target</w:t>
      </w:r>
    </w:p>
    <w:p w:rsidR="635A44DD" w:rsidP="635A44DD" w:rsidRDefault="635A44DD" w14:paraId="29DDC153" w14:textId="1FAA21CE">
      <w:pPr>
        <w:shd w:val="clear" w:color="auto" w:fill="282C34"/>
        <w:spacing w:after="0" w:line="285" w:lineRule="auto"/>
      </w:pPr>
      <w:r w:rsidRPr="635A44DD">
        <w:rPr>
          <w:rFonts w:ascii="Consolas" w:hAnsi="Consolas" w:eastAsia="Consolas" w:cs="Consolas"/>
          <w:color w:val="E06C75"/>
          <w:sz w:val="21"/>
          <w:szCs w:val="21"/>
        </w:rPr>
        <w:t>texture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io.</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"fabric.jpg"</w:t>
      </w:r>
      <w:r w:rsidRPr="635A44DD">
        <w:rPr>
          <w:rFonts w:ascii="Consolas" w:hAnsi="Consolas" w:eastAsia="Consolas" w:cs="Consolas"/>
          <w:color w:val="ABB2BF"/>
          <w:sz w:val="21"/>
          <w:szCs w:val="21"/>
        </w:rPr>
        <w:t>)</w:t>
      </w:r>
    </w:p>
    <w:p w:rsidR="635A44DD" w:rsidP="635A44DD" w:rsidRDefault="635A44DD" w14:paraId="624515D1" w14:textId="471305BA">
      <w:pPr>
        <w:shd w:val="clear" w:color="auto" w:fill="282C34"/>
        <w:spacing w:after="0" w:line="285" w:lineRule="auto"/>
      </w:pPr>
      <w:r w:rsidRPr="635A44DD">
        <w:rPr>
          <w:rFonts w:ascii="Consolas" w:hAnsi="Consolas" w:eastAsia="Consolas" w:cs="Consolas"/>
          <w:color w:val="E06C75"/>
          <w:sz w:val="21"/>
          <w:szCs w:val="21"/>
        </w:rPr>
        <w:t>target</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io.</w:t>
      </w:r>
      <w:r w:rsidRPr="635A44DD">
        <w:rPr>
          <w:rFonts w:ascii="Consolas" w:hAnsi="Consolas" w:eastAsia="Consolas" w:cs="Consolas"/>
          <w:color w:val="61AFEF"/>
          <w:sz w:val="21"/>
          <w:szCs w:val="21"/>
        </w:rPr>
        <w:t>imread</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"portrait.jpg"</w:t>
      </w:r>
      <w:r w:rsidRPr="635A44DD">
        <w:rPr>
          <w:rFonts w:ascii="Consolas" w:hAnsi="Consolas" w:eastAsia="Consolas" w:cs="Consolas"/>
          <w:color w:val="ABB2BF"/>
          <w:sz w:val="21"/>
          <w:szCs w:val="21"/>
        </w:rPr>
        <w:t>)</w:t>
      </w:r>
    </w:p>
    <w:p w:rsidR="635A44DD" w:rsidP="635A44DD" w:rsidRDefault="635A44DD" w14:paraId="7BA897B8" w14:textId="79A9AF8A">
      <w:pPr>
        <w:shd w:val="clear" w:color="auto" w:fill="282C34"/>
        <w:spacing w:after="0" w:line="285" w:lineRule="auto"/>
      </w:pPr>
    </w:p>
    <w:p w:rsidR="635A44DD" w:rsidP="635A44DD" w:rsidRDefault="635A44DD" w14:paraId="14EC2E24" w14:textId="7920537A">
      <w:pPr>
        <w:shd w:val="clear" w:color="auto" w:fill="282C34"/>
        <w:spacing w:after="0" w:line="285" w:lineRule="auto"/>
      </w:pPr>
      <w:r w:rsidRPr="635A44DD">
        <w:rPr>
          <w:rFonts w:ascii="Consolas" w:hAnsi="Consolas" w:eastAsia="Consolas" w:cs="Consolas"/>
          <w:i/>
          <w:iCs/>
          <w:color w:val="7F848E"/>
          <w:sz w:val="21"/>
          <w:szCs w:val="21"/>
        </w:rPr>
        <w:t># Ubah ukuran tekstur agar sesuai</w:t>
      </w:r>
    </w:p>
    <w:p w:rsidR="635A44DD" w:rsidP="635A44DD" w:rsidRDefault="635A44DD" w14:paraId="3D80B311" w14:textId="23A590A6">
      <w:pPr>
        <w:shd w:val="clear" w:color="auto" w:fill="282C34"/>
        <w:spacing w:after="0" w:line="285" w:lineRule="auto"/>
      </w:pPr>
      <w:r w:rsidRPr="635A44DD">
        <w:rPr>
          <w:rFonts w:ascii="Consolas" w:hAnsi="Consolas" w:eastAsia="Consolas" w:cs="Consolas"/>
          <w:color w:val="E06C75"/>
          <w:sz w:val="21"/>
          <w:szCs w:val="21"/>
        </w:rPr>
        <w:t>texture_resized</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util.</w:t>
      </w:r>
      <w:r w:rsidRPr="635A44DD">
        <w:rPr>
          <w:rFonts w:ascii="Consolas" w:hAnsi="Consolas" w:eastAsia="Consolas" w:cs="Consolas"/>
          <w:color w:val="61AFEF"/>
          <w:sz w:val="21"/>
          <w:szCs w:val="21"/>
        </w:rPr>
        <w:t>img_as_ubyte</w:t>
      </w:r>
      <w:r w:rsidRPr="635A44DD">
        <w:rPr>
          <w:rFonts w:ascii="Consolas" w:hAnsi="Consolas" w:eastAsia="Consolas" w:cs="Consolas"/>
          <w:color w:val="ABB2BF"/>
          <w:sz w:val="21"/>
          <w:szCs w:val="21"/>
        </w:rPr>
        <w:t>(</w:t>
      </w:r>
    </w:p>
    <w:p w:rsidR="635A44DD" w:rsidP="635A44DD" w:rsidRDefault="635A44DD" w14:paraId="7038E3E2" w14:textId="17711B69">
      <w:pPr>
        <w:shd w:val="clear" w:color="auto" w:fill="282C34"/>
        <w:spacing w:after="0" w:line="285" w:lineRule="auto"/>
      </w:pPr>
      <w:r w:rsidRPr="635A44DD">
        <w:rPr>
          <w:rFonts w:ascii="Consolas" w:hAnsi="Consolas" w:eastAsia="Consolas" w:cs="Consolas"/>
          <w:color w:val="ABB2BF"/>
          <w:sz w:val="21"/>
          <w:szCs w:val="21"/>
        </w:rPr>
        <w:t xml:space="preserve">    util.</w:t>
      </w:r>
      <w:r w:rsidRPr="635A44DD">
        <w:rPr>
          <w:rFonts w:ascii="Consolas" w:hAnsi="Consolas" w:eastAsia="Consolas" w:cs="Consolas"/>
          <w:color w:val="61AFEF"/>
          <w:sz w:val="21"/>
          <w:szCs w:val="21"/>
        </w:rPr>
        <w:t>crop</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texture</w:t>
      </w:r>
      <w:r w:rsidRPr="635A44DD">
        <w:rPr>
          <w:rFonts w:ascii="Consolas" w:hAnsi="Consolas" w:eastAsia="Consolas" w:cs="Consolas"/>
          <w:color w:val="ABB2BF"/>
          <w:sz w:val="21"/>
          <w:szCs w:val="21"/>
        </w:rPr>
        <w:t>,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target</w:t>
      </w:r>
      <w:r w:rsidRPr="635A44DD">
        <w:rPr>
          <w:rFonts w:ascii="Consolas" w:hAnsi="Consolas" w:eastAsia="Consolas" w:cs="Consolas"/>
          <w:color w:val="ABB2BF"/>
          <w:sz w:val="21"/>
          <w:szCs w:val="21"/>
        </w:rPr>
        <w:t>.shape[</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target</w:t>
      </w:r>
      <w:r w:rsidRPr="635A44DD">
        <w:rPr>
          <w:rFonts w:ascii="Consolas" w:hAnsi="Consolas" w:eastAsia="Consolas" w:cs="Consolas"/>
          <w:color w:val="ABB2BF"/>
          <w:sz w:val="21"/>
          <w:szCs w:val="21"/>
        </w:rPr>
        <w:t>.shape[</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w:t>
      </w:r>
      <w:r w:rsidRPr="635A44DD">
        <w:rPr>
          <w:rFonts w:ascii="Consolas" w:hAnsi="Consolas" w:eastAsia="Consolas" w:cs="Consolas"/>
          <w:color w:val="ABB2BF"/>
          <w:sz w:val="21"/>
          <w:szCs w:val="21"/>
        </w:rPr>
        <w:t>)))</w:t>
      </w:r>
    </w:p>
    <w:p w:rsidR="635A44DD" w:rsidP="635A44DD" w:rsidRDefault="635A44DD" w14:paraId="4E84B30E" w14:textId="1B160CD1">
      <w:pPr>
        <w:shd w:val="clear" w:color="auto" w:fill="282C34"/>
        <w:spacing w:after="0" w:line="285" w:lineRule="auto"/>
      </w:pPr>
      <w:r w:rsidRPr="635A44DD">
        <w:rPr>
          <w:rFonts w:ascii="Consolas" w:hAnsi="Consolas" w:eastAsia="Consolas" w:cs="Consolas"/>
          <w:color w:val="ABB2BF"/>
          <w:sz w:val="21"/>
          <w:szCs w:val="21"/>
        </w:rPr>
        <w:t>)</w:t>
      </w:r>
    </w:p>
    <w:p w:rsidR="635A44DD" w:rsidP="635A44DD" w:rsidRDefault="635A44DD" w14:paraId="46374711" w14:textId="1DBBC981">
      <w:pPr>
        <w:shd w:val="clear" w:color="auto" w:fill="282C34"/>
        <w:spacing w:after="0" w:line="285" w:lineRule="auto"/>
      </w:pPr>
    </w:p>
    <w:p w:rsidR="635A44DD" w:rsidP="635A44DD" w:rsidRDefault="635A44DD" w14:paraId="2926F7DC" w14:textId="205F2E02">
      <w:pPr>
        <w:shd w:val="clear" w:color="auto" w:fill="282C34"/>
        <w:spacing w:after="0" w:line="285" w:lineRule="auto"/>
      </w:pPr>
      <w:r w:rsidRPr="635A44DD">
        <w:rPr>
          <w:rFonts w:ascii="Consolas" w:hAnsi="Consolas" w:eastAsia="Consolas" w:cs="Consolas"/>
          <w:i/>
          <w:iCs/>
          <w:color w:val="7F848E"/>
          <w:sz w:val="21"/>
          <w:szCs w:val="21"/>
        </w:rPr>
        <w:t># Gabungkan tekstur dan target menggunakan blending sederhana</w:t>
      </w:r>
    </w:p>
    <w:p w:rsidR="635A44DD" w:rsidP="635A44DD" w:rsidRDefault="635A44DD" w14:paraId="37B1EB38" w14:textId="6716177A">
      <w:pPr>
        <w:shd w:val="clear" w:color="auto" w:fill="282C34"/>
        <w:spacing w:after="0" w:line="285" w:lineRule="auto"/>
      </w:pPr>
      <w:r w:rsidRPr="635A44DD">
        <w:rPr>
          <w:rFonts w:ascii="Consolas" w:hAnsi="Consolas" w:eastAsia="Consolas" w:cs="Consolas"/>
          <w:color w:val="E06C75"/>
          <w:sz w:val="21"/>
          <w:szCs w:val="21"/>
        </w:rPr>
        <w:t>result</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0.6</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color.</w:t>
      </w:r>
      <w:r w:rsidRPr="635A44DD">
        <w:rPr>
          <w:rFonts w:ascii="Consolas" w:hAnsi="Consolas" w:eastAsia="Consolas" w:cs="Consolas"/>
          <w:color w:val="61AFEF"/>
          <w:sz w:val="21"/>
          <w:szCs w:val="21"/>
        </w:rPr>
        <w:t>rgb2gray</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texture_resized</w:t>
      </w:r>
      <w:r w:rsidRPr="635A44DD">
        <w:rPr>
          <w:rFonts w:ascii="Consolas" w:hAnsi="Consolas" w:eastAsia="Consolas" w:cs="Consolas"/>
          <w:color w:val="ABB2BF"/>
          <w:sz w:val="21"/>
          <w:szCs w:val="21"/>
        </w:rPr>
        <w:t xml:space="preserve">)[:, :, </w:t>
      </w:r>
      <w:r w:rsidRPr="635A44DD">
        <w:rPr>
          <w:rFonts w:ascii="Consolas" w:hAnsi="Consolas" w:eastAsia="Consolas" w:cs="Consolas"/>
          <w:color w:val="E5C07B"/>
          <w:sz w:val="21"/>
          <w:szCs w:val="21"/>
        </w:rPr>
        <w:t>None</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0.4</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E06C75"/>
          <w:sz w:val="21"/>
          <w:szCs w:val="21"/>
        </w:rPr>
        <w:t>target</w:t>
      </w:r>
      <w:r w:rsidRPr="635A44DD">
        <w:rPr>
          <w:rFonts w:ascii="Consolas" w:hAnsi="Consolas" w:eastAsia="Consolas" w:cs="Consolas"/>
          <w:color w:val="ABB2BF"/>
          <w:sz w:val="21"/>
          <w:szCs w:val="21"/>
        </w:rPr>
        <w:t xml:space="preserve"> </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255.0</w:t>
      </w:r>
    </w:p>
    <w:p w:rsidR="635A44DD" w:rsidP="635A44DD" w:rsidRDefault="635A44DD" w14:paraId="23A8A8AA" w14:textId="16191FA6">
      <w:pPr>
        <w:shd w:val="clear" w:color="auto" w:fill="282C34"/>
        <w:spacing w:after="0" w:line="285" w:lineRule="auto"/>
      </w:pPr>
    </w:p>
    <w:p w:rsidR="635A44DD" w:rsidP="635A44DD" w:rsidRDefault="635A44DD" w14:paraId="2E32BC63" w14:textId="14E301F6">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figure</w:t>
      </w:r>
      <w:r w:rsidRPr="635A44DD">
        <w:rPr>
          <w:rFonts w:ascii="Consolas" w:hAnsi="Consolas" w:eastAsia="Consolas" w:cs="Consolas"/>
          <w:color w:val="ABB2BF"/>
          <w:sz w:val="21"/>
          <w:szCs w:val="21"/>
        </w:rPr>
        <w:t>(</w:t>
      </w:r>
      <w:r w:rsidRPr="635A44DD">
        <w:rPr>
          <w:rFonts w:ascii="Consolas" w:hAnsi="Consolas" w:eastAsia="Consolas" w:cs="Consolas"/>
          <w:i/>
          <w:iCs/>
          <w:color w:val="E06C75"/>
          <w:sz w:val="21"/>
          <w:szCs w:val="21"/>
        </w:rPr>
        <w:t>figsize</w:t>
      </w:r>
      <w:r w:rsidRPr="635A44DD">
        <w:rPr>
          <w:rFonts w:ascii="Consolas" w:hAnsi="Consolas" w:eastAsia="Consolas" w:cs="Consolas"/>
          <w:color w:val="56B6C2"/>
          <w:sz w:val="21"/>
          <w:szCs w:val="21"/>
        </w:rPr>
        <w: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10</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5</w:t>
      </w:r>
      <w:r w:rsidRPr="635A44DD">
        <w:rPr>
          <w:rFonts w:ascii="Consolas" w:hAnsi="Consolas" w:eastAsia="Consolas" w:cs="Consolas"/>
          <w:color w:val="ABB2BF"/>
          <w:sz w:val="21"/>
          <w:szCs w:val="21"/>
        </w:rPr>
        <w:t>))</w:t>
      </w:r>
    </w:p>
    <w:p w:rsidR="635A44DD" w:rsidP="635A44DD" w:rsidRDefault="635A44DD" w14:paraId="6F1AD51C" w14:textId="67583C3C">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w:t>
      </w:r>
    </w:p>
    <w:p w:rsidR="635A44DD" w:rsidP="635A44DD" w:rsidRDefault="635A44DD" w14:paraId="7C4AD583" w14:textId="57A8F107">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texture</w:t>
      </w:r>
      <w:r w:rsidRPr="635A44DD">
        <w:rPr>
          <w:rFonts w:ascii="Consolas" w:hAnsi="Consolas" w:eastAsia="Consolas" w:cs="Consolas"/>
          <w:color w:val="ABB2BF"/>
          <w:sz w:val="21"/>
          <w:szCs w:val="21"/>
        </w:rPr>
        <w:t>)</w:t>
      </w:r>
    </w:p>
    <w:p w:rsidR="635A44DD" w:rsidP="635A44DD" w:rsidRDefault="635A44DD" w14:paraId="4741990B" w14:textId="37C6B1AD">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"Texture Sample"</w:t>
      </w:r>
      <w:r w:rsidRPr="635A44DD">
        <w:rPr>
          <w:rFonts w:ascii="Consolas" w:hAnsi="Consolas" w:eastAsia="Consolas" w:cs="Consolas"/>
          <w:color w:val="ABB2BF"/>
          <w:sz w:val="21"/>
          <w:szCs w:val="21"/>
        </w:rPr>
        <w:t>)</w:t>
      </w:r>
    </w:p>
    <w:p w:rsidR="635A44DD" w:rsidP="635A44DD" w:rsidRDefault="635A44DD" w14:paraId="084A30F3" w14:textId="6BFAD153">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468A1EB0" w14:textId="5EDA5203">
      <w:pPr>
        <w:shd w:val="clear" w:color="auto" w:fill="282C34"/>
        <w:spacing w:after="0" w:line="285" w:lineRule="auto"/>
      </w:pPr>
    </w:p>
    <w:p w:rsidR="635A44DD" w:rsidP="635A44DD" w:rsidRDefault="635A44DD" w14:paraId="3DA5163B" w14:textId="6161A758">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2</w:t>
      </w:r>
      <w:r w:rsidRPr="635A44DD">
        <w:rPr>
          <w:rFonts w:ascii="Consolas" w:hAnsi="Consolas" w:eastAsia="Consolas" w:cs="Consolas"/>
          <w:color w:val="ABB2BF"/>
          <w:sz w:val="21"/>
          <w:szCs w:val="21"/>
        </w:rPr>
        <w:t>)</w:t>
      </w:r>
    </w:p>
    <w:p w:rsidR="635A44DD" w:rsidP="635A44DD" w:rsidRDefault="635A44DD" w14:paraId="0A8D2BF9" w14:textId="6406877E">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target</w:t>
      </w:r>
      <w:r w:rsidRPr="635A44DD">
        <w:rPr>
          <w:rFonts w:ascii="Consolas" w:hAnsi="Consolas" w:eastAsia="Consolas" w:cs="Consolas"/>
          <w:color w:val="ABB2BF"/>
          <w:sz w:val="21"/>
          <w:szCs w:val="21"/>
        </w:rPr>
        <w:t>)</w:t>
      </w:r>
    </w:p>
    <w:p w:rsidR="635A44DD" w:rsidP="635A44DD" w:rsidRDefault="635A44DD" w14:paraId="1A6B9EB4" w14:textId="250ACF43">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"Target Image"</w:t>
      </w:r>
      <w:r w:rsidRPr="635A44DD">
        <w:rPr>
          <w:rFonts w:ascii="Consolas" w:hAnsi="Consolas" w:eastAsia="Consolas" w:cs="Consolas"/>
          <w:color w:val="ABB2BF"/>
          <w:sz w:val="21"/>
          <w:szCs w:val="21"/>
        </w:rPr>
        <w:t>)</w:t>
      </w:r>
    </w:p>
    <w:p w:rsidR="635A44DD" w:rsidP="635A44DD" w:rsidRDefault="635A44DD" w14:paraId="58BA3553" w14:textId="3CD0A446">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5FA56FF7" w14:textId="22FB5383">
      <w:pPr>
        <w:shd w:val="clear" w:color="auto" w:fill="282C34"/>
        <w:spacing w:after="0" w:line="285" w:lineRule="auto"/>
      </w:pPr>
    </w:p>
    <w:p w:rsidR="635A44DD" w:rsidP="635A44DD" w:rsidRDefault="635A44DD" w14:paraId="28BD6F5A" w14:textId="15ACE06E">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subplot</w:t>
      </w:r>
      <w:r w:rsidRPr="635A44DD">
        <w:rPr>
          <w:rFonts w:ascii="Consolas" w:hAnsi="Consolas" w:eastAsia="Consolas" w:cs="Consolas"/>
          <w:color w:val="ABB2BF"/>
          <w:sz w:val="21"/>
          <w:szCs w:val="21"/>
        </w:rPr>
        <w:t>(</w:t>
      </w:r>
      <w:r w:rsidRPr="635A44DD">
        <w:rPr>
          <w:rFonts w:ascii="Consolas" w:hAnsi="Consolas" w:eastAsia="Consolas" w:cs="Consolas"/>
          <w:color w:val="D19A66"/>
          <w:sz w:val="21"/>
          <w:szCs w:val="21"/>
        </w:rPr>
        <w:t>1</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 xml:space="preserve">, </w:t>
      </w:r>
      <w:r w:rsidRPr="635A44DD">
        <w:rPr>
          <w:rFonts w:ascii="Consolas" w:hAnsi="Consolas" w:eastAsia="Consolas" w:cs="Consolas"/>
          <w:color w:val="D19A66"/>
          <w:sz w:val="21"/>
          <w:szCs w:val="21"/>
        </w:rPr>
        <w:t>3</w:t>
      </w:r>
      <w:r w:rsidRPr="635A44DD">
        <w:rPr>
          <w:rFonts w:ascii="Consolas" w:hAnsi="Consolas" w:eastAsia="Consolas" w:cs="Consolas"/>
          <w:color w:val="ABB2BF"/>
          <w:sz w:val="21"/>
          <w:szCs w:val="21"/>
        </w:rPr>
        <w:t>)</w:t>
      </w:r>
    </w:p>
    <w:p w:rsidR="635A44DD" w:rsidP="635A44DD" w:rsidRDefault="635A44DD" w14:paraId="0C10F037" w14:textId="4D31919D">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imshow</w:t>
      </w:r>
      <w:r w:rsidRPr="635A44DD">
        <w:rPr>
          <w:rFonts w:ascii="Consolas" w:hAnsi="Consolas" w:eastAsia="Consolas" w:cs="Consolas"/>
          <w:color w:val="ABB2BF"/>
          <w:sz w:val="21"/>
          <w:szCs w:val="21"/>
        </w:rPr>
        <w:t>(</w:t>
      </w:r>
      <w:r w:rsidRPr="635A44DD">
        <w:rPr>
          <w:rFonts w:ascii="Consolas" w:hAnsi="Consolas" w:eastAsia="Consolas" w:cs="Consolas"/>
          <w:color w:val="E06C75"/>
          <w:sz w:val="21"/>
          <w:szCs w:val="21"/>
        </w:rPr>
        <w:t>result</w:t>
      </w:r>
      <w:r w:rsidRPr="635A44DD">
        <w:rPr>
          <w:rFonts w:ascii="Consolas" w:hAnsi="Consolas" w:eastAsia="Consolas" w:cs="Consolas"/>
          <w:color w:val="ABB2BF"/>
          <w:sz w:val="21"/>
          <w:szCs w:val="21"/>
        </w:rPr>
        <w:t>)</w:t>
      </w:r>
    </w:p>
    <w:p w:rsidR="635A44DD" w:rsidP="635A44DD" w:rsidRDefault="635A44DD" w14:paraId="375AC61C" w14:textId="4F879A89">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title</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"Texture Transfer Result"</w:t>
      </w:r>
      <w:r w:rsidRPr="635A44DD">
        <w:rPr>
          <w:rFonts w:ascii="Consolas" w:hAnsi="Consolas" w:eastAsia="Consolas" w:cs="Consolas"/>
          <w:color w:val="ABB2BF"/>
          <w:sz w:val="21"/>
          <w:szCs w:val="21"/>
        </w:rPr>
        <w:t>)</w:t>
      </w:r>
    </w:p>
    <w:p w:rsidR="635A44DD" w:rsidP="635A44DD" w:rsidRDefault="635A44DD" w14:paraId="65248E31" w14:textId="5A628135">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axis</w:t>
      </w:r>
      <w:r w:rsidRPr="635A44DD">
        <w:rPr>
          <w:rFonts w:ascii="Consolas" w:hAnsi="Consolas" w:eastAsia="Consolas" w:cs="Consolas"/>
          <w:color w:val="ABB2BF"/>
          <w:sz w:val="21"/>
          <w:szCs w:val="21"/>
        </w:rPr>
        <w:t>(</w:t>
      </w:r>
      <w:r w:rsidRPr="635A44DD">
        <w:rPr>
          <w:rFonts w:ascii="Consolas" w:hAnsi="Consolas" w:eastAsia="Consolas" w:cs="Consolas"/>
          <w:color w:val="98C379"/>
          <w:sz w:val="21"/>
          <w:szCs w:val="21"/>
        </w:rPr>
        <w:t>"off"</w:t>
      </w:r>
      <w:r w:rsidRPr="635A44DD">
        <w:rPr>
          <w:rFonts w:ascii="Consolas" w:hAnsi="Consolas" w:eastAsia="Consolas" w:cs="Consolas"/>
          <w:color w:val="ABB2BF"/>
          <w:sz w:val="21"/>
          <w:szCs w:val="21"/>
        </w:rPr>
        <w:t>)</w:t>
      </w:r>
    </w:p>
    <w:p w:rsidR="635A44DD" w:rsidP="635A44DD" w:rsidRDefault="635A44DD" w14:paraId="500ADE27" w14:textId="36963CA5">
      <w:pPr>
        <w:shd w:val="clear" w:color="auto" w:fill="282C34"/>
        <w:spacing w:after="0" w:line="285" w:lineRule="auto"/>
      </w:pPr>
      <w:r w:rsidRPr="635A44DD">
        <w:rPr>
          <w:rFonts w:ascii="Consolas" w:hAnsi="Consolas" w:eastAsia="Consolas" w:cs="Consolas"/>
          <w:color w:val="E5C07B"/>
          <w:sz w:val="21"/>
          <w:szCs w:val="21"/>
        </w:rPr>
        <w:t>plt</w:t>
      </w:r>
      <w:r w:rsidRPr="635A44DD">
        <w:rPr>
          <w:rFonts w:ascii="Consolas" w:hAnsi="Consolas" w:eastAsia="Consolas" w:cs="Consolas"/>
          <w:color w:val="ABB2BF"/>
          <w:sz w:val="21"/>
          <w:szCs w:val="21"/>
        </w:rPr>
        <w:t>.</w:t>
      </w:r>
      <w:r w:rsidRPr="635A44DD">
        <w:rPr>
          <w:rFonts w:ascii="Consolas" w:hAnsi="Consolas" w:eastAsia="Consolas" w:cs="Consolas"/>
          <w:color w:val="61AFEF"/>
          <w:sz w:val="21"/>
          <w:szCs w:val="21"/>
        </w:rPr>
        <w:t>show</w:t>
      </w:r>
      <w:r w:rsidRPr="635A44DD">
        <w:rPr>
          <w:rFonts w:ascii="Consolas" w:hAnsi="Consolas" w:eastAsia="Consolas" w:cs="Consolas"/>
          <w:color w:val="ABB2BF"/>
          <w:sz w:val="21"/>
          <w:szCs w:val="21"/>
        </w:rPr>
        <w:t>()</w:t>
      </w:r>
    </w:p>
    <w:p w:rsidR="635A44DD" w:rsidP="635A44DD" w:rsidRDefault="635A44DD" w14:paraId="11267775" w14:textId="77EEF3EE">
      <w:pPr>
        <w:shd w:val="clear" w:color="auto" w:fill="282C34"/>
        <w:spacing w:after="0" w:line="285" w:lineRule="auto"/>
      </w:pPr>
    </w:p>
    <w:p w:rsidR="635A44DD" w:rsidP="635A44DD" w:rsidRDefault="635A44DD" w14:paraId="14780054" w14:textId="6634C517">
      <w:pPr>
        <w:rPr>
          <w:rFonts w:ascii="Times New Roman" w:hAnsi="Times New Roman" w:eastAsia="Times New Roman" w:cs="Times New Roman"/>
        </w:rPr>
      </w:pPr>
    </w:p>
    <w:sectPr w:rsidR="635A44DD" w:rsidSect="00D679C1">
      <w:headerReference w:type="default" r:id="rId27"/>
      <w:footerReference w:type="default" r:id="rId28"/>
      <w:footerReference w:type="first" r:id="rId29"/>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6617" w:rsidRDefault="00A66617" w14:paraId="0D2FC8B7" w14:textId="77777777">
      <w:pPr>
        <w:spacing w:after="0" w:line="240" w:lineRule="auto"/>
      </w:pPr>
      <w:r>
        <w:separator/>
      </w:r>
    </w:p>
  </w:endnote>
  <w:endnote w:type="continuationSeparator" w:id="0">
    <w:p w:rsidR="00A66617" w:rsidRDefault="00A66617" w14:paraId="48BB5A7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tblGrid>
    <w:tr w:rsidR="6F784F7B" w:rsidTr="6F784F7B" w14:paraId="507659A9" w14:textId="77777777">
      <w:trPr>
        <w:trHeight w:val="300"/>
      </w:trPr>
      <w:tc>
        <w:tcPr>
          <w:tcW w:w="3120" w:type="dxa"/>
        </w:tcPr>
        <w:p w:rsidR="00E54F4B" w:rsidRDefault="00E54F4B" w14:paraId="2A27DCA5"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6BF1" w:rsidRDefault="003C6BF1" w14:paraId="6CF0B2F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6617" w:rsidRDefault="00A66617" w14:paraId="4766C3D5" w14:textId="77777777">
      <w:pPr>
        <w:spacing w:after="0" w:line="240" w:lineRule="auto"/>
      </w:pPr>
      <w:r>
        <w:separator/>
      </w:r>
    </w:p>
  </w:footnote>
  <w:footnote w:type="continuationSeparator" w:id="0">
    <w:p w:rsidR="00A66617" w:rsidRDefault="00A66617" w14:paraId="0B1FF7C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F784F7B" w:rsidTr="6F784F7B" w14:paraId="27299B32" w14:textId="77777777">
      <w:trPr>
        <w:trHeight w:val="300"/>
      </w:trPr>
      <w:tc>
        <w:tcPr>
          <w:tcW w:w="3120" w:type="dxa"/>
        </w:tcPr>
        <w:p w:rsidR="6F784F7B" w:rsidP="6F784F7B" w:rsidRDefault="6F784F7B" w14:paraId="006ABD6E" w14:textId="3E65ED32">
          <w:pPr>
            <w:pStyle w:val="Header"/>
            <w:ind w:left="-115"/>
          </w:pPr>
        </w:p>
      </w:tc>
      <w:tc>
        <w:tcPr>
          <w:tcW w:w="3120" w:type="dxa"/>
        </w:tcPr>
        <w:p w:rsidR="6F784F7B" w:rsidP="6F784F7B" w:rsidRDefault="6F784F7B" w14:paraId="0E9A4FAA" w14:textId="0D0844CF">
          <w:pPr>
            <w:pStyle w:val="Header"/>
            <w:jc w:val="center"/>
          </w:pPr>
        </w:p>
      </w:tc>
      <w:tc>
        <w:tcPr>
          <w:tcW w:w="3120" w:type="dxa"/>
        </w:tcPr>
        <w:p w:rsidR="6F784F7B" w:rsidP="6F784F7B" w:rsidRDefault="6F784F7B" w14:paraId="50773D37" w14:textId="3257EC49">
          <w:pPr>
            <w:pStyle w:val="Header"/>
            <w:ind w:right="-115"/>
            <w:jc w:val="right"/>
          </w:pPr>
        </w:p>
      </w:tc>
    </w:tr>
  </w:tbl>
  <w:p w:rsidR="6F784F7B" w:rsidP="6F784F7B" w:rsidRDefault="6F784F7B" w14:paraId="7E9FA91C" w14:textId="2CC584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7093"/>
    <w:multiLevelType w:val="hybridMultilevel"/>
    <w:tmpl w:val="FFFFFFFF"/>
    <w:lvl w:ilvl="0" w:tplc="2FF663E2">
      <w:start w:val="1"/>
      <w:numFmt w:val="bullet"/>
      <w:lvlText w:val=""/>
      <w:lvlJc w:val="left"/>
      <w:pPr>
        <w:ind w:left="720" w:hanging="360"/>
      </w:pPr>
      <w:rPr>
        <w:rFonts w:hint="default" w:ascii="Symbol" w:hAnsi="Symbol"/>
      </w:rPr>
    </w:lvl>
    <w:lvl w:ilvl="1" w:tplc="6AA6C1F2">
      <w:start w:val="1"/>
      <w:numFmt w:val="bullet"/>
      <w:lvlText w:val="o"/>
      <w:lvlJc w:val="left"/>
      <w:pPr>
        <w:ind w:left="1440" w:hanging="360"/>
      </w:pPr>
      <w:rPr>
        <w:rFonts w:hint="default" w:ascii="Courier New" w:hAnsi="Courier New"/>
      </w:rPr>
    </w:lvl>
    <w:lvl w:ilvl="2" w:tplc="05C25D0C">
      <w:start w:val="1"/>
      <w:numFmt w:val="bullet"/>
      <w:lvlText w:val=""/>
      <w:lvlJc w:val="left"/>
      <w:pPr>
        <w:ind w:left="2160" w:hanging="360"/>
      </w:pPr>
      <w:rPr>
        <w:rFonts w:hint="default" w:ascii="Wingdings" w:hAnsi="Wingdings"/>
      </w:rPr>
    </w:lvl>
    <w:lvl w:ilvl="3" w:tplc="20BAE58C">
      <w:start w:val="1"/>
      <w:numFmt w:val="bullet"/>
      <w:lvlText w:val=""/>
      <w:lvlJc w:val="left"/>
      <w:pPr>
        <w:ind w:left="2880" w:hanging="360"/>
      </w:pPr>
      <w:rPr>
        <w:rFonts w:hint="default" w:ascii="Symbol" w:hAnsi="Symbol"/>
      </w:rPr>
    </w:lvl>
    <w:lvl w:ilvl="4" w:tplc="F0DCD102">
      <w:start w:val="1"/>
      <w:numFmt w:val="bullet"/>
      <w:lvlText w:val="o"/>
      <w:lvlJc w:val="left"/>
      <w:pPr>
        <w:ind w:left="3600" w:hanging="360"/>
      </w:pPr>
      <w:rPr>
        <w:rFonts w:hint="default" w:ascii="Courier New" w:hAnsi="Courier New"/>
      </w:rPr>
    </w:lvl>
    <w:lvl w:ilvl="5" w:tplc="E0B4F8F6">
      <w:start w:val="1"/>
      <w:numFmt w:val="bullet"/>
      <w:lvlText w:val=""/>
      <w:lvlJc w:val="left"/>
      <w:pPr>
        <w:ind w:left="4320" w:hanging="360"/>
      </w:pPr>
      <w:rPr>
        <w:rFonts w:hint="default" w:ascii="Wingdings" w:hAnsi="Wingdings"/>
      </w:rPr>
    </w:lvl>
    <w:lvl w:ilvl="6" w:tplc="7CC65F00">
      <w:start w:val="1"/>
      <w:numFmt w:val="bullet"/>
      <w:lvlText w:val=""/>
      <w:lvlJc w:val="left"/>
      <w:pPr>
        <w:ind w:left="5040" w:hanging="360"/>
      </w:pPr>
      <w:rPr>
        <w:rFonts w:hint="default" w:ascii="Symbol" w:hAnsi="Symbol"/>
      </w:rPr>
    </w:lvl>
    <w:lvl w:ilvl="7" w:tplc="1072557C">
      <w:start w:val="1"/>
      <w:numFmt w:val="bullet"/>
      <w:lvlText w:val="o"/>
      <w:lvlJc w:val="left"/>
      <w:pPr>
        <w:ind w:left="5760" w:hanging="360"/>
      </w:pPr>
      <w:rPr>
        <w:rFonts w:hint="default" w:ascii="Courier New" w:hAnsi="Courier New"/>
      </w:rPr>
    </w:lvl>
    <w:lvl w:ilvl="8" w:tplc="105A93F0">
      <w:start w:val="1"/>
      <w:numFmt w:val="bullet"/>
      <w:lvlText w:val=""/>
      <w:lvlJc w:val="left"/>
      <w:pPr>
        <w:ind w:left="6480" w:hanging="360"/>
      </w:pPr>
      <w:rPr>
        <w:rFonts w:hint="default" w:ascii="Wingdings" w:hAnsi="Wingdings"/>
      </w:rPr>
    </w:lvl>
  </w:abstractNum>
  <w:abstractNum w:abstractNumId="1" w15:restartNumberingAfterBreak="0">
    <w:nsid w:val="006BF345"/>
    <w:multiLevelType w:val="hybridMultilevel"/>
    <w:tmpl w:val="F7727D26"/>
    <w:lvl w:ilvl="0" w:tplc="8E70F3EA">
      <w:start w:val="1"/>
      <w:numFmt w:val="bullet"/>
      <w:lvlText w:val=""/>
      <w:lvlJc w:val="left"/>
      <w:pPr>
        <w:ind w:left="720" w:hanging="360"/>
      </w:pPr>
      <w:rPr>
        <w:rFonts w:hint="default" w:ascii="Symbol" w:hAnsi="Symbol"/>
      </w:rPr>
    </w:lvl>
    <w:lvl w:ilvl="1" w:tplc="F0987E20">
      <w:start w:val="1"/>
      <w:numFmt w:val="bullet"/>
      <w:lvlText w:val="o"/>
      <w:lvlJc w:val="left"/>
      <w:pPr>
        <w:ind w:left="1440" w:hanging="360"/>
      </w:pPr>
      <w:rPr>
        <w:rFonts w:hint="default" w:ascii="Courier New" w:hAnsi="Courier New"/>
      </w:rPr>
    </w:lvl>
    <w:lvl w:ilvl="2" w:tplc="33021B7E">
      <w:start w:val="1"/>
      <w:numFmt w:val="bullet"/>
      <w:lvlText w:val=""/>
      <w:lvlJc w:val="left"/>
      <w:pPr>
        <w:ind w:left="2160" w:hanging="360"/>
      </w:pPr>
      <w:rPr>
        <w:rFonts w:hint="default" w:ascii="Wingdings" w:hAnsi="Wingdings"/>
      </w:rPr>
    </w:lvl>
    <w:lvl w:ilvl="3" w:tplc="018E0D7E">
      <w:start w:val="1"/>
      <w:numFmt w:val="bullet"/>
      <w:lvlText w:val=""/>
      <w:lvlJc w:val="left"/>
      <w:pPr>
        <w:ind w:left="2880" w:hanging="360"/>
      </w:pPr>
      <w:rPr>
        <w:rFonts w:hint="default" w:ascii="Symbol" w:hAnsi="Symbol"/>
      </w:rPr>
    </w:lvl>
    <w:lvl w:ilvl="4" w:tplc="F314F4DE">
      <w:start w:val="1"/>
      <w:numFmt w:val="bullet"/>
      <w:lvlText w:val="o"/>
      <w:lvlJc w:val="left"/>
      <w:pPr>
        <w:ind w:left="3600" w:hanging="360"/>
      </w:pPr>
      <w:rPr>
        <w:rFonts w:hint="default" w:ascii="Courier New" w:hAnsi="Courier New"/>
      </w:rPr>
    </w:lvl>
    <w:lvl w:ilvl="5" w:tplc="94DAFCE6">
      <w:start w:val="1"/>
      <w:numFmt w:val="bullet"/>
      <w:lvlText w:val=""/>
      <w:lvlJc w:val="left"/>
      <w:pPr>
        <w:ind w:left="4320" w:hanging="360"/>
      </w:pPr>
      <w:rPr>
        <w:rFonts w:hint="default" w:ascii="Wingdings" w:hAnsi="Wingdings"/>
      </w:rPr>
    </w:lvl>
    <w:lvl w:ilvl="6" w:tplc="8800EBF6">
      <w:start w:val="1"/>
      <w:numFmt w:val="bullet"/>
      <w:lvlText w:val=""/>
      <w:lvlJc w:val="left"/>
      <w:pPr>
        <w:ind w:left="5040" w:hanging="360"/>
      </w:pPr>
      <w:rPr>
        <w:rFonts w:hint="default" w:ascii="Symbol" w:hAnsi="Symbol"/>
      </w:rPr>
    </w:lvl>
    <w:lvl w:ilvl="7" w:tplc="BBC04686">
      <w:start w:val="1"/>
      <w:numFmt w:val="bullet"/>
      <w:lvlText w:val="o"/>
      <w:lvlJc w:val="left"/>
      <w:pPr>
        <w:ind w:left="5760" w:hanging="360"/>
      </w:pPr>
      <w:rPr>
        <w:rFonts w:hint="default" w:ascii="Courier New" w:hAnsi="Courier New"/>
      </w:rPr>
    </w:lvl>
    <w:lvl w:ilvl="8" w:tplc="F93AC282">
      <w:start w:val="1"/>
      <w:numFmt w:val="bullet"/>
      <w:lvlText w:val=""/>
      <w:lvlJc w:val="left"/>
      <w:pPr>
        <w:ind w:left="6480" w:hanging="360"/>
      </w:pPr>
      <w:rPr>
        <w:rFonts w:hint="default" w:ascii="Wingdings" w:hAnsi="Wingdings"/>
      </w:rPr>
    </w:lvl>
  </w:abstractNum>
  <w:abstractNum w:abstractNumId="2" w15:restartNumberingAfterBreak="0">
    <w:nsid w:val="018B3FF3"/>
    <w:multiLevelType w:val="hybridMultilevel"/>
    <w:tmpl w:val="2EEC71AA"/>
    <w:lvl w:ilvl="0" w:tplc="117AC522">
      <w:start w:val="1"/>
      <w:numFmt w:val="bullet"/>
      <w:lvlText w:val=""/>
      <w:lvlJc w:val="left"/>
      <w:pPr>
        <w:ind w:left="720" w:hanging="360"/>
      </w:pPr>
      <w:rPr>
        <w:rFonts w:hint="default" w:ascii="Symbol" w:hAnsi="Symbol"/>
      </w:rPr>
    </w:lvl>
    <w:lvl w:ilvl="1" w:tplc="37FE8428">
      <w:start w:val="1"/>
      <w:numFmt w:val="bullet"/>
      <w:lvlText w:val="o"/>
      <w:lvlJc w:val="left"/>
      <w:pPr>
        <w:ind w:left="1440" w:hanging="360"/>
      </w:pPr>
      <w:rPr>
        <w:rFonts w:hint="default" w:ascii="Courier New" w:hAnsi="Courier New"/>
      </w:rPr>
    </w:lvl>
    <w:lvl w:ilvl="2" w:tplc="5156DDBC">
      <w:start w:val="1"/>
      <w:numFmt w:val="bullet"/>
      <w:lvlText w:val=""/>
      <w:lvlJc w:val="left"/>
      <w:pPr>
        <w:ind w:left="2160" w:hanging="360"/>
      </w:pPr>
      <w:rPr>
        <w:rFonts w:hint="default" w:ascii="Wingdings" w:hAnsi="Wingdings"/>
      </w:rPr>
    </w:lvl>
    <w:lvl w:ilvl="3" w:tplc="FEBAE246">
      <w:start w:val="1"/>
      <w:numFmt w:val="bullet"/>
      <w:lvlText w:val=""/>
      <w:lvlJc w:val="left"/>
      <w:pPr>
        <w:ind w:left="2880" w:hanging="360"/>
      </w:pPr>
      <w:rPr>
        <w:rFonts w:hint="default" w:ascii="Symbol" w:hAnsi="Symbol"/>
      </w:rPr>
    </w:lvl>
    <w:lvl w:ilvl="4" w:tplc="535A211A">
      <w:start w:val="1"/>
      <w:numFmt w:val="bullet"/>
      <w:lvlText w:val="o"/>
      <w:lvlJc w:val="left"/>
      <w:pPr>
        <w:ind w:left="3600" w:hanging="360"/>
      </w:pPr>
      <w:rPr>
        <w:rFonts w:hint="default" w:ascii="Courier New" w:hAnsi="Courier New"/>
      </w:rPr>
    </w:lvl>
    <w:lvl w:ilvl="5" w:tplc="39F03E88">
      <w:start w:val="1"/>
      <w:numFmt w:val="bullet"/>
      <w:lvlText w:val=""/>
      <w:lvlJc w:val="left"/>
      <w:pPr>
        <w:ind w:left="4320" w:hanging="360"/>
      </w:pPr>
      <w:rPr>
        <w:rFonts w:hint="default" w:ascii="Wingdings" w:hAnsi="Wingdings"/>
      </w:rPr>
    </w:lvl>
    <w:lvl w:ilvl="6" w:tplc="57B89BB0">
      <w:start w:val="1"/>
      <w:numFmt w:val="bullet"/>
      <w:lvlText w:val=""/>
      <w:lvlJc w:val="left"/>
      <w:pPr>
        <w:ind w:left="5040" w:hanging="360"/>
      </w:pPr>
      <w:rPr>
        <w:rFonts w:hint="default" w:ascii="Symbol" w:hAnsi="Symbol"/>
      </w:rPr>
    </w:lvl>
    <w:lvl w:ilvl="7" w:tplc="25B261B6">
      <w:start w:val="1"/>
      <w:numFmt w:val="bullet"/>
      <w:lvlText w:val="o"/>
      <w:lvlJc w:val="left"/>
      <w:pPr>
        <w:ind w:left="5760" w:hanging="360"/>
      </w:pPr>
      <w:rPr>
        <w:rFonts w:hint="default" w:ascii="Courier New" w:hAnsi="Courier New"/>
      </w:rPr>
    </w:lvl>
    <w:lvl w:ilvl="8" w:tplc="E63C3106">
      <w:start w:val="1"/>
      <w:numFmt w:val="bullet"/>
      <w:lvlText w:val=""/>
      <w:lvlJc w:val="left"/>
      <w:pPr>
        <w:ind w:left="6480" w:hanging="360"/>
      </w:pPr>
      <w:rPr>
        <w:rFonts w:hint="default" w:ascii="Wingdings" w:hAnsi="Wingdings"/>
      </w:rPr>
    </w:lvl>
  </w:abstractNum>
  <w:abstractNum w:abstractNumId="3" w15:restartNumberingAfterBreak="0">
    <w:nsid w:val="020E5EF4"/>
    <w:multiLevelType w:val="hybridMultilevel"/>
    <w:tmpl w:val="FFFFFFFF"/>
    <w:lvl w:ilvl="0" w:tplc="9CE461D4">
      <w:start w:val="1"/>
      <w:numFmt w:val="decimal"/>
      <w:lvlText w:val="%1."/>
      <w:lvlJc w:val="left"/>
      <w:pPr>
        <w:ind w:left="720" w:hanging="360"/>
      </w:pPr>
    </w:lvl>
    <w:lvl w:ilvl="1" w:tplc="66BA4DBA">
      <w:start w:val="1"/>
      <w:numFmt w:val="lowerLetter"/>
      <w:lvlText w:val="%2."/>
      <w:lvlJc w:val="left"/>
      <w:pPr>
        <w:ind w:left="1440" w:hanging="360"/>
      </w:pPr>
    </w:lvl>
    <w:lvl w:ilvl="2" w:tplc="52145A8E">
      <w:start w:val="1"/>
      <w:numFmt w:val="lowerRoman"/>
      <w:lvlText w:val="%3."/>
      <w:lvlJc w:val="right"/>
      <w:pPr>
        <w:ind w:left="2160" w:hanging="180"/>
      </w:pPr>
    </w:lvl>
    <w:lvl w:ilvl="3" w:tplc="7690FAF6">
      <w:start w:val="1"/>
      <w:numFmt w:val="decimal"/>
      <w:lvlText w:val="%4."/>
      <w:lvlJc w:val="left"/>
      <w:pPr>
        <w:ind w:left="2880" w:hanging="360"/>
      </w:pPr>
    </w:lvl>
    <w:lvl w:ilvl="4" w:tplc="5A90B4F8">
      <w:start w:val="1"/>
      <w:numFmt w:val="lowerLetter"/>
      <w:lvlText w:val="%5."/>
      <w:lvlJc w:val="left"/>
      <w:pPr>
        <w:ind w:left="3600" w:hanging="360"/>
      </w:pPr>
    </w:lvl>
    <w:lvl w:ilvl="5" w:tplc="072C9C4A">
      <w:start w:val="1"/>
      <w:numFmt w:val="lowerRoman"/>
      <w:lvlText w:val="%6."/>
      <w:lvlJc w:val="right"/>
      <w:pPr>
        <w:ind w:left="4320" w:hanging="180"/>
      </w:pPr>
    </w:lvl>
    <w:lvl w:ilvl="6" w:tplc="4718DA90">
      <w:start w:val="1"/>
      <w:numFmt w:val="decimal"/>
      <w:lvlText w:val="%7."/>
      <w:lvlJc w:val="left"/>
      <w:pPr>
        <w:ind w:left="5040" w:hanging="360"/>
      </w:pPr>
    </w:lvl>
    <w:lvl w:ilvl="7" w:tplc="5EA095EC">
      <w:start w:val="1"/>
      <w:numFmt w:val="lowerLetter"/>
      <w:lvlText w:val="%8."/>
      <w:lvlJc w:val="left"/>
      <w:pPr>
        <w:ind w:left="5760" w:hanging="360"/>
      </w:pPr>
    </w:lvl>
    <w:lvl w:ilvl="8" w:tplc="06C2883C">
      <w:start w:val="1"/>
      <w:numFmt w:val="lowerRoman"/>
      <w:lvlText w:val="%9."/>
      <w:lvlJc w:val="right"/>
      <w:pPr>
        <w:ind w:left="6480" w:hanging="180"/>
      </w:pPr>
    </w:lvl>
  </w:abstractNum>
  <w:abstractNum w:abstractNumId="4" w15:restartNumberingAfterBreak="0">
    <w:nsid w:val="0220646E"/>
    <w:multiLevelType w:val="hybridMultilevel"/>
    <w:tmpl w:val="EB4A1E3C"/>
    <w:lvl w:ilvl="0" w:tplc="40185F3E">
      <w:start w:val="1"/>
      <w:numFmt w:val="decimal"/>
      <w:lvlText w:val="%1."/>
      <w:lvlJc w:val="left"/>
      <w:pPr>
        <w:ind w:left="720" w:hanging="360"/>
      </w:pPr>
    </w:lvl>
    <w:lvl w:ilvl="1" w:tplc="5CD0FA98">
      <w:start w:val="1"/>
      <w:numFmt w:val="lowerLetter"/>
      <w:lvlText w:val="%2."/>
      <w:lvlJc w:val="left"/>
      <w:pPr>
        <w:ind w:left="1440" w:hanging="360"/>
      </w:pPr>
    </w:lvl>
    <w:lvl w:ilvl="2" w:tplc="26BEA904">
      <w:start w:val="1"/>
      <w:numFmt w:val="lowerRoman"/>
      <w:lvlText w:val="%3."/>
      <w:lvlJc w:val="right"/>
      <w:pPr>
        <w:ind w:left="2160" w:hanging="180"/>
      </w:pPr>
    </w:lvl>
    <w:lvl w:ilvl="3" w:tplc="805CCD74">
      <w:start w:val="1"/>
      <w:numFmt w:val="decimal"/>
      <w:lvlText w:val="%4."/>
      <w:lvlJc w:val="left"/>
      <w:pPr>
        <w:ind w:left="2880" w:hanging="360"/>
      </w:pPr>
    </w:lvl>
    <w:lvl w:ilvl="4" w:tplc="56740FFA">
      <w:start w:val="1"/>
      <w:numFmt w:val="lowerLetter"/>
      <w:lvlText w:val="%5."/>
      <w:lvlJc w:val="left"/>
      <w:pPr>
        <w:ind w:left="3600" w:hanging="360"/>
      </w:pPr>
    </w:lvl>
    <w:lvl w:ilvl="5" w:tplc="60DC717E">
      <w:start w:val="1"/>
      <w:numFmt w:val="lowerRoman"/>
      <w:lvlText w:val="%6."/>
      <w:lvlJc w:val="right"/>
      <w:pPr>
        <w:ind w:left="4320" w:hanging="180"/>
      </w:pPr>
    </w:lvl>
    <w:lvl w:ilvl="6" w:tplc="607E3CDE">
      <w:start w:val="1"/>
      <w:numFmt w:val="decimal"/>
      <w:lvlText w:val="%7."/>
      <w:lvlJc w:val="left"/>
      <w:pPr>
        <w:ind w:left="5040" w:hanging="360"/>
      </w:pPr>
    </w:lvl>
    <w:lvl w:ilvl="7" w:tplc="75F830AC">
      <w:start w:val="1"/>
      <w:numFmt w:val="lowerLetter"/>
      <w:lvlText w:val="%8."/>
      <w:lvlJc w:val="left"/>
      <w:pPr>
        <w:ind w:left="5760" w:hanging="360"/>
      </w:pPr>
    </w:lvl>
    <w:lvl w:ilvl="8" w:tplc="8264BEA8">
      <w:start w:val="1"/>
      <w:numFmt w:val="lowerRoman"/>
      <w:lvlText w:val="%9."/>
      <w:lvlJc w:val="right"/>
      <w:pPr>
        <w:ind w:left="6480" w:hanging="180"/>
      </w:pPr>
    </w:lvl>
  </w:abstractNum>
  <w:abstractNum w:abstractNumId="5" w15:restartNumberingAfterBreak="0">
    <w:nsid w:val="04711D98"/>
    <w:multiLevelType w:val="hybridMultilevel"/>
    <w:tmpl w:val="FFFFFFFF"/>
    <w:lvl w:ilvl="0" w:tplc="32C87A6A">
      <w:start w:val="1"/>
      <w:numFmt w:val="bullet"/>
      <w:lvlText w:val=""/>
      <w:lvlJc w:val="left"/>
      <w:pPr>
        <w:ind w:left="720" w:hanging="360"/>
      </w:pPr>
      <w:rPr>
        <w:rFonts w:hint="default" w:ascii="Symbol" w:hAnsi="Symbol"/>
      </w:rPr>
    </w:lvl>
    <w:lvl w:ilvl="1" w:tplc="93D24CDA">
      <w:start w:val="1"/>
      <w:numFmt w:val="bullet"/>
      <w:lvlText w:val="o"/>
      <w:lvlJc w:val="left"/>
      <w:pPr>
        <w:ind w:left="1440" w:hanging="360"/>
      </w:pPr>
      <w:rPr>
        <w:rFonts w:hint="default" w:ascii="Courier New" w:hAnsi="Courier New"/>
      </w:rPr>
    </w:lvl>
    <w:lvl w:ilvl="2" w:tplc="A2E00556">
      <w:start w:val="1"/>
      <w:numFmt w:val="bullet"/>
      <w:lvlText w:val=""/>
      <w:lvlJc w:val="left"/>
      <w:pPr>
        <w:ind w:left="2160" w:hanging="360"/>
      </w:pPr>
      <w:rPr>
        <w:rFonts w:hint="default" w:ascii="Wingdings" w:hAnsi="Wingdings"/>
      </w:rPr>
    </w:lvl>
    <w:lvl w:ilvl="3" w:tplc="29F04302">
      <w:start w:val="1"/>
      <w:numFmt w:val="bullet"/>
      <w:lvlText w:val=""/>
      <w:lvlJc w:val="left"/>
      <w:pPr>
        <w:ind w:left="2880" w:hanging="360"/>
      </w:pPr>
      <w:rPr>
        <w:rFonts w:hint="default" w:ascii="Symbol" w:hAnsi="Symbol"/>
      </w:rPr>
    </w:lvl>
    <w:lvl w:ilvl="4" w:tplc="33349BF6">
      <w:start w:val="1"/>
      <w:numFmt w:val="bullet"/>
      <w:lvlText w:val="o"/>
      <w:lvlJc w:val="left"/>
      <w:pPr>
        <w:ind w:left="3600" w:hanging="360"/>
      </w:pPr>
      <w:rPr>
        <w:rFonts w:hint="default" w:ascii="Courier New" w:hAnsi="Courier New"/>
      </w:rPr>
    </w:lvl>
    <w:lvl w:ilvl="5" w:tplc="CE08A2AA">
      <w:start w:val="1"/>
      <w:numFmt w:val="bullet"/>
      <w:lvlText w:val=""/>
      <w:lvlJc w:val="left"/>
      <w:pPr>
        <w:ind w:left="4320" w:hanging="360"/>
      </w:pPr>
      <w:rPr>
        <w:rFonts w:hint="default" w:ascii="Wingdings" w:hAnsi="Wingdings"/>
      </w:rPr>
    </w:lvl>
    <w:lvl w:ilvl="6" w:tplc="E92CCD06">
      <w:start w:val="1"/>
      <w:numFmt w:val="bullet"/>
      <w:lvlText w:val=""/>
      <w:lvlJc w:val="left"/>
      <w:pPr>
        <w:ind w:left="5040" w:hanging="360"/>
      </w:pPr>
      <w:rPr>
        <w:rFonts w:hint="default" w:ascii="Symbol" w:hAnsi="Symbol"/>
      </w:rPr>
    </w:lvl>
    <w:lvl w:ilvl="7" w:tplc="0DDC0CD0">
      <w:start w:val="1"/>
      <w:numFmt w:val="bullet"/>
      <w:lvlText w:val="o"/>
      <w:lvlJc w:val="left"/>
      <w:pPr>
        <w:ind w:left="5760" w:hanging="360"/>
      </w:pPr>
      <w:rPr>
        <w:rFonts w:hint="default" w:ascii="Courier New" w:hAnsi="Courier New"/>
      </w:rPr>
    </w:lvl>
    <w:lvl w:ilvl="8" w:tplc="E41814AA">
      <w:start w:val="1"/>
      <w:numFmt w:val="bullet"/>
      <w:lvlText w:val=""/>
      <w:lvlJc w:val="left"/>
      <w:pPr>
        <w:ind w:left="6480" w:hanging="360"/>
      </w:pPr>
      <w:rPr>
        <w:rFonts w:hint="default" w:ascii="Wingdings" w:hAnsi="Wingdings"/>
      </w:rPr>
    </w:lvl>
  </w:abstractNum>
  <w:abstractNum w:abstractNumId="6" w15:restartNumberingAfterBreak="0">
    <w:nsid w:val="04AF0191"/>
    <w:multiLevelType w:val="hybridMultilevel"/>
    <w:tmpl w:val="FFFFFFFF"/>
    <w:lvl w:ilvl="0" w:tplc="9A5C65A0">
      <w:start w:val="1"/>
      <w:numFmt w:val="bullet"/>
      <w:lvlText w:val=""/>
      <w:lvlJc w:val="left"/>
      <w:pPr>
        <w:ind w:left="720" w:hanging="360"/>
      </w:pPr>
      <w:rPr>
        <w:rFonts w:hint="default" w:ascii="Symbol" w:hAnsi="Symbol"/>
      </w:rPr>
    </w:lvl>
    <w:lvl w:ilvl="1" w:tplc="35AEBFC0">
      <w:start w:val="1"/>
      <w:numFmt w:val="bullet"/>
      <w:lvlText w:val="o"/>
      <w:lvlJc w:val="left"/>
      <w:pPr>
        <w:ind w:left="1440" w:hanging="360"/>
      </w:pPr>
      <w:rPr>
        <w:rFonts w:hint="default" w:ascii="Courier New" w:hAnsi="Courier New"/>
      </w:rPr>
    </w:lvl>
    <w:lvl w:ilvl="2" w:tplc="AD96C5B6">
      <w:start w:val="1"/>
      <w:numFmt w:val="bullet"/>
      <w:lvlText w:val=""/>
      <w:lvlJc w:val="left"/>
      <w:pPr>
        <w:ind w:left="2160" w:hanging="360"/>
      </w:pPr>
      <w:rPr>
        <w:rFonts w:hint="default" w:ascii="Wingdings" w:hAnsi="Wingdings"/>
      </w:rPr>
    </w:lvl>
    <w:lvl w:ilvl="3" w:tplc="5E2061F0">
      <w:start w:val="1"/>
      <w:numFmt w:val="bullet"/>
      <w:lvlText w:val=""/>
      <w:lvlJc w:val="left"/>
      <w:pPr>
        <w:ind w:left="2880" w:hanging="360"/>
      </w:pPr>
      <w:rPr>
        <w:rFonts w:hint="default" w:ascii="Symbol" w:hAnsi="Symbol"/>
      </w:rPr>
    </w:lvl>
    <w:lvl w:ilvl="4" w:tplc="B8985884">
      <w:start w:val="1"/>
      <w:numFmt w:val="bullet"/>
      <w:lvlText w:val="o"/>
      <w:lvlJc w:val="left"/>
      <w:pPr>
        <w:ind w:left="3600" w:hanging="360"/>
      </w:pPr>
      <w:rPr>
        <w:rFonts w:hint="default" w:ascii="Courier New" w:hAnsi="Courier New"/>
      </w:rPr>
    </w:lvl>
    <w:lvl w:ilvl="5" w:tplc="39FCD0D0">
      <w:start w:val="1"/>
      <w:numFmt w:val="bullet"/>
      <w:lvlText w:val=""/>
      <w:lvlJc w:val="left"/>
      <w:pPr>
        <w:ind w:left="4320" w:hanging="360"/>
      </w:pPr>
      <w:rPr>
        <w:rFonts w:hint="default" w:ascii="Wingdings" w:hAnsi="Wingdings"/>
      </w:rPr>
    </w:lvl>
    <w:lvl w:ilvl="6" w:tplc="39C6E0EA">
      <w:start w:val="1"/>
      <w:numFmt w:val="bullet"/>
      <w:lvlText w:val=""/>
      <w:lvlJc w:val="left"/>
      <w:pPr>
        <w:ind w:left="5040" w:hanging="360"/>
      </w:pPr>
      <w:rPr>
        <w:rFonts w:hint="default" w:ascii="Symbol" w:hAnsi="Symbol"/>
      </w:rPr>
    </w:lvl>
    <w:lvl w:ilvl="7" w:tplc="11AA27E6">
      <w:start w:val="1"/>
      <w:numFmt w:val="bullet"/>
      <w:lvlText w:val="o"/>
      <w:lvlJc w:val="left"/>
      <w:pPr>
        <w:ind w:left="5760" w:hanging="360"/>
      </w:pPr>
      <w:rPr>
        <w:rFonts w:hint="default" w:ascii="Courier New" w:hAnsi="Courier New"/>
      </w:rPr>
    </w:lvl>
    <w:lvl w:ilvl="8" w:tplc="E8046A94">
      <w:start w:val="1"/>
      <w:numFmt w:val="bullet"/>
      <w:lvlText w:val=""/>
      <w:lvlJc w:val="left"/>
      <w:pPr>
        <w:ind w:left="6480" w:hanging="360"/>
      </w:pPr>
      <w:rPr>
        <w:rFonts w:hint="default" w:ascii="Wingdings" w:hAnsi="Wingdings"/>
      </w:rPr>
    </w:lvl>
  </w:abstractNum>
  <w:abstractNum w:abstractNumId="7" w15:restartNumberingAfterBreak="0">
    <w:nsid w:val="04F08BC4"/>
    <w:multiLevelType w:val="hybridMultilevel"/>
    <w:tmpl w:val="FFFFFFFF"/>
    <w:lvl w:ilvl="0" w:tplc="98DCC0C8">
      <w:start w:val="1"/>
      <w:numFmt w:val="bullet"/>
      <w:lvlText w:val=""/>
      <w:lvlJc w:val="left"/>
      <w:pPr>
        <w:ind w:left="720" w:hanging="360"/>
      </w:pPr>
      <w:rPr>
        <w:rFonts w:hint="default" w:ascii="Symbol" w:hAnsi="Symbol"/>
      </w:rPr>
    </w:lvl>
    <w:lvl w:ilvl="1" w:tplc="586C94D2">
      <w:start w:val="1"/>
      <w:numFmt w:val="bullet"/>
      <w:lvlText w:val="o"/>
      <w:lvlJc w:val="left"/>
      <w:pPr>
        <w:ind w:left="1440" w:hanging="360"/>
      </w:pPr>
      <w:rPr>
        <w:rFonts w:hint="default" w:ascii="Courier New" w:hAnsi="Courier New"/>
      </w:rPr>
    </w:lvl>
    <w:lvl w:ilvl="2" w:tplc="AE12883E">
      <w:start w:val="1"/>
      <w:numFmt w:val="bullet"/>
      <w:lvlText w:val=""/>
      <w:lvlJc w:val="left"/>
      <w:pPr>
        <w:ind w:left="2160" w:hanging="360"/>
      </w:pPr>
      <w:rPr>
        <w:rFonts w:hint="default" w:ascii="Wingdings" w:hAnsi="Wingdings"/>
      </w:rPr>
    </w:lvl>
    <w:lvl w:ilvl="3" w:tplc="175A19EC">
      <w:start w:val="1"/>
      <w:numFmt w:val="bullet"/>
      <w:lvlText w:val=""/>
      <w:lvlJc w:val="left"/>
      <w:pPr>
        <w:ind w:left="2880" w:hanging="360"/>
      </w:pPr>
      <w:rPr>
        <w:rFonts w:hint="default" w:ascii="Symbol" w:hAnsi="Symbol"/>
      </w:rPr>
    </w:lvl>
    <w:lvl w:ilvl="4" w:tplc="B54484E4">
      <w:start w:val="1"/>
      <w:numFmt w:val="bullet"/>
      <w:lvlText w:val="o"/>
      <w:lvlJc w:val="left"/>
      <w:pPr>
        <w:ind w:left="3600" w:hanging="360"/>
      </w:pPr>
      <w:rPr>
        <w:rFonts w:hint="default" w:ascii="Courier New" w:hAnsi="Courier New"/>
      </w:rPr>
    </w:lvl>
    <w:lvl w:ilvl="5" w:tplc="B1C4620C">
      <w:start w:val="1"/>
      <w:numFmt w:val="bullet"/>
      <w:lvlText w:val=""/>
      <w:lvlJc w:val="left"/>
      <w:pPr>
        <w:ind w:left="4320" w:hanging="360"/>
      </w:pPr>
      <w:rPr>
        <w:rFonts w:hint="default" w:ascii="Wingdings" w:hAnsi="Wingdings"/>
      </w:rPr>
    </w:lvl>
    <w:lvl w:ilvl="6" w:tplc="FB56D694">
      <w:start w:val="1"/>
      <w:numFmt w:val="bullet"/>
      <w:lvlText w:val=""/>
      <w:lvlJc w:val="left"/>
      <w:pPr>
        <w:ind w:left="5040" w:hanging="360"/>
      </w:pPr>
      <w:rPr>
        <w:rFonts w:hint="default" w:ascii="Symbol" w:hAnsi="Symbol"/>
      </w:rPr>
    </w:lvl>
    <w:lvl w:ilvl="7" w:tplc="7C16D9DA">
      <w:start w:val="1"/>
      <w:numFmt w:val="bullet"/>
      <w:lvlText w:val="o"/>
      <w:lvlJc w:val="left"/>
      <w:pPr>
        <w:ind w:left="5760" w:hanging="360"/>
      </w:pPr>
      <w:rPr>
        <w:rFonts w:hint="default" w:ascii="Courier New" w:hAnsi="Courier New"/>
      </w:rPr>
    </w:lvl>
    <w:lvl w:ilvl="8" w:tplc="0BD6571C">
      <w:start w:val="1"/>
      <w:numFmt w:val="bullet"/>
      <w:lvlText w:val=""/>
      <w:lvlJc w:val="left"/>
      <w:pPr>
        <w:ind w:left="6480" w:hanging="360"/>
      </w:pPr>
      <w:rPr>
        <w:rFonts w:hint="default" w:ascii="Wingdings" w:hAnsi="Wingdings"/>
      </w:rPr>
    </w:lvl>
  </w:abstractNum>
  <w:abstractNum w:abstractNumId="8" w15:restartNumberingAfterBreak="0">
    <w:nsid w:val="07F181CF"/>
    <w:multiLevelType w:val="hybridMultilevel"/>
    <w:tmpl w:val="FFFFFFFF"/>
    <w:lvl w:ilvl="0" w:tplc="62E21168">
      <w:start w:val="1"/>
      <w:numFmt w:val="bullet"/>
      <w:lvlText w:val=""/>
      <w:lvlJc w:val="left"/>
      <w:pPr>
        <w:ind w:left="720" w:hanging="360"/>
      </w:pPr>
      <w:rPr>
        <w:rFonts w:hint="default" w:ascii="Symbol" w:hAnsi="Symbol"/>
      </w:rPr>
    </w:lvl>
    <w:lvl w:ilvl="1" w:tplc="2ECE14AE">
      <w:start w:val="1"/>
      <w:numFmt w:val="bullet"/>
      <w:lvlText w:val="o"/>
      <w:lvlJc w:val="left"/>
      <w:pPr>
        <w:ind w:left="1440" w:hanging="360"/>
      </w:pPr>
      <w:rPr>
        <w:rFonts w:hint="default" w:ascii="Courier New" w:hAnsi="Courier New"/>
      </w:rPr>
    </w:lvl>
    <w:lvl w:ilvl="2" w:tplc="DABCF08E">
      <w:start w:val="1"/>
      <w:numFmt w:val="bullet"/>
      <w:lvlText w:val=""/>
      <w:lvlJc w:val="left"/>
      <w:pPr>
        <w:ind w:left="2160" w:hanging="360"/>
      </w:pPr>
      <w:rPr>
        <w:rFonts w:hint="default" w:ascii="Wingdings" w:hAnsi="Wingdings"/>
      </w:rPr>
    </w:lvl>
    <w:lvl w:ilvl="3" w:tplc="24AE9E2E">
      <w:start w:val="1"/>
      <w:numFmt w:val="bullet"/>
      <w:lvlText w:val=""/>
      <w:lvlJc w:val="left"/>
      <w:pPr>
        <w:ind w:left="2880" w:hanging="360"/>
      </w:pPr>
      <w:rPr>
        <w:rFonts w:hint="default" w:ascii="Symbol" w:hAnsi="Symbol"/>
      </w:rPr>
    </w:lvl>
    <w:lvl w:ilvl="4" w:tplc="BBD2F17C">
      <w:start w:val="1"/>
      <w:numFmt w:val="bullet"/>
      <w:lvlText w:val="o"/>
      <w:lvlJc w:val="left"/>
      <w:pPr>
        <w:ind w:left="3600" w:hanging="360"/>
      </w:pPr>
      <w:rPr>
        <w:rFonts w:hint="default" w:ascii="Courier New" w:hAnsi="Courier New"/>
      </w:rPr>
    </w:lvl>
    <w:lvl w:ilvl="5" w:tplc="D6FC35EC">
      <w:start w:val="1"/>
      <w:numFmt w:val="bullet"/>
      <w:lvlText w:val=""/>
      <w:lvlJc w:val="left"/>
      <w:pPr>
        <w:ind w:left="4320" w:hanging="360"/>
      </w:pPr>
      <w:rPr>
        <w:rFonts w:hint="default" w:ascii="Wingdings" w:hAnsi="Wingdings"/>
      </w:rPr>
    </w:lvl>
    <w:lvl w:ilvl="6" w:tplc="F0BE634E">
      <w:start w:val="1"/>
      <w:numFmt w:val="bullet"/>
      <w:lvlText w:val=""/>
      <w:lvlJc w:val="left"/>
      <w:pPr>
        <w:ind w:left="5040" w:hanging="360"/>
      </w:pPr>
      <w:rPr>
        <w:rFonts w:hint="default" w:ascii="Symbol" w:hAnsi="Symbol"/>
      </w:rPr>
    </w:lvl>
    <w:lvl w:ilvl="7" w:tplc="21426B4E">
      <w:start w:val="1"/>
      <w:numFmt w:val="bullet"/>
      <w:lvlText w:val="o"/>
      <w:lvlJc w:val="left"/>
      <w:pPr>
        <w:ind w:left="5760" w:hanging="360"/>
      </w:pPr>
      <w:rPr>
        <w:rFonts w:hint="default" w:ascii="Courier New" w:hAnsi="Courier New"/>
      </w:rPr>
    </w:lvl>
    <w:lvl w:ilvl="8" w:tplc="2D36EF6E">
      <w:start w:val="1"/>
      <w:numFmt w:val="bullet"/>
      <w:lvlText w:val=""/>
      <w:lvlJc w:val="left"/>
      <w:pPr>
        <w:ind w:left="6480" w:hanging="360"/>
      </w:pPr>
      <w:rPr>
        <w:rFonts w:hint="default" w:ascii="Wingdings" w:hAnsi="Wingdings"/>
      </w:rPr>
    </w:lvl>
  </w:abstractNum>
  <w:abstractNum w:abstractNumId="9" w15:restartNumberingAfterBreak="0">
    <w:nsid w:val="0853E5EF"/>
    <w:multiLevelType w:val="hybridMultilevel"/>
    <w:tmpl w:val="FFFFFFFF"/>
    <w:lvl w:ilvl="0" w:tplc="4B22E05E">
      <w:start w:val="1"/>
      <w:numFmt w:val="bullet"/>
      <w:lvlText w:val=""/>
      <w:lvlJc w:val="left"/>
      <w:pPr>
        <w:ind w:left="720" w:hanging="360"/>
      </w:pPr>
      <w:rPr>
        <w:rFonts w:hint="default" w:ascii="Symbol" w:hAnsi="Symbol"/>
      </w:rPr>
    </w:lvl>
    <w:lvl w:ilvl="1" w:tplc="3758B708">
      <w:start w:val="1"/>
      <w:numFmt w:val="bullet"/>
      <w:lvlText w:val="o"/>
      <w:lvlJc w:val="left"/>
      <w:pPr>
        <w:ind w:left="1440" w:hanging="360"/>
      </w:pPr>
      <w:rPr>
        <w:rFonts w:hint="default" w:ascii="Courier New" w:hAnsi="Courier New"/>
      </w:rPr>
    </w:lvl>
    <w:lvl w:ilvl="2" w:tplc="220EC350">
      <w:start w:val="1"/>
      <w:numFmt w:val="bullet"/>
      <w:lvlText w:val=""/>
      <w:lvlJc w:val="left"/>
      <w:pPr>
        <w:ind w:left="2160" w:hanging="360"/>
      </w:pPr>
      <w:rPr>
        <w:rFonts w:hint="default" w:ascii="Wingdings" w:hAnsi="Wingdings"/>
      </w:rPr>
    </w:lvl>
    <w:lvl w:ilvl="3" w:tplc="5A5AB7B2">
      <w:start w:val="1"/>
      <w:numFmt w:val="bullet"/>
      <w:lvlText w:val=""/>
      <w:lvlJc w:val="left"/>
      <w:pPr>
        <w:ind w:left="2880" w:hanging="360"/>
      </w:pPr>
      <w:rPr>
        <w:rFonts w:hint="default" w:ascii="Symbol" w:hAnsi="Symbol"/>
      </w:rPr>
    </w:lvl>
    <w:lvl w:ilvl="4" w:tplc="97D69776">
      <w:start w:val="1"/>
      <w:numFmt w:val="bullet"/>
      <w:lvlText w:val="o"/>
      <w:lvlJc w:val="left"/>
      <w:pPr>
        <w:ind w:left="3600" w:hanging="360"/>
      </w:pPr>
      <w:rPr>
        <w:rFonts w:hint="default" w:ascii="Courier New" w:hAnsi="Courier New"/>
      </w:rPr>
    </w:lvl>
    <w:lvl w:ilvl="5" w:tplc="0FDA71BC">
      <w:start w:val="1"/>
      <w:numFmt w:val="bullet"/>
      <w:lvlText w:val=""/>
      <w:lvlJc w:val="left"/>
      <w:pPr>
        <w:ind w:left="4320" w:hanging="360"/>
      </w:pPr>
      <w:rPr>
        <w:rFonts w:hint="default" w:ascii="Wingdings" w:hAnsi="Wingdings"/>
      </w:rPr>
    </w:lvl>
    <w:lvl w:ilvl="6" w:tplc="AABC6F66">
      <w:start w:val="1"/>
      <w:numFmt w:val="bullet"/>
      <w:lvlText w:val=""/>
      <w:lvlJc w:val="left"/>
      <w:pPr>
        <w:ind w:left="5040" w:hanging="360"/>
      </w:pPr>
      <w:rPr>
        <w:rFonts w:hint="default" w:ascii="Symbol" w:hAnsi="Symbol"/>
      </w:rPr>
    </w:lvl>
    <w:lvl w:ilvl="7" w:tplc="149C05F4">
      <w:start w:val="1"/>
      <w:numFmt w:val="bullet"/>
      <w:lvlText w:val="o"/>
      <w:lvlJc w:val="left"/>
      <w:pPr>
        <w:ind w:left="5760" w:hanging="360"/>
      </w:pPr>
      <w:rPr>
        <w:rFonts w:hint="default" w:ascii="Courier New" w:hAnsi="Courier New"/>
      </w:rPr>
    </w:lvl>
    <w:lvl w:ilvl="8" w:tplc="E0A481A8">
      <w:start w:val="1"/>
      <w:numFmt w:val="bullet"/>
      <w:lvlText w:val=""/>
      <w:lvlJc w:val="left"/>
      <w:pPr>
        <w:ind w:left="6480" w:hanging="360"/>
      </w:pPr>
      <w:rPr>
        <w:rFonts w:hint="default" w:ascii="Wingdings" w:hAnsi="Wingdings"/>
      </w:rPr>
    </w:lvl>
  </w:abstractNum>
  <w:abstractNum w:abstractNumId="10" w15:restartNumberingAfterBreak="0">
    <w:nsid w:val="090FB3A5"/>
    <w:multiLevelType w:val="hybridMultilevel"/>
    <w:tmpl w:val="36BAEA3A"/>
    <w:lvl w:ilvl="0" w:tplc="5CDA879E">
      <w:start w:val="1"/>
      <w:numFmt w:val="bullet"/>
      <w:lvlText w:val=""/>
      <w:lvlJc w:val="left"/>
      <w:pPr>
        <w:ind w:left="1080" w:hanging="360"/>
      </w:pPr>
      <w:rPr>
        <w:rFonts w:hint="default" w:ascii="Symbol" w:hAnsi="Symbol"/>
      </w:rPr>
    </w:lvl>
    <w:lvl w:ilvl="1" w:tplc="3A564656">
      <w:start w:val="1"/>
      <w:numFmt w:val="bullet"/>
      <w:lvlText w:val="o"/>
      <w:lvlJc w:val="left"/>
      <w:pPr>
        <w:ind w:left="1800" w:hanging="360"/>
      </w:pPr>
      <w:rPr>
        <w:rFonts w:hint="default" w:ascii="Courier New" w:hAnsi="Courier New"/>
      </w:rPr>
    </w:lvl>
    <w:lvl w:ilvl="2" w:tplc="A592712A">
      <w:start w:val="1"/>
      <w:numFmt w:val="bullet"/>
      <w:lvlText w:val=""/>
      <w:lvlJc w:val="left"/>
      <w:pPr>
        <w:ind w:left="2520" w:hanging="360"/>
      </w:pPr>
      <w:rPr>
        <w:rFonts w:hint="default" w:ascii="Wingdings" w:hAnsi="Wingdings"/>
      </w:rPr>
    </w:lvl>
    <w:lvl w:ilvl="3" w:tplc="C7D84096">
      <w:start w:val="1"/>
      <w:numFmt w:val="bullet"/>
      <w:lvlText w:val=""/>
      <w:lvlJc w:val="left"/>
      <w:pPr>
        <w:ind w:left="3240" w:hanging="360"/>
      </w:pPr>
      <w:rPr>
        <w:rFonts w:hint="default" w:ascii="Symbol" w:hAnsi="Symbol"/>
      </w:rPr>
    </w:lvl>
    <w:lvl w:ilvl="4" w:tplc="24E82392">
      <w:start w:val="1"/>
      <w:numFmt w:val="bullet"/>
      <w:lvlText w:val="o"/>
      <w:lvlJc w:val="left"/>
      <w:pPr>
        <w:ind w:left="3960" w:hanging="360"/>
      </w:pPr>
      <w:rPr>
        <w:rFonts w:hint="default" w:ascii="Courier New" w:hAnsi="Courier New"/>
      </w:rPr>
    </w:lvl>
    <w:lvl w:ilvl="5" w:tplc="076AC438">
      <w:start w:val="1"/>
      <w:numFmt w:val="bullet"/>
      <w:lvlText w:val=""/>
      <w:lvlJc w:val="left"/>
      <w:pPr>
        <w:ind w:left="4680" w:hanging="360"/>
      </w:pPr>
      <w:rPr>
        <w:rFonts w:hint="default" w:ascii="Wingdings" w:hAnsi="Wingdings"/>
      </w:rPr>
    </w:lvl>
    <w:lvl w:ilvl="6" w:tplc="2D00D68A">
      <w:start w:val="1"/>
      <w:numFmt w:val="bullet"/>
      <w:lvlText w:val=""/>
      <w:lvlJc w:val="left"/>
      <w:pPr>
        <w:ind w:left="5400" w:hanging="360"/>
      </w:pPr>
      <w:rPr>
        <w:rFonts w:hint="default" w:ascii="Symbol" w:hAnsi="Symbol"/>
      </w:rPr>
    </w:lvl>
    <w:lvl w:ilvl="7" w:tplc="218A1A9C">
      <w:start w:val="1"/>
      <w:numFmt w:val="bullet"/>
      <w:lvlText w:val="o"/>
      <w:lvlJc w:val="left"/>
      <w:pPr>
        <w:ind w:left="6120" w:hanging="360"/>
      </w:pPr>
      <w:rPr>
        <w:rFonts w:hint="default" w:ascii="Courier New" w:hAnsi="Courier New"/>
      </w:rPr>
    </w:lvl>
    <w:lvl w:ilvl="8" w:tplc="23F0FAB2">
      <w:start w:val="1"/>
      <w:numFmt w:val="bullet"/>
      <w:lvlText w:val=""/>
      <w:lvlJc w:val="left"/>
      <w:pPr>
        <w:ind w:left="6840" w:hanging="360"/>
      </w:pPr>
      <w:rPr>
        <w:rFonts w:hint="default" w:ascii="Wingdings" w:hAnsi="Wingdings"/>
      </w:rPr>
    </w:lvl>
  </w:abstractNum>
  <w:abstractNum w:abstractNumId="11" w15:restartNumberingAfterBreak="0">
    <w:nsid w:val="0B012B61"/>
    <w:multiLevelType w:val="hybridMultilevel"/>
    <w:tmpl w:val="51EADDA0"/>
    <w:lvl w:ilvl="0" w:tplc="D1E28208">
      <w:start w:val="1"/>
      <w:numFmt w:val="decimal"/>
      <w:lvlText w:val="%1."/>
      <w:lvlJc w:val="left"/>
      <w:pPr>
        <w:ind w:left="720" w:hanging="360"/>
      </w:pPr>
    </w:lvl>
    <w:lvl w:ilvl="1" w:tplc="DC32F986">
      <w:start w:val="1"/>
      <w:numFmt w:val="lowerLetter"/>
      <w:lvlText w:val="%2."/>
      <w:lvlJc w:val="left"/>
      <w:pPr>
        <w:ind w:left="1440" w:hanging="360"/>
      </w:pPr>
    </w:lvl>
    <w:lvl w:ilvl="2" w:tplc="2E921038">
      <w:start w:val="1"/>
      <w:numFmt w:val="lowerRoman"/>
      <w:lvlText w:val="%3."/>
      <w:lvlJc w:val="right"/>
      <w:pPr>
        <w:ind w:left="2160" w:hanging="180"/>
      </w:pPr>
    </w:lvl>
    <w:lvl w:ilvl="3" w:tplc="91EC6D40">
      <w:start w:val="1"/>
      <w:numFmt w:val="decimal"/>
      <w:lvlText w:val="%4."/>
      <w:lvlJc w:val="left"/>
      <w:pPr>
        <w:ind w:left="2880" w:hanging="360"/>
      </w:pPr>
    </w:lvl>
    <w:lvl w:ilvl="4" w:tplc="B5B21A42">
      <w:start w:val="1"/>
      <w:numFmt w:val="lowerLetter"/>
      <w:lvlText w:val="%5."/>
      <w:lvlJc w:val="left"/>
      <w:pPr>
        <w:ind w:left="3600" w:hanging="360"/>
      </w:pPr>
    </w:lvl>
    <w:lvl w:ilvl="5" w:tplc="A7FC1CA2">
      <w:start w:val="1"/>
      <w:numFmt w:val="lowerRoman"/>
      <w:lvlText w:val="%6."/>
      <w:lvlJc w:val="right"/>
      <w:pPr>
        <w:ind w:left="4320" w:hanging="180"/>
      </w:pPr>
    </w:lvl>
    <w:lvl w:ilvl="6" w:tplc="F83A71BE">
      <w:start w:val="1"/>
      <w:numFmt w:val="decimal"/>
      <w:lvlText w:val="%7."/>
      <w:lvlJc w:val="left"/>
      <w:pPr>
        <w:ind w:left="5040" w:hanging="360"/>
      </w:pPr>
    </w:lvl>
    <w:lvl w:ilvl="7" w:tplc="E168ECD8">
      <w:start w:val="1"/>
      <w:numFmt w:val="lowerLetter"/>
      <w:lvlText w:val="%8."/>
      <w:lvlJc w:val="left"/>
      <w:pPr>
        <w:ind w:left="5760" w:hanging="360"/>
      </w:pPr>
    </w:lvl>
    <w:lvl w:ilvl="8" w:tplc="D042F732">
      <w:start w:val="1"/>
      <w:numFmt w:val="lowerRoman"/>
      <w:lvlText w:val="%9."/>
      <w:lvlJc w:val="right"/>
      <w:pPr>
        <w:ind w:left="6480" w:hanging="180"/>
      </w:pPr>
    </w:lvl>
  </w:abstractNum>
  <w:abstractNum w:abstractNumId="12" w15:restartNumberingAfterBreak="0">
    <w:nsid w:val="0B4E6525"/>
    <w:multiLevelType w:val="hybridMultilevel"/>
    <w:tmpl w:val="FFFFFFFF"/>
    <w:lvl w:ilvl="0" w:tplc="A7E2225A">
      <w:start w:val="1"/>
      <w:numFmt w:val="bullet"/>
      <w:lvlText w:val=""/>
      <w:lvlJc w:val="left"/>
      <w:pPr>
        <w:ind w:left="720" w:hanging="360"/>
      </w:pPr>
      <w:rPr>
        <w:rFonts w:hint="default" w:ascii="Symbol" w:hAnsi="Symbol"/>
      </w:rPr>
    </w:lvl>
    <w:lvl w:ilvl="1" w:tplc="1A3CE57C">
      <w:start w:val="1"/>
      <w:numFmt w:val="bullet"/>
      <w:lvlText w:val="o"/>
      <w:lvlJc w:val="left"/>
      <w:pPr>
        <w:ind w:left="1440" w:hanging="360"/>
      </w:pPr>
      <w:rPr>
        <w:rFonts w:hint="default" w:ascii="Courier New" w:hAnsi="Courier New"/>
      </w:rPr>
    </w:lvl>
    <w:lvl w:ilvl="2" w:tplc="8022FFC4">
      <w:start w:val="1"/>
      <w:numFmt w:val="bullet"/>
      <w:lvlText w:val=""/>
      <w:lvlJc w:val="left"/>
      <w:pPr>
        <w:ind w:left="2160" w:hanging="360"/>
      </w:pPr>
      <w:rPr>
        <w:rFonts w:hint="default" w:ascii="Wingdings" w:hAnsi="Wingdings"/>
      </w:rPr>
    </w:lvl>
    <w:lvl w:ilvl="3" w:tplc="AE5C804C">
      <w:start w:val="1"/>
      <w:numFmt w:val="bullet"/>
      <w:lvlText w:val=""/>
      <w:lvlJc w:val="left"/>
      <w:pPr>
        <w:ind w:left="2880" w:hanging="360"/>
      </w:pPr>
      <w:rPr>
        <w:rFonts w:hint="default" w:ascii="Symbol" w:hAnsi="Symbol"/>
      </w:rPr>
    </w:lvl>
    <w:lvl w:ilvl="4" w:tplc="43384BCE">
      <w:start w:val="1"/>
      <w:numFmt w:val="bullet"/>
      <w:lvlText w:val="o"/>
      <w:lvlJc w:val="left"/>
      <w:pPr>
        <w:ind w:left="3600" w:hanging="360"/>
      </w:pPr>
      <w:rPr>
        <w:rFonts w:hint="default" w:ascii="Courier New" w:hAnsi="Courier New"/>
      </w:rPr>
    </w:lvl>
    <w:lvl w:ilvl="5" w:tplc="A00A1244">
      <w:start w:val="1"/>
      <w:numFmt w:val="bullet"/>
      <w:lvlText w:val=""/>
      <w:lvlJc w:val="left"/>
      <w:pPr>
        <w:ind w:left="4320" w:hanging="360"/>
      </w:pPr>
      <w:rPr>
        <w:rFonts w:hint="default" w:ascii="Wingdings" w:hAnsi="Wingdings"/>
      </w:rPr>
    </w:lvl>
    <w:lvl w:ilvl="6" w:tplc="26F28BC4">
      <w:start w:val="1"/>
      <w:numFmt w:val="bullet"/>
      <w:lvlText w:val=""/>
      <w:lvlJc w:val="left"/>
      <w:pPr>
        <w:ind w:left="5040" w:hanging="360"/>
      </w:pPr>
      <w:rPr>
        <w:rFonts w:hint="default" w:ascii="Symbol" w:hAnsi="Symbol"/>
      </w:rPr>
    </w:lvl>
    <w:lvl w:ilvl="7" w:tplc="6618383A">
      <w:start w:val="1"/>
      <w:numFmt w:val="bullet"/>
      <w:lvlText w:val="o"/>
      <w:lvlJc w:val="left"/>
      <w:pPr>
        <w:ind w:left="5760" w:hanging="360"/>
      </w:pPr>
      <w:rPr>
        <w:rFonts w:hint="default" w:ascii="Courier New" w:hAnsi="Courier New"/>
      </w:rPr>
    </w:lvl>
    <w:lvl w:ilvl="8" w:tplc="8ADC8AB4">
      <w:start w:val="1"/>
      <w:numFmt w:val="bullet"/>
      <w:lvlText w:val=""/>
      <w:lvlJc w:val="left"/>
      <w:pPr>
        <w:ind w:left="6480" w:hanging="360"/>
      </w:pPr>
      <w:rPr>
        <w:rFonts w:hint="default" w:ascii="Wingdings" w:hAnsi="Wingdings"/>
      </w:rPr>
    </w:lvl>
  </w:abstractNum>
  <w:abstractNum w:abstractNumId="13" w15:restartNumberingAfterBreak="0">
    <w:nsid w:val="0BA9091E"/>
    <w:multiLevelType w:val="hybridMultilevel"/>
    <w:tmpl w:val="FFFFFFFF"/>
    <w:lvl w:ilvl="0" w:tplc="9DAC7456">
      <w:start w:val="1"/>
      <w:numFmt w:val="decimal"/>
      <w:lvlText w:val="%1."/>
      <w:lvlJc w:val="left"/>
      <w:pPr>
        <w:ind w:left="720" w:hanging="360"/>
      </w:pPr>
    </w:lvl>
    <w:lvl w:ilvl="1" w:tplc="69101110">
      <w:start w:val="1"/>
      <w:numFmt w:val="lowerLetter"/>
      <w:lvlText w:val="%2."/>
      <w:lvlJc w:val="left"/>
      <w:pPr>
        <w:ind w:left="1440" w:hanging="360"/>
      </w:pPr>
    </w:lvl>
    <w:lvl w:ilvl="2" w:tplc="E6D4156C">
      <w:start w:val="1"/>
      <w:numFmt w:val="lowerRoman"/>
      <w:lvlText w:val="%3."/>
      <w:lvlJc w:val="right"/>
      <w:pPr>
        <w:ind w:left="2160" w:hanging="180"/>
      </w:pPr>
    </w:lvl>
    <w:lvl w:ilvl="3" w:tplc="35F0BC5C">
      <w:start w:val="1"/>
      <w:numFmt w:val="decimal"/>
      <w:lvlText w:val="%4."/>
      <w:lvlJc w:val="left"/>
      <w:pPr>
        <w:ind w:left="2880" w:hanging="360"/>
      </w:pPr>
    </w:lvl>
    <w:lvl w:ilvl="4" w:tplc="8E0AB4DA">
      <w:start w:val="1"/>
      <w:numFmt w:val="lowerLetter"/>
      <w:lvlText w:val="%5."/>
      <w:lvlJc w:val="left"/>
      <w:pPr>
        <w:ind w:left="3600" w:hanging="360"/>
      </w:pPr>
    </w:lvl>
    <w:lvl w:ilvl="5" w:tplc="AEB4A6AC">
      <w:start w:val="1"/>
      <w:numFmt w:val="lowerRoman"/>
      <w:lvlText w:val="%6."/>
      <w:lvlJc w:val="right"/>
      <w:pPr>
        <w:ind w:left="4320" w:hanging="180"/>
      </w:pPr>
    </w:lvl>
    <w:lvl w:ilvl="6" w:tplc="98A80E68">
      <w:start w:val="1"/>
      <w:numFmt w:val="decimal"/>
      <w:lvlText w:val="%7."/>
      <w:lvlJc w:val="left"/>
      <w:pPr>
        <w:ind w:left="5040" w:hanging="360"/>
      </w:pPr>
    </w:lvl>
    <w:lvl w:ilvl="7" w:tplc="26D04C88">
      <w:start w:val="1"/>
      <w:numFmt w:val="lowerLetter"/>
      <w:lvlText w:val="%8."/>
      <w:lvlJc w:val="left"/>
      <w:pPr>
        <w:ind w:left="5760" w:hanging="360"/>
      </w:pPr>
    </w:lvl>
    <w:lvl w:ilvl="8" w:tplc="80BC5178">
      <w:start w:val="1"/>
      <w:numFmt w:val="lowerRoman"/>
      <w:lvlText w:val="%9."/>
      <w:lvlJc w:val="right"/>
      <w:pPr>
        <w:ind w:left="6480" w:hanging="180"/>
      </w:pPr>
    </w:lvl>
  </w:abstractNum>
  <w:abstractNum w:abstractNumId="14" w15:restartNumberingAfterBreak="0">
    <w:nsid w:val="0BF5DFBF"/>
    <w:multiLevelType w:val="hybridMultilevel"/>
    <w:tmpl w:val="514A0CA0"/>
    <w:lvl w:ilvl="0" w:tplc="B9C417C8">
      <w:start w:val="1"/>
      <w:numFmt w:val="bullet"/>
      <w:lvlText w:val=""/>
      <w:lvlJc w:val="left"/>
      <w:pPr>
        <w:ind w:left="1080" w:hanging="360"/>
      </w:pPr>
      <w:rPr>
        <w:rFonts w:hint="default" w:ascii="Symbol" w:hAnsi="Symbol"/>
      </w:rPr>
    </w:lvl>
    <w:lvl w:ilvl="1" w:tplc="BD04ECB6">
      <w:start w:val="1"/>
      <w:numFmt w:val="bullet"/>
      <w:lvlText w:val="o"/>
      <w:lvlJc w:val="left"/>
      <w:pPr>
        <w:ind w:left="1800" w:hanging="360"/>
      </w:pPr>
      <w:rPr>
        <w:rFonts w:hint="default" w:ascii="Courier New" w:hAnsi="Courier New"/>
      </w:rPr>
    </w:lvl>
    <w:lvl w:ilvl="2" w:tplc="8E1A0496">
      <w:start w:val="1"/>
      <w:numFmt w:val="bullet"/>
      <w:lvlText w:val=""/>
      <w:lvlJc w:val="left"/>
      <w:pPr>
        <w:ind w:left="2520" w:hanging="360"/>
      </w:pPr>
      <w:rPr>
        <w:rFonts w:hint="default" w:ascii="Wingdings" w:hAnsi="Wingdings"/>
      </w:rPr>
    </w:lvl>
    <w:lvl w:ilvl="3" w:tplc="719AB8F4">
      <w:start w:val="1"/>
      <w:numFmt w:val="bullet"/>
      <w:lvlText w:val=""/>
      <w:lvlJc w:val="left"/>
      <w:pPr>
        <w:ind w:left="3240" w:hanging="360"/>
      </w:pPr>
      <w:rPr>
        <w:rFonts w:hint="default" w:ascii="Symbol" w:hAnsi="Symbol"/>
      </w:rPr>
    </w:lvl>
    <w:lvl w:ilvl="4" w:tplc="E3BEAA9E">
      <w:start w:val="1"/>
      <w:numFmt w:val="bullet"/>
      <w:lvlText w:val="o"/>
      <w:lvlJc w:val="left"/>
      <w:pPr>
        <w:ind w:left="3960" w:hanging="360"/>
      </w:pPr>
      <w:rPr>
        <w:rFonts w:hint="default" w:ascii="Courier New" w:hAnsi="Courier New"/>
      </w:rPr>
    </w:lvl>
    <w:lvl w:ilvl="5" w:tplc="237215BE">
      <w:start w:val="1"/>
      <w:numFmt w:val="bullet"/>
      <w:lvlText w:val=""/>
      <w:lvlJc w:val="left"/>
      <w:pPr>
        <w:ind w:left="4680" w:hanging="360"/>
      </w:pPr>
      <w:rPr>
        <w:rFonts w:hint="default" w:ascii="Wingdings" w:hAnsi="Wingdings"/>
      </w:rPr>
    </w:lvl>
    <w:lvl w:ilvl="6" w:tplc="95EADAAC">
      <w:start w:val="1"/>
      <w:numFmt w:val="bullet"/>
      <w:lvlText w:val=""/>
      <w:lvlJc w:val="left"/>
      <w:pPr>
        <w:ind w:left="5400" w:hanging="360"/>
      </w:pPr>
      <w:rPr>
        <w:rFonts w:hint="default" w:ascii="Symbol" w:hAnsi="Symbol"/>
      </w:rPr>
    </w:lvl>
    <w:lvl w:ilvl="7" w:tplc="78F6EA52">
      <w:start w:val="1"/>
      <w:numFmt w:val="bullet"/>
      <w:lvlText w:val="o"/>
      <w:lvlJc w:val="left"/>
      <w:pPr>
        <w:ind w:left="6120" w:hanging="360"/>
      </w:pPr>
      <w:rPr>
        <w:rFonts w:hint="default" w:ascii="Courier New" w:hAnsi="Courier New"/>
      </w:rPr>
    </w:lvl>
    <w:lvl w:ilvl="8" w:tplc="0622A33E">
      <w:start w:val="1"/>
      <w:numFmt w:val="bullet"/>
      <w:lvlText w:val=""/>
      <w:lvlJc w:val="left"/>
      <w:pPr>
        <w:ind w:left="6840" w:hanging="360"/>
      </w:pPr>
      <w:rPr>
        <w:rFonts w:hint="default" w:ascii="Wingdings" w:hAnsi="Wingdings"/>
      </w:rPr>
    </w:lvl>
  </w:abstractNum>
  <w:abstractNum w:abstractNumId="15" w15:restartNumberingAfterBreak="0">
    <w:nsid w:val="0D2BF4EE"/>
    <w:multiLevelType w:val="hybridMultilevel"/>
    <w:tmpl w:val="4E2E8F1A"/>
    <w:lvl w:ilvl="0" w:tplc="5FE8AB50">
      <w:start w:val="1"/>
      <w:numFmt w:val="bullet"/>
      <w:lvlText w:val=""/>
      <w:lvlJc w:val="left"/>
      <w:pPr>
        <w:ind w:left="1080" w:hanging="360"/>
      </w:pPr>
      <w:rPr>
        <w:rFonts w:hint="default" w:ascii="Symbol" w:hAnsi="Symbol"/>
      </w:rPr>
    </w:lvl>
    <w:lvl w:ilvl="1" w:tplc="AD68D956">
      <w:start w:val="1"/>
      <w:numFmt w:val="bullet"/>
      <w:lvlText w:val="o"/>
      <w:lvlJc w:val="left"/>
      <w:pPr>
        <w:ind w:left="1800" w:hanging="360"/>
      </w:pPr>
      <w:rPr>
        <w:rFonts w:hint="default" w:ascii="Courier New" w:hAnsi="Courier New"/>
      </w:rPr>
    </w:lvl>
    <w:lvl w:ilvl="2" w:tplc="5A667254">
      <w:start w:val="1"/>
      <w:numFmt w:val="bullet"/>
      <w:lvlText w:val=""/>
      <w:lvlJc w:val="left"/>
      <w:pPr>
        <w:ind w:left="2520" w:hanging="360"/>
      </w:pPr>
      <w:rPr>
        <w:rFonts w:hint="default" w:ascii="Wingdings" w:hAnsi="Wingdings"/>
      </w:rPr>
    </w:lvl>
    <w:lvl w:ilvl="3" w:tplc="5F5CCAE4">
      <w:start w:val="1"/>
      <w:numFmt w:val="bullet"/>
      <w:lvlText w:val=""/>
      <w:lvlJc w:val="left"/>
      <w:pPr>
        <w:ind w:left="3240" w:hanging="360"/>
      </w:pPr>
      <w:rPr>
        <w:rFonts w:hint="default" w:ascii="Symbol" w:hAnsi="Symbol"/>
      </w:rPr>
    </w:lvl>
    <w:lvl w:ilvl="4" w:tplc="130CF630">
      <w:start w:val="1"/>
      <w:numFmt w:val="bullet"/>
      <w:lvlText w:val="o"/>
      <w:lvlJc w:val="left"/>
      <w:pPr>
        <w:ind w:left="3960" w:hanging="360"/>
      </w:pPr>
      <w:rPr>
        <w:rFonts w:hint="default" w:ascii="Courier New" w:hAnsi="Courier New"/>
      </w:rPr>
    </w:lvl>
    <w:lvl w:ilvl="5" w:tplc="1B6C83B2">
      <w:start w:val="1"/>
      <w:numFmt w:val="bullet"/>
      <w:lvlText w:val=""/>
      <w:lvlJc w:val="left"/>
      <w:pPr>
        <w:ind w:left="4680" w:hanging="360"/>
      </w:pPr>
      <w:rPr>
        <w:rFonts w:hint="default" w:ascii="Wingdings" w:hAnsi="Wingdings"/>
      </w:rPr>
    </w:lvl>
    <w:lvl w:ilvl="6" w:tplc="A6C451C8">
      <w:start w:val="1"/>
      <w:numFmt w:val="bullet"/>
      <w:lvlText w:val=""/>
      <w:lvlJc w:val="left"/>
      <w:pPr>
        <w:ind w:left="5400" w:hanging="360"/>
      </w:pPr>
      <w:rPr>
        <w:rFonts w:hint="default" w:ascii="Symbol" w:hAnsi="Symbol"/>
      </w:rPr>
    </w:lvl>
    <w:lvl w:ilvl="7" w:tplc="C39CED9E">
      <w:start w:val="1"/>
      <w:numFmt w:val="bullet"/>
      <w:lvlText w:val="o"/>
      <w:lvlJc w:val="left"/>
      <w:pPr>
        <w:ind w:left="6120" w:hanging="360"/>
      </w:pPr>
      <w:rPr>
        <w:rFonts w:hint="default" w:ascii="Courier New" w:hAnsi="Courier New"/>
      </w:rPr>
    </w:lvl>
    <w:lvl w:ilvl="8" w:tplc="60FAE64E">
      <w:start w:val="1"/>
      <w:numFmt w:val="bullet"/>
      <w:lvlText w:val=""/>
      <w:lvlJc w:val="left"/>
      <w:pPr>
        <w:ind w:left="6840" w:hanging="360"/>
      </w:pPr>
      <w:rPr>
        <w:rFonts w:hint="default" w:ascii="Wingdings" w:hAnsi="Wingdings"/>
      </w:rPr>
    </w:lvl>
  </w:abstractNum>
  <w:abstractNum w:abstractNumId="16" w15:restartNumberingAfterBreak="0">
    <w:nsid w:val="0EB99265"/>
    <w:multiLevelType w:val="hybridMultilevel"/>
    <w:tmpl w:val="FFFFFFFF"/>
    <w:lvl w:ilvl="0" w:tplc="1BB2ED3C">
      <w:start w:val="5"/>
      <w:numFmt w:val="decimal"/>
      <w:lvlText w:val="%1."/>
      <w:lvlJc w:val="left"/>
      <w:pPr>
        <w:ind w:left="720" w:hanging="360"/>
      </w:pPr>
    </w:lvl>
    <w:lvl w:ilvl="1" w:tplc="BA62EAA8">
      <w:start w:val="1"/>
      <w:numFmt w:val="lowerLetter"/>
      <w:lvlText w:val="%2."/>
      <w:lvlJc w:val="left"/>
      <w:pPr>
        <w:ind w:left="1440" w:hanging="360"/>
      </w:pPr>
    </w:lvl>
    <w:lvl w:ilvl="2" w:tplc="E5EAF846">
      <w:start w:val="1"/>
      <w:numFmt w:val="lowerRoman"/>
      <w:lvlText w:val="%3."/>
      <w:lvlJc w:val="right"/>
      <w:pPr>
        <w:ind w:left="2160" w:hanging="180"/>
      </w:pPr>
    </w:lvl>
    <w:lvl w:ilvl="3" w:tplc="2F1A4EC6">
      <w:start w:val="1"/>
      <w:numFmt w:val="decimal"/>
      <w:lvlText w:val="%4."/>
      <w:lvlJc w:val="left"/>
      <w:pPr>
        <w:ind w:left="2880" w:hanging="360"/>
      </w:pPr>
    </w:lvl>
    <w:lvl w:ilvl="4" w:tplc="645C9768">
      <w:start w:val="1"/>
      <w:numFmt w:val="lowerLetter"/>
      <w:lvlText w:val="%5."/>
      <w:lvlJc w:val="left"/>
      <w:pPr>
        <w:ind w:left="3600" w:hanging="360"/>
      </w:pPr>
    </w:lvl>
    <w:lvl w:ilvl="5" w:tplc="134E0704">
      <w:start w:val="1"/>
      <w:numFmt w:val="lowerRoman"/>
      <w:lvlText w:val="%6."/>
      <w:lvlJc w:val="right"/>
      <w:pPr>
        <w:ind w:left="4320" w:hanging="180"/>
      </w:pPr>
    </w:lvl>
    <w:lvl w:ilvl="6" w:tplc="73D65862">
      <w:start w:val="1"/>
      <w:numFmt w:val="decimal"/>
      <w:lvlText w:val="%7."/>
      <w:lvlJc w:val="left"/>
      <w:pPr>
        <w:ind w:left="5040" w:hanging="360"/>
      </w:pPr>
    </w:lvl>
    <w:lvl w:ilvl="7" w:tplc="18363F76">
      <w:start w:val="1"/>
      <w:numFmt w:val="lowerLetter"/>
      <w:lvlText w:val="%8."/>
      <w:lvlJc w:val="left"/>
      <w:pPr>
        <w:ind w:left="5760" w:hanging="360"/>
      </w:pPr>
    </w:lvl>
    <w:lvl w:ilvl="8" w:tplc="24CAC4AC">
      <w:start w:val="1"/>
      <w:numFmt w:val="lowerRoman"/>
      <w:lvlText w:val="%9."/>
      <w:lvlJc w:val="right"/>
      <w:pPr>
        <w:ind w:left="6480" w:hanging="180"/>
      </w:pPr>
    </w:lvl>
  </w:abstractNum>
  <w:abstractNum w:abstractNumId="17" w15:restartNumberingAfterBreak="0">
    <w:nsid w:val="105B91C0"/>
    <w:multiLevelType w:val="hybridMultilevel"/>
    <w:tmpl w:val="DDA0EE44"/>
    <w:lvl w:ilvl="0" w:tplc="2A24F902">
      <w:start w:val="1"/>
      <w:numFmt w:val="decimal"/>
      <w:lvlText w:val="%1."/>
      <w:lvlJc w:val="left"/>
      <w:pPr>
        <w:ind w:left="720" w:hanging="360"/>
      </w:pPr>
    </w:lvl>
    <w:lvl w:ilvl="1" w:tplc="86784BC4">
      <w:start w:val="1"/>
      <w:numFmt w:val="lowerLetter"/>
      <w:lvlText w:val="%2."/>
      <w:lvlJc w:val="left"/>
      <w:pPr>
        <w:ind w:left="1440" w:hanging="360"/>
      </w:pPr>
    </w:lvl>
    <w:lvl w:ilvl="2" w:tplc="012C4A90">
      <w:start w:val="1"/>
      <w:numFmt w:val="lowerRoman"/>
      <w:lvlText w:val="%3."/>
      <w:lvlJc w:val="right"/>
      <w:pPr>
        <w:ind w:left="2160" w:hanging="180"/>
      </w:pPr>
    </w:lvl>
    <w:lvl w:ilvl="3" w:tplc="DD664C8C">
      <w:start w:val="1"/>
      <w:numFmt w:val="decimal"/>
      <w:lvlText w:val="%4."/>
      <w:lvlJc w:val="left"/>
      <w:pPr>
        <w:ind w:left="2880" w:hanging="360"/>
      </w:pPr>
    </w:lvl>
    <w:lvl w:ilvl="4" w:tplc="F8381144">
      <w:start w:val="1"/>
      <w:numFmt w:val="lowerLetter"/>
      <w:lvlText w:val="%5."/>
      <w:lvlJc w:val="left"/>
      <w:pPr>
        <w:ind w:left="3600" w:hanging="360"/>
      </w:pPr>
    </w:lvl>
    <w:lvl w:ilvl="5" w:tplc="C52E2FF4">
      <w:start w:val="1"/>
      <w:numFmt w:val="lowerRoman"/>
      <w:lvlText w:val="%6."/>
      <w:lvlJc w:val="right"/>
      <w:pPr>
        <w:ind w:left="4320" w:hanging="180"/>
      </w:pPr>
    </w:lvl>
    <w:lvl w:ilvl="6" w:tplc="1AF0DB9E">
      <w:start w:val="1"/>
      <w:numFmt w:val="decimal"/>
      <w:lvlText w:val="%7."/>
      <w:lvlJc w:val="left"/>
      <w:pPr>
        <w:ind w:left="5040" w:hanging="360"/>
      </w:pPr>
    </w:lvl>
    <w:lvl w:ilvl="7" w:tplc="C4F220E2">
      <w:start w:val="1"/>
      <w:numFmt w:val="lowerLetter"/>
      <w:lvlText w:val="%8."/>
      <w:lvlJc w:val="left"/>
      <w:pPr>
        <w:ind w:left="5760" w:hanging="360"/>
      </w:pPr>
    </w:lvl>
    <w:lvl w:ilvl="8" w:tplc="E2440866">
      <w:start w:val="1"/>
      <w:numFmt w:val="lowerRoman"/>
      <w:lvlText w:val="%9."/>
      <w:lvlJc w:val="right"/>
      <w:pPr>
        <w:ind w:left="6480" w:hanging="180"/>
      </w:pPr>
    </w:lvl>
  </w:abstractNum>
  <w:abstractNum w:abstractNumId="18" w15:restartNumberingAfterBreak="0">
    <w:nsid w:val="10B3D80D"/>
    <w:multiLevelType w:val="hybridMultilevel"/>
    <w:tmpl w:val="FFFFFFFF"/>
    <w:lvl w:ilvl="0" w:tplc="8FAC2B04">
      <w:start w:val="1"/>
      <w:numFmt w:val="bullet"/>
      <w:lvlText w:val=""/>
      <w:lvlJc w:val="left"/>
      <w:pPr>
        <w:ind w:left="720" w:hanging="360"/>
      </w:pPr>
      <w:rPr>
        <w:rFonts w:hint="default" w:ascii="Symbol" w:hAnsi="Symbol"/>
      </w:rPr>
    </w:lvl>
    <w:lvl w:ilvl="1" w:tplc="B0346344">
      <w:start w:val="1"/>
      <w:numFmt w:val="bullet"/>
      <w:lvlText w:val="o"/>
      <w:lvlJc w:val="left"/>
      <w:pPr>
        <w:ind w:left="1440" w:hanging="360"/>
      </w:pPr>
      <w:rPr>
        <w:rFonts w:hint="default" w:ascii="Courier New" w:hAnsi="Courier New"/>
      </w:rPr>
    </w:lvl>
    <w:lvl w:ilvl="2" w:tplc="B4605F50">
      <w:start w:val="1"/>
      <w:numFmt w:val="bullet"/>
      <w:lvlText w:val=""/>
      <w:lvlJc w:val="left"/>
      <w:pPr>
        <w:ind w:left="2160" w:hanging="360"/>
      </w:pPr>
      <w:rPr>
        <w:rFonts w:hint="default" w:ascii="Wingdings" w:hAnsi="Wingdings"/>
      </w:rPr>
    </w:lvl>
    <w:lvl w:ilvl="3" w:tplc="048A6B28">
      <w:start w:val="1"/>
      <w:numFmt w:val="bullet"/>
      <w:lvlText w:val=""/>
      <w:lvlJc w:val="left"/>
      <w:pPr>
        <w:ind w:left="2880" w:hanging="360"/>
      </w:pPr>
      <w:rPr>
        <w:rFonts w:hint="default" w:ascii="Symbol" w:hAnsi="Symbol"/>
      </w:rPr>
    </w:lvl>
    <w:lvl w:ilvl="4" w:tplc="6A1AC846">
      <w:start w:val="1"/>
      <w:numFmt w:val="bullet"/>
      <w:lvlText w:val="o"/>
      <w:lvlJc w:val="left"/>
      <w:pPr>
        <w:ind w:left="3600" w:hanging="360"/>
      </w:pPr>
      <w:rPr>
        <w:rFonts w:hint="default" w:ascii="Courier New" w:hAnsi="Courier New"/>
      </w:rPr>
    </w:lvl>
    <w:lvl w:ilvl="5" w:tplc="BF48D848">
      <w:start w:val="1"/>
      <w:numFmt w:val="bullet"/>
      <w:lvlText w:val=""/>
      <w:lvlJc w:val="left"/>
      <w:pPr>
        <w:ind w:left="4320" w:hanging="360"/>
      </w:pPr>
      <w:rPr>
        <w:rFonts w:hint="default" w:ascii="Wingdings" w:hAnsi="Wingdings"/>
      </w:rPr>
    </w:lvl>
    <w:lvl w:ilvl="6" w:tplc="D6029C80">
      <w:start w:val="1"/>
      <w:numFmt w:val="bullet"/>
      <w:lvlText w:val=""/>
      <w:lvlJc w:val="left"/>
      <w:pPr>
        <w:ind w:left="5040" w:hanging="360"/>
      </w:pPr>
      <w:rPr>
        <w:rFonts w:hint="default" w:ascii="Symbol" w:hAnsi="Symbol"/>
      </w:rPr>
    </w:lvl>
    <w:lvl w:ilvl="7" w:tplc="65888B84">
      <w:start w:val="1"/>
      <w:numFmt w:val="bullet"/>
      <w:lvlText w:val="o"/>
      <w:lvlJc w:val="left"/>
      <w:pPr>
        <w:ind w:left="5760" w:hanging="360"/>
      </w:pPr>
      <w:rPr>
        <w:rFonts w:hint="default" w:ascii="Courier New" w:hAnsi="Courier New"/>
      </w:rPr>
    </w:lvl>
    <w:lvl w:ilvl="8" w:tplc="E1925006">
      <w:start w:val="1"/>
      <w:numFmt w:val="bullet"/>
      <w:lvlText w:val=""/>
      <w:lvlJc w:val="left"/>
      <w:pPr>
        <w:ind w:left="6480" w:hanging="360"/>
      </w:pPr>
      <w:rPr>
        <w:rFonts w:hint="default" w:ascii="Wingdings" w:hAnsi="Wingdings"/>
      </w:rPr>
    </w:lvl>
  </w:abstractNum>
  <w:abstractNum w:abstractNumId="19" w15:restartNumberingAfterBreak="0">
    <w:nsid w:val="124BA122"/>
    <w:multiLevelType w:val="hybridMultilevel"/>
    <w:tmpl w:val="257ECB52"/>
    <w:lvl w:ilvl="0" w:tplc="B03C9E7A">
      <w:start w:val="1"/>
      <w:numFmt w:val="bullet"/>
      <w:lvlText w:val=""/>
      <w:lvlJc w:val="left"/>
      <w:pPr>
        <w:ind w:left="720" w:hanging="360"/>
      </w:pPr>
      <w:rPr>
        <w:rFonts w:hint="default" w:ascii="Symbol" w:hAnsi="Symbol"/>
      </w:rPr>
    </w:lvl>
    <w:lvl w:ilvl="1" w:tplc="4D288EB2">
      <w:start w:val="1"/>
      <w:numFmt w:val="bullet"/>
      <w:lvlText w:val="o"/>
      <w:lvlJc w:val="left"/>
      <w:pPr>
        <w:ind w:left="1440" w:hanging="360"/>
      </w:pPr>
      <w:rPr>
        <w:rFonts w:hint="default" w:ascii="Courier New" w:hAnsi="Courier New"/>
      </w:rPr>
    </w:lvl>
    <w:lvl w:ilvl="2" w:tplc="B13CDD14">
      <w:start w:val="1"/>
      <w:numFmt w:val="bullet"/>
      <w:lvlText w:val=""/>
      <w:lvlJc w:val="left"/>
      <w:pPr>
        <w:ind w:left="2160" w:hanging="360"/>
      </w:pPr>
      <w:rPr>
        <w:rFonts w:hint="default" w:ascii="Wingdings" w:hAnsi="Wingdings"/>
      </w:rPr>
    </w:lvl>
    <w:lvl w:ilvl="3" w:tplc="0812137E">
      <w:start w:val="1"/>
      <w:numFmt w:val="bullet"/>
      <w:lvlText w:val=""/>
      <w:lvlJc w:val="left"/>
      <w:pPr>
        <w:ind w:left="2880" w:hanging="360"/>
      </w:pPr>
      <w:rPr>
        <w:rFonts w:hint="default" w:ascii="Symbol" w:hAnsi="Symbol"/>
      </w:rPr>
    </w:lvl>
    <w:lvl w:ilvl="4" w:tplc="0F6E69FC">
      <w:start w:val="1"/>
      <w:numFmt w:val="bullet"/>
      <w:lvlText w:val="o"/>
      <w:lvlJc w:val="left"/>
      <w:pPr>
        <w:ind w:left="3600" w:hanging="360"/>
      </w:pPr>
      <w:rPr>
        <w:rFonts w:hint="default" w:ascii="Courier New" w:hAnsi="Courier New"/>
      </w:rPr>
    </w:lvl>
    <w:lvl w:ilvl="5" w:tplc="82A0D454">
      <w:start w:val="1"/>
      <w:numFmt w:val="bullet"/>
      <w:lvlText w:val=""/>
      <w:lvlJc w:val="left"/>
      <w:pPr>
        <w:ind w:left="4320" w:hanging="360"/>
      </w:pPr>
      <w:rPr>
        <w:rFonts w:hint="default" w:ascii="Wingdings" w:hAnsi="Wingdings"/>
      </w:rPr>
    </w:lvl>
    <w:lvl w:ilvl="6" w:tplc="20524C30">
      <w:start w:val="1"/>
      <w:numFmt w:val="bullet"/>
      <w:lvlText w:val=""/>
      <w:lvlJc w:val="left"/>
      <w:pPr>
        <w:ind w:left="5040" w:hanging="360"/>
      </w:pPr>
      <w:rPr>
        <w:rFonts w:hint="default" w:ascii="Symbol" w:hAnsi="Symbol"/>
      </w:rPr>
    </w:lvl>
    <w:lvl w:ilvl="7" w:tplc="5AC6BAEC">
      <w:start w:val="1"/>
      <w:numFmt w:val="bullet"/>
      <w:lvlText w:val="o"/>
      <w:lvlJc w:val="left"/>
      <w:pPr>
        <w:ind w:left="5760" w:hanging="360"/>
      </w:pPr>
      <w:rPr>
        <w:rFonts w:hint="default" w:ascii="Courier New" w:hAnsi="Courier New"/>
      </w:rPr>
    </w:lvl>
    <w:lvl w:ilvl="8" w:tplc="7E002C0A">
      <w:start w:val="1"/>
      <w:numFmt w:val="bullet"/>
      <w:lvlText w:val=""/>
      <w:lvlJc w:val="left"/>
      <w:pPr>
        <w:ind w:left="6480" w:hanging="360"/>
      </w:pPr>
      <w:rPr>
        <w:rFonts w:hint="default" w:ascii="Wingdings" w:hAnsi="Wingdings"/>
      </w:rPr>
    </w:lvl>
  </w:abstractNum>
  <w:abstractNum w:abstractNumId="20" w15:restartNumberingAfterBreak="0">
    <w:nsid w:val="12E2805B"/>
    <w:multiLevelType w:val="hybridMultilevel"/>
    <w:tmpl w:val="CDD631D4"/>
    <w:lvl w:ilvl="0" w:tplc="F0A6CB40">
      <w:start w:val="1"/>
      <w:numFmt w:val="bullet"/>
      <w:lvlText w:val=""/>
      <w:lvlJc w:val="left"/>
      <w:pPr>
        <w:ind w:left="720" w:hanging="360"/>
      </w:pPr>
      <w:rPr>
        <w:rFonts w:hint="default" w:ascii="Symbol" w:hAnsi="Symbol"/>
      </w:rPr>
    </w:lvl>
    <w:lvl w:ilvl="1" w:tplc="0BC24B42">
      <w:start w:val="1"/>
      <w:numFmt w:val="bullet"/>
      <w:lvlText w:val="o"/>
      <w:lvlJc w:val="left"/>
      <w:pPr>
        <w:ind w:left="1440" w:hanging="360"/>
      </w:pPr>
      <w:rPr>
        <w:rFonts w:hint="default" w:ascii="Courier New" w:hAnsi="Courier New"/>
      </w:rPr>
    </w:lvl>
    <w:lvl w:ilvl="2" w:tplc="A5AA1964">
      <w:start w:val="1"/>
      <w:numFmt w:val="bullet"/>
      <w:lvlText w:val=""/>
      <w:lvlJc w:val="left"/>
      <w:pPr>
        <w:ind w:left="2160" w:hanging="360"/>
      </w:pPr>
      <w:rPr>
        <w:rFonts w:hint="default" w:ascii="Wingdings" w:hAnsi="Wingdings"/>
      </w:rPr>
    </w:lvl>
    <w:lvl w:ilvl="3" w:tplc="7E9CB072">
      <w:start w:val="1"/>
      <w:numFmt w:val="bullet"/>
      <w:lvlText w:val=""/>
      <w:lvlJc w:val="left"/>
      <w:pPr>
        <w:ind w:left="2880" w:hanging="360"/>
      </w:pPr>
      <w:rPr>
        <w:rFonts w:hint="default" w:ascii="Symbol" w:hAnsi="Symbol"/>
      </w:rPr>
    </w:lvl>
    <w:lvl w:ilvl="4" w:tplc="B08EA302">
      <w:start w:val="1"/>
      <w:numFmt w:val="bullet"/>
      <w:lvlText w:val="o"/>
      <w:lvlJc w:val="left"/>
      <w:pPr>
        <w:ind w:left="3600" w:hanging="360"/>
      </w:pPr>
      <w:rPr>
        <w:rFonts w:hint="default" w:ascii="Courier New" w:hAnsi="Courier New"/>
      </w:rPr>
    </w:lvl>
    <w:lvl w:ilvl="5" w:tplc="2F02DD74">
      <w:start w:val="1"/>
      <w:numFmt w:val="bullet"/>
      <w:lvlText w:val=""/>
      <w:lvlJc w:val="left"/>
      <w:pPr>
        <w:ind w:left="4320" w:hanging="360"/>
      </w:pPr>
      <w:rPr>
        <w:rFonts w:hint="default" w:ascii="Wingdings" w:hAnsi="Wingdings"/>
      </w:rPr>
    </w:lvl>
    <w:lvl w:ilvl="6" w:tplc="6B28707A">
      <w:start w:val="1"/>
      <w:numFmt w:val="bullet"/>
      <w:lvlText w:val=""/>
      <w:lvlJc w:val="left"/>
      <w:pPr>
        <w:ind w:left="5040" w:hanging="360"/>
      </w:pPr>
      <w:rPr>
        <w:rFonts w:hint="default" w:ascii="Symbol" w:hAnsi="Symbol"/>
      </w:rPr>
    </w:lvl>
    <w:lvl w:ilvl="7" w:tplc="908E14CC">
      <w:start w:val="1"/>
      <w:numFmt w:val="bullet"/>
      <w:lvlText w:val="o"/>
      <w:lvlJc w:val="left"/>
      <w:pPr>
        <w:ind w:left="5760" w:hanging="360"/>
      </w:pPr>
      <w:rPr>
        <w:rFonts w:hint="default" w:ascii="Courier New" w:hAnsi="Courier New"/>
      </w:rPr>
    </w:lvl>
    <w:lvl w:ilvl="8" w:tplc="3EEC3D54">
      <w:start w:val="1"/>
      <w:numFmt w:val="bullet"/>
      <w:lvlText w:val=""/>
      <w:lvlJc w:val="left"/>
      <w:pPr>
        <w:ind w:left="6480" w:hanging="360"/>
      </w:pPr>
      <w:rPr>
        <w:rFonts w:hint="default" w:ascii="Wingdings" w:hAnsi="Wingdings"/>
      </w:rPr>
    </w:lvl>
  </w:abstractNum>
  <w:abstractNum w:abstractNumId="21" w15:restartNumberingAfterBreak="0">
    <w:nsid w:val="130B15B6"/>
    <w:multiLevelType w:val="hybridMultilevel"/>
    <w:tmpl w:val="F8D24782"/>
    <w:lvl w:ilvl="0" w:tplc="B080CAC0">
      <w:start w:val="1"/>
      <w:numFmt w:val="decimal"/>
      <w:lvlText w:val="%1."/>
      <w:lvlJc w:val="left"/>
      <w:pPr>
        <w:ind w:left="720" w:hanging="360"/>
      </w:pPr>
    </w:lvl>
    <w:lvl w:ilvl="1" w:tplc="BE6005B8">
      <w:start w:val="1"/>
      <w:numFmt w:val="lowerLetter"/>
      <w:lvlText w:val="%2."/>
      <w:lvlJc w:val="left"/>
      <w:pPr>
        <w:ind w:left="1440" w:hanging="360"/>
      </w:pPr>
    </w:lvl>
    <w:lvl w:ilvl="2" w:tplc="DD6880BA">
      <w:start w:val="1"/>
      <w:numFmt w:val="lowerRoman"/>
      <w:lvlText w:val="%3."/>
      <w:lvlJc w:val="right"/>
      <w:pPr>
        <w:ind w:left="2160" w:hanging="180"/>
      </w:pPr>
    </w:lvl>
    <w:lvl w:ilvl="3" w:tplc="F30CC34A">
      <w:start w:val="1"/>
      <w:numFmt w:val="decimal"/>
      <w:lvlText w:val="%4."/>
      <w:lvlJc w:val="left"/>
      <w:pPr>
        <w:ind w:left="2880" w:hanging="360"/>
      </w:pPr>
    </w:lvl>
    <w:lvl w:ilvl="4" w:tplc="72B61018">
      <w:start w:val="1"/>
      <w:numFmt w:val="lowerLetter"/>
      <w:lvlText w:val="%5."/>
      <w:lvlJc w:val="left"/>
      <w:pPr>
        <w:ind w:left="3600" w:hanging="360"/>
      </w:pPr>
    </w:lvl>
    <w:lvl w:ilvl="5" w:tplc="DD6AD448">
      <w:start w:val="1"/>
      <w:numFmt w:val="lowerRoman"/>
      <w:lvlText w:val="%6."/>
      <w:lvlJc w:val="right"/>
      <w:pPr>
        <w:ind w:left="4320" w:hanging="180"/>
      </w:pPr>
    </w:lvl>
    <w:lvl w:ilvl="6" w:tplc="5950CE5E">
      <w:start w:val="1"/>
      <w:numFmt w:val="decimal"/>
      <w:lvlText w:val="%7."/>
      <w:lvlJc w:val="left"/>
      <w:pPr>
        <w:ind w:left="5040" w:hanging="360"/>
      </w:pPr>
    </w:lvl>
    <w:lvl w:ilvl="7" w:tplc="9EB886B2">
      <w:start w:val="1"/>
      <w:numFmt w:val="lowerLetter"/>
      <w:lvlText w:val="%8."/>
      <w:lvlJc w:val="left"/>
      <w:pPr>
        <w:ind w:left="5760" w:hanging="360"/>
      </w:pPr>
    </w:lvl>
    <w:lvl w:ilvl="8" w:tplc="F6E69692">
      <w:start w:val="1"/>
      <w:numFmt w:val="lowerRoman"/>
      <w:lvlText w:val="%9."/>
      <w:lvlJc w:val="right"/>
      <w:pPr>
        <w:ind w:left="6480" w:hanging="180"/>
      </w:pPr>
    </w:lvl>
  </w:abstractNum>
  <w:abstractNum w:abstractNumId="22" w15:restartNumberingAfterBreak="0">
    <w:nsid w:val="134E1FC2"/>
    <w:multiLevelType w:val="hybridMultilevel"/>
    <w:tmpl w:val="FFFFFFFF"/>
    <w:lvl w:ilvl="0" w:tplc="07522446">
      <w:start w:val="1"/>
      <w:numFmt w:val="bullet"/>
      <w:lvlText w:val=""/>
      <w:lvlJc w:val="left"/>
      <w:pPr>
        <w:ind w:left="720" w:hanging="360"/>
      </w:pPr>
      <w:rPr>
        <w:rFonts w:hint="default" w:ascii="Symbol" w:hAnsi="Symbol"/>
      </w:rPr>
    </w:lvl>
    <w:lvl w:ilvl="1" w:tplc="1494E114">
      <w:start w:val="1"/>
      <w:numFmt w:val="bullet"/>
      <w:lvlText w:val="o"/>
      <w:lvlJc w:val="left"/>
      <w:pPr>
        <w:ind w:left="1440" w:hanging="360"/>
      </w:pPr>
      <w:rPr>
        <w:rFonts w:hint="default" w:ascii="Courier New" w:hAnsi="Courier New"/>
      </w:rPr>
    </w:lvl>
    <w:lvl w:ilvl="2" w:tplc="56DCCCF2">
      <w:start w:val="1"/>
      <w:numFmt w:val="bullet"/>
      <w:lvlText w:val=""/>
      <w:lvlJc w:val="left"/>
      <w:pPr>
        <w:ind w:left="2160" w:hanging="360"/>
      </w:pPr>
      <w:rPr>
        <w:rFonts w:hint="default" w:ascii="Wingdings" w:hAnsi="Wingdings"/>
      </w:rPr>
    </w:lvl>
    <w:lvl w:ilvl="3" w:tplc="05A4B9A8">
      <w:start w:val="1"/>
      <w:numFmt w:val="bullet"/>
      <w:lvlText w:val=""/>
      <w:lvlJc w:val="left"/>
      <w:pPr>
        <w:ind w:left="2880" w:hanging="360"/>
      </w:pPr>
      <w:rPr>
        <w:rFonts w:hint="default" w:ascii="Symbol" w:hAnsi="Symbol"/>
      </w:rPr>
    </w:lvl>
    <w:lvl w:ilvl="4" w:tplc="0CBCCB50">
      <w:start w:val="1"/>
      <w:numFmt w:val="bullet"/>
      <w:lvlText w:val="o"/>
      <w:lvlJc w:val="left"/>
      <w:pPr>
        <w:ind w:left="3600" w:hanging="360"/>
      </w:pPr>
      <w:rPr>
        <w:rFonts w:hint="default" w:ascii="Courier New" w:hAnsi="Courier New"/>
      </w:rPr>
    </w:lvl>
    <w:lvl w:ilvl="5" w:tplc="56705C62">
      <w:start w:val="1"/>
      <w:numFmt w:val="bullet"/>
      <w:lvlText w:val=""/>
      <w:lvlJc w:val="left"/>
      <w:pPr>
        <w:ind w:left="4320" w:hanging="360"/>
      </w:pPr>
      <w:rPr>
        <w:rFonts w:hint="default" w:ascii="Wingdings" w:hAnsi="Wingdings"/>
      </w:rPr>
    </w:lvl>
    <w:lvl w:ilvl="6" w:tplc="9E965684">
      <w:start w:val="1"/>
      <w:numFmt w:val="bullet"/>
      <w:lvlText w:val=""/>
      <w:lvlJc w:val="left"/>
      <w:pPr>
        <w:ind w:left="5040" w:hanging="360"/>
      </w:pPr>
      <w:rPr>
        <w:rFonts w:hint="default" w:ascii="Symbol" w:hAnsi="Symbol"/>
      </w:rPr>
    </w:lvl>
    <w:lvl w:ilvl="7" w:tplc="6E4CDD7C">
      <w:start w:val="1"/>
      <w:numFmt w:val="bullet"/>
      <w:lvlText w:val="o"/>
      <w:lvlJc w:val="left"/>
      <w:pPr>
        <w:ind w:left="5760" w:hanging="360"/>
      </w:pPr>
      <w:rPr>
        <w:rFonts w:hint="default" w:ascii="Courier New" w:hAnsi="Courier New"/>
      </w:rPr>
    </w:lvl>
    <w:lvl w:ilvl="8" w:tplc="996E7D3C">
      <w:start w:val="1"/>
      <w:numFmt w:val="bullet"/>
      <w:lvlText w:val=""/>
      <w:lvlJc w:val="left"/>
      <w:pPr>
        <w:ind w:left="6480" w:hanging="360"/>
      </w:pPr>
      <w:rPr>
        <w:rFonts w:hint="default" w:ascii="Wingdings" w:hAnsi="Wingdings"/>
      </w:rPr>
    </w:lvl>
  </w:abstractNum>
  <w:abstractNum w:abstractNumId="23" w15:restartNumberingAfterBreak="0">
    <w:nsid w:val="1384FDCB"/>
    <w:multiLevelType w:val="hybridMultilevel"/>
    <w:tmpl w:val="DD80094C"/>
    <w:lvl w:ilvl="0" w:tplc="E2FA2798">
      <w:start w:val="1"/>
      <w:numFmt w:val="decimal"/>
      <w:lvlText w:val="%1."/>
      <w:lvlJc w:val="left"/>
      <w:pPr>
        <w:ind w:left="720" w:hanging="360"/>
      </w:pPr>
    </w:lvl>
    <w:lvl w:ilvl="1" w:tplc="3EEE8DEE">
      <w:start w:val="1"/>
      <w:numFmt w:val="lowerLetter"/>
      <w:lvlText w:val="%2."/>
      <w:lvlJc w:val="left"/>
      <w:pPr>
        <w:ind w:left="1440" w:hanging="360"/>
      </w:pPr>
    </w:lvl>
    <w:lvl w:ilvl="2" w:tplc="4F04BBB4">
      <w:start w:val="1"/>
      <w:numFmt w:val="lowerRoman"/>
      <w:lvlText w:val="%3."/>
      <w:lvlJc w:val="right"/>
      <w:pPr>
        <w:ind w:left="2160" w:hanging="180"/>
      </w:pPr>
    </w:lvl>
    <w:lvl w:ilvl="3" w:tplc="5D30773E">
      <w:start w:val="1"/>
      <w:numFmt w:val="decimal"/>
      <w:lvlText w:val="%4."/>
      <w:lvlJc w:val="left"/>
      <w:pPr>
        <w:ind w:left="2880" w:hanging="360"/>
      </w:pPr>
    </w:lvl>
    <w:lvl w:ilvl="4" w:tplc="27C8AA16">
      <w:start w:val="1"/>
      <w:numFmt w:val="lowerLetter"/>
      <w:lvlText w:val="%5."/>
      <w:lvlJc w:val="left"/>
      <w:pPr>
        <w:ind w:left="3600" w:hanging="360"/>
      </w:pPr>
    </w:lvl>
    <w:lvl w:ilvl="5" w:tplc="ADB22958">
      <w:start w:val="1"/>
      <w:numFmt w:val="lowerRoman"/>
      <w:lvlText w:val="%6."/>
      <w:lvlJc w:val="right"/>
      <w:pPr>
        <w:ind w:left="4320" w:hanging="180"/>
      </w:pPr>
    </w:lvl>
    <w:lvl w:ilvl="6" w:tplc="8DBE2F4A">
      <w:start w:val="1"/>
      <w:numFmt w:val="decimal"/>
      <w:lvlText w:val="%7."/>
      <w:lvlJc w:val="left"/>
      <w:pPr>
        <w:ind w:left="5040" w:hanging="360"/>
      </w:pPr>
    </w:lvl>
    <w:lvl w:ilvl="7" w:tplc="B5BEBA54">
      <w:start w:val="1"/>
      <w:numFmt w:val="lowerLetter"/>
      <w:lvlText w:val="%8."/>
      <w:lvlJc w:val="left"/>
      <w:pPr>
        <w:ind w:left="5760" w:hanging="360"/>
      </w:pPr>
    </w:lvl>
    <w:lvl w:ilvl="8" w:tplc="BA223AA4">
      <w:start w:val="1"/>
      <w:numFmt w:val="lowerRoman"/>
      <w:lvlText w:val="%9."/>
      <w:lvlJc w:val="right"/>
      <w:pPr>
        <w:ind w:left="6480" w:hanging="180"/>
      </w:pPr>
    </w:lvl>
  </w:abstractNum>
  <w:abstractNum w:abstractNumId="24" w15:restartNumberingAfterBreak="0">
    <w:nsid w:val="14437B35"/>
    <w:multiLevelType w:val="hybridMultilevel"/>
    <w:tmpl w:val="FFFFFFFF"/>
    <w:lvl w:ilvl="0" w:tplc="DFA2EC34">
      <w:start w:val="1"/>
      <w:numFmt w:val="bullet"/>
      <w:lvlText w:val=""/>
      <w:lvlJc w:val="left"/>
      <w:pPr>
        <w:ind w:left="720" w:hanging="360"/>
      </w:pPr>
      <w:rPr>
        <w:rFonts w:hint="default" w:ascii="Symbol" w:hAnsi="Symbol"/>
      </w:rPr>
    </w:lvl>
    <w:lvl w:ilvl="1" w:tplc="3F88D6F6">
      <w:start w:val="1"/>
      <w:numFmt w:val="bullet"/>
      <w:lvlText w:val="o"/>
      <w:lvlJc w:val="left"/>
      <w:pPr>
        <w:ind w:left="1440" w:hanging="360"/>
      </w:pPr>
      <w:rPr>
        <w:rFonts w:hint="default" w:ascii="Courier New" w:hAnsi="Courier New"/>
      </w:rPr>
    </w:lvl>
    <w:lvl w:ilvl="2" w:tplc="4E54529A">
      <w:start w:val="1"/>
      <w:numFmt w:val="bullet"/>
      <w:lvlText w:val=""/>
      <w:lvlJc w:val="left"/>
      <w:pPr>
        <w:ind w:left="2160" w:hanging="360"/>
      </w:pPr>
      <w:rPr>
        <w:rFonts w:hint="default" w:ascii="Wingdings" w:hAnsi="Wingdings"/>
      </w:rPr>
    </w:lvl>
    <w:lvl w:ilvl="3" w:tplc="3E56CD3C">
      <w:start w:val="1"/>
      <w:numFmt w:val="bullet"/>
      <w:lvlText w:val=""/>
      <w:lvlJc w:val="left"/>
      <w:pPr>
        <w:ind w:left="2880" w:hanging="360"/>
      </w:pPr>
      <w:rPr>
        <w:rFonts w:hint="default" w:ascii="Symbol" w:hAnsi="Symbol"/>
      </w:rPr>
    </w:lvl>
    <w:lvl w:ilvl="4" w:tplc="17C07A58">
      <w:start w:val="1"/>
      <w:numFmt w:val="bullet"/>
      <w:lvlText w:val="o"/>
      <w:lvlJc w:val="left"/>
      <w:pPr>
        <w:ind w:left="3600" w:hanging="360"/>
      </w:pPr>
      <w:rPr>
        <w:rFonts w:hint="default" w:ascii="Courier New" w:hAnsi="Courier New"/>
      </w:rPr>
    </w:lvl>
    <w:lvl w:ilvl="5" w:tplc="F1B68574">
      <w:start w:val="1"/>
      <w:numFmt w:val="bullet"/>
      <w:lvlText w:val=""/>
      <w:lvlJc w:val="left"/>
      <w:pPr>
        <w:ind w:left="4320" w:hanging="360"/>
      </w:pPr>
      <w:rPr>
        <w:rFonts w:hint="default" w:ascii="Wingdings" w:hAnsi="Wingdings"/>
      </w:rPr>
    </w:lvl>
    <w:lvl w:ilvl="6" w:tplc="136A0A1E">
      <w:start w:val="1"/>
      <w:numFmt w:val="bullet"/>
      <w:lvlText w:val=""/>
      <w:lvlJc w:val="left"/>
      <w:pPr>
        <w:ind w:left="5040" w:hanging="360"/>
      </w:pPr>
      <w:rPr>
        <w:rFonts w:hint="default" w:ascii="Symbol" w:hAnsi="Symbol"/>
      </w:rPr>
    </w:lvl>
    <w:lvl w:ilvl="7" w:tplc="66A0982E">
      <w:start w:val="1"/>
      <w:numFmt w:val="bullet"/>
      <w:lvlText w:val="o"/>
      <w:lvlJc w:val="left"/>
      <w:pPr>
        <w:ind w:left="5760" w:hanging="360"/>
      </w:pPr>
      <w:rPr>
        <w:rFonts w:hint="default" w:ascii="Courier New" w:hAnsi="Courier New"/>
      </w:rPr>
    </w:lvl>
    <w:lvl w:ilvl="8" w:tplc="A718B1F4">
      <w:start w:val="1"/>
      <w:numFmt w:val="bullet"/>
      <w:lvlText w:val=""/>
      <w:lvlJc w:val="left"/>
      <w:pPr>
        <w:ind w:left="6480" w:hanging="360"/>
      </w:pPr>
      <w:rPr>
        <w:rFonts w:hint="default" w:ascii="Wingdings" w:hAnsi="Wingdings"/>
      </w:rPr>
    </w:lvl>
  </w:abstractNum>
  <w:abstractNum w:abstractNumId="25" w15:restartNumberingAfterBreak="0">
    <w:nsid w:val="15E80245"/>
    <w:multiLevelType w:val="hybridMultilevel"/>
    <w:tmpl w:val="844CDADE"/>
    <w:lvl w:ilvl="0" w:tplc="27AA214A">
      <w:start w:val="1"/>
      <w:numFmt w:val="bullet"/>
      <w:lvlText w:val=""/>
      <w:lvlJc w:val="left"/>
      <w:pPr>
        <w:ind w:left="720" w:hanging="360"/>
      </w:pPr>
      <w:rPr>
        <w:rFonts w:hint="default" w:ascii="Symbol" w:hAnsi="Symbol"/>
      </w:rPr>
    </w:lvl>
    <w:lvl w:ilvl="1" w:tplc="75B07960">
      <w:start w:val="1"/>
      <w:numFmt w:val="bullet"/>
      <w:lvlText w:val="o"/>
      <w:lvlJc w:val="left"/>
      <w:pPr>
        <w:ind w:left="1440" w:hanging="360"/>
      </w:pPr>
      <w:rPr>
        <w:rFonts w:hint="default" w:ascii="Courier New" w:hAnsi="Courier New"/>
      </w:rPr>
    </w:lvl>
    <w:lvl w:ilvl="2" w:tplc="F24E43BA">
      <w:start w:val="1"/>
      <w:numFmt w:val="bullet"/>
      <w:lvlText w:val=""/>
      <w:lvlJc w:val="left"/>
      <w:pPr>
        <w:ind w:left="2160" w:hanging="360"/>
      </w:pPr>
      <w:rPr>
        <w:rFonts w:hint="default" w:ascii="Wingdings" w:hAnsi="Wingdings"/>
      </w:rPr>
    </w:lvl>
    <w:lvl w:ilvl="3" w:tplc="9F7E244A">
      <w:start w:val="1"/>
      <w:numFmt w:val="bullet"/>
      <w:lvlText w:val=""/>
      <w:lvlJc w:val="left"/>
      <w:pPr>
        <w:ind w:left="2880" w:hanging="360"/>
      </w:pPr>
      <w:rPr>
        <w:rFonts w:hint="default" w:ascii="Symbol" w:hAnsi="Symbol"/>
      </w:rPr>
    </w:lvl>
    <w:lvl w:ilvl="4" w:tplc="A318581C">
      <w:start w:val="1"/>
      <w:numFmt w:val="bullet"/>
      <w:lvlText w:val="o"/>
      <w:lvlJc w:val="left"/>
      <w:pPr>
        <w:ind w:left="3600" w:hanging="360"/>
      </w:pPr>
      <w:rPr>
        <w:rFonts w:hint="default" w:ascii="Courier New" w:hAnsi="Courier New"/>
      </w:rPr>
    </w:lvl>
    <w:lvl w:ilvl="5" w:tplc="91505164">
      <w:start w:val="1"/>
      <w:numFmt w:val="bullet"/>
      <w:lvlText w:val=""/>
      <w:lvlJc w:val="left"/>
      <w:pPr>
        <w:ind w:left="4320" w:hanging="360"/>
      </w:pPr>
      <w:rPr>
        <w:rFonts w:hint="default" w:ascii="Wingdings" w:hAnsi="Wingdings"/>
      </w:rPr>
    </w:lvl>
    <w:lvl w:ilvl="6" w:tplc="EB9C7630">
      <w:start w:val="1"/>
      <w:numFmt w:val="bullet"/>
      <w:lvlText w:val=""/>
      <w:lvlJc w:val="left"/>
      <w:pPr>
        <w:ind w:left="5040" w:hanging="360"/>
      </w:pPr>
      <w:rPr>
        <w:rFonts w:hint="default" w:ascii="Symbol" w:hAnsi="Symbol"/>
      </w:rPr>
    </w:lvl>
    <w:lvl w:ilvl="7" w:tplc="A8C8AF38">
      <w:start w:val="1"/>
      <w:numFmt w:val="bullet"/>
      <w:lvlText w:val="o"/>
      <w:lvlJc w:val="left"/>
      <w:pPr>
        <w:ind w:left="5760" w:hanging="360"/>
      </w:pPr>
      <w:rPr>
        <w:rFonts w:hint="default" w:ascii="Courier New" w:hAnsi="Courier New"/>
      </w:rPr>
    </w:lvl>
    <w:lvl w:ilvl="8" w:tplc="80A482CA">
      <w:start w:val="1"/>
      <w:numFmt w:val="bullet"/>
      <w:lvlText w:val=""/>
      <w:lvlJc w:val="left"/>
      <w:pPr>
        <w:ind w:left="6480" w:hanging="360"/>
      </w:pPr>
      <w:rPr>
        <w:rFonts w:hint="default" w:ascii="Wingdings" w:hAnsi="Wingdings"/>
      </w:rPr>
    </w:lvl>
  </w:abstractNum>
  <w:abstractNum w:abstractNumId="26" w15:restartNumberingAfterBreak="0">
    <w:nsid w:val="1764FFF1"/>
    <w:multiLevelType w:val="hybridMultilevel"/>
    <w:tmpl w:val="FFFFFFFF"/>
    <w:lvl w:ilvl="0" w:tplc="8AA6996E">
      <w:start w:val="1"/>
      <w:numFmt w:val="bullet"/>
      <w:lvlText w:val=""/>
      <w:lvlJc w:val="left"/>
      <w:pPr>
        <w:ind w:left="720" w:hanging="360"/>
      </w:pPr>
      <w:rPr>
        <w:rFonts w:hint="default" w:ascii="Symbol" w:hAnsi="Symbol"/>
      </w:rPr>
    </w:lvl>
    <w:lvl w:ilvl="1" w:tplc="BC189EB6">
      <w:start w:val="1"/>
      <w:numFmt w:val="bullet"/>
      <w:lvlText w:val="o"/>
      <w:lvlJc w:val="left"/>
      <w:pPr>
        <w:ind w:left="1440" w:hanging="360"/>
      </w:pPr>
      <w:rPr>
        <w:rFonts w:hint="default" w:ascii="Courier New" w:hAnsi="Courier New"/>
      </w:rPr>
    </w:lvl>
    <w:lvl w:ilvl="2" w:tplc="410A9414">
      <w:start w:val="1"/>
      <w:numFmt w:val="bullet"/>
      <w:lvlText w:val=""/>
      <w:lvlJc w:val="left"/>
      <w:pPr>
        <w:ind w:left="2160" w:hanging="360"/>
      </w:pPr>
      <w:rPr>
        <w:rFonts w:hint="default" w:ascii="Wingdings" w:hAnsi="Wingdings"/>
      </w:rPr>
    </w:lvl>
    <w:lvl w:ilvl="3" w:tplc="6B7E529A">
      <w:start w:val="1"/>
      <w:numFmt w:val="bullet"/>
      <w:lvlText w:val=""/>
      <w:lvlJc w:val="left"/>
      <w:pPr>
        <w:ind w:left="2880" w:hanging="360"/>
      </w:pPr>
      <w:rPr>
        <w:rFonts w:hint="default" w:ascii="Symbol" w:hAnsi="Symbol"/>
      </w:rPr>
    </w:lvl>
    <w:lvl w:ilvl="4" w:tplc="4A8074C6">
      <w:start w:val="1"/>
      <w:numFmt w:val="bullet"/>
      <w:lvlText w:val="o"/>
      <w:lvlJc w:val="left"/>
      <w:pPr>
        <w:ind w:left="3600" w:hanging="360"/>
      </w:pPr>
      <w:rPr>
        <w:rFonts w:hint="default" w:ascii="Courier New" w:hAnsi="Courier New"/>
      </w:rPr>
    </w:lvl>
    <w:lvl w:ilvl="5" w:tplc="36E2EC3C">
      <w:start w:val="1"/>
      <w:numFmt w:val="bullet"/>
      <w:lvlText w:val=""/>
      <w:lvlJc w:val="left"/>
      <w:pPr>
        <w:ind w:left="4320" w:hanging="360"/>
      </w:pPr>
      <w:rPr>
        <w:rFonts w:hint="default" w:ascii="Wingdings" w:hAnsi="Wingdings"/>
      </w:rPr>
    </w:lvl>
    <w:lvl w:ilvl="6" w:tplc="6F242284">
      <w:start w:val="1"/>
      <w:numFmt w:val="bullet"/>
      <w:lvlText w:val=""/>
      <w:lvlJc w:val="left"/>
      <w:pPr>
        <w:ind w:left="5040" w:hanging="360"/>
      </w:pPr>
      <w:rPr>
        <w:rFonts w:hint="default" w:ascii="Symbol" w:hAnsi="Symbol"/>
      </w:rPr>
    </w:lvl>
    <w:lvl w:ilvl="7" w:tplc="9D1A670E">
      <w:start w:val="1"/>
      <w:numFmt w:val="bullet"/>
      <w:lvlText w:val="o"/>
      <w:lvlJc w:val="left"/>
      <w:pPr>
        <w:ind w:left="5760" w:hanging="360"/>
      </w:pPr>
      <w:rPr>
        <w:rFonts w:hint="default" w:ascii="Courier New" w:hAnsi="Courier New"/>
      </w:rPr>
    </w:lvl>
    <w:lvl w:ilvl="8" w:tplc="EBACB016">
      <w:start w:val="1"/>
      <w:numFmt w:val="bullet"/>
      <w:lvlText w:val=""/>
      <w:lvlJc w:val="left"/>
      <w:pPr>
        <w:ind w:left="6480" w:hanging="360"/>
      </w:pPr>
      <w:rPr>
        <w:rFonts w:hint="default" w:ascii="Wingdings" w:hAnsi="Wingdings"/>
      </w:rPr>
    </w:lvl>
  </w:abstractNum>
  <w:abstractNum w:abstractNumId="27" w15:restartNumberingAfterBreak="0">
    <w:nsid w:val="17E6FA1D"/>
    <w:multiLevelType w:val="hybridMultilevel"/>
    <w:tmpl w:val="FFFFFFFF"/>
    <w:lvl w:ilvl="0" w:tplc="ABB61764">
      <w:start w:val="1"/>
      <w:numFmt w:val="bullet"/>
      <w:lvlText w:val=""/>
      <w:lvlJc w:val="left"/>
      <w:pPr>
        <w:ind w:left="720" w:hanging="360"/>
      </w:pPr>
      <w:rPr>
        <w:rFonts w:hint="default" w:ascii="Symbol" w:hAnsi="Symbol"/>
      </w:rPr>
    </w:lvl>
    <w:lvl w:ilvl="1" w:tplc="B7246906">
      <w:start w:val="1"/>
      <w:numFmt w:val="bullet"/>
      <w:lvlText w:val="o"/>
      <w:lvlJc w:val="left"/>
      <w:pPr>
        <w:ind w:left="1440" w:hanging="360"/>
      </w:pPr>
      <w:rPr>
        <w:rFonts w:hint="default" w:ascii="Courier New" w:hAnsi="Courier New"/>
      </w:rPr>
    </w:lvl>
    <w:lvl w:ilvl="2" w:tplc="9A48548E">
      <w:start w:val="1"/>
      <w:numFmt w:val="bullet"/>
      <w:lvlText w:val=""/>
      <w:lvlJc w:val="left"/>
      <w:pPr>
        <w:ind w:left="2160" w:hanging="360"/>
      </w:pPr>
      <w:rPr>
        <w:rFonts w:hint="default" w:ascii="Wingdings" w:hAnsi="Wingdings"/>
      </w:rPr>
    </w:lvl>
    <w:lvl w:ilvl="3" w:tplc="57108ADA">
      <w:start w:val="1"/>
      <w:numFmt w:val="bullet"/>
      <w:lvlText w:val=""/>
      <w:lvlJc w:val="left"/>
      <w:pPr>
        <w:ind w:left="2880" w:hanging="360"/>
      </w:pPr>
      <w:rPr>
        <w:rFonts w:hint="default" w:ascii="Symbol" w:hAnsi="Symbol"/>
      </w:rPr>
    </w:lvl>
    <w:lvl w:ilvl="4" w:tplc="53AE8A14">
      <w:start w:val="1"/>
      <w:numFmt w:val="bullet"/>
      <w:lvlText w:val="o"/>
      <w:lvlJc w:val="left"/>
      <w:pPr>
        <w:ind w:left="3600" w:hanging="360"/>
      </w:pPr>
      <w:rPr>
        <w:rFonts w:hint="default" w:ascii="Courier New" w:hAnsi="Courier New"/>
      </w:rPr>
    </w:lvl>
    <w:lvl w:ilvl="5" w:tplc="A56A4E9E">
      <w:start w:val="1"/>
      <w:numFmt w:val="bullet"/>
      <w:lvlText w:val=""/>
      <w:lvlJc w:val="left"/>
      <w:pPr>
        <w:ind w:left="4320" w:hanging="360"/>
      </w:pPr>
      <w:rPr>
        <w:rFonts w:hint="default" w:ascii="Wingdings" w:hAnsi="Wingdings"/>
      </w:rPr>
    </w:lvl>
    <w:lvl w:ilvl="6" w:tplc="7C089D3E">
      <w:start w:val="1"/>
      <w:numFmt w:val="bullet"/>
      <w:lvlText w:val=""/>
      <w:lvlJc w:val="left"/>
      <w:pPr>
        <w:ind w:left="5040" w:hanging="360"/>
      </w:pPr>
      <w:rPr>
        <w:rFonts w:hint="default" w:ascii="Symbol" w:hAnsi="Symbol"/>
      </w:rPr>
    </w:lvl>
    <w:lvl w:ilvl="7" w:tplc="F39C3BF6">
      <w:start w:val="1"/>
      <w:numFmt w:val="bullet"/>
      <w:lvlText w:val="o"/>
      <w:lvlJc w:val="left"/>
      <w:pPr>
        <w:ind w:left="5760" w:hanging="360"/>
      </w:pPr>
      <w:rPr>
        <w:rFonts w:hint="default" w:ascii="Courier New" w:hAnsi="Courier New"/>
      </w:rPr>
    </w:lvl>
    <w:lvl w:ilvl="8" w:tplc="B3AEC5D2">
      <w:start w:val="1"/>
      <w:numFmt w:val="bullet"/>
      <w:lvlText w:val=""/>
      <w:lvlJc w:val="left"/>
      <w:pPr>
        <w:ind w:left="6480" w:hanging="360"/>
      </w:pPr>
      <w:rPr>
        <w:rFonts w:hint="default" w:ascii="Wingdings" w:hAnsi="Wingdings"/>
      </w:rPr>
    </w:lvl>
  </w:abstractNum>
  <w:abstractNum w:abstractNumId="28" w15:restartNumberingAfterBreak="0">
    <w:nsid w:val="19A1CAB3"/>
    <w:multiLevelType w:val="hybridMultilevel"/>
    <w:tmpl w:val="7C72B7EC"/>
    <w:lvl w:ilvl="0" w:tplc="8580FB80">
      <w:start w:val="1"/>
      <w:numFmt w:val="bullet"/>
      <w:lvlText w:val=""/>
      <w:lvlJc w:val="left"/>
      <w:pPr>
        <w:ind w:left="1080" w:hanging="360"/>
      </w:pPr>
      <w:rPr>
        <w:rFonts w:hint="default" w:ascii="Symbol" w:hAnsi="Symbol"/>
      </w:rPr>
    </w:lvl>
    <w:lvl w:ilvl="1" w:tplc="F53809AA">
      <w:start w:val="1"/>
      <w:numFmt w:val="bullet"/>
      <w:lvlText w:val="o"/>
      <w:lvlJc w:val="left"/>
      <w:pPr>
        <w:ind w:left="1800" w:hanging="360"/>
      </w:pPr>
      <w:rPr>
        <w:rFonts w:hint="default" w:ascii="Courier New" w:hAnsi="Courier New"/>
      </w:rPr>
    </w:lvl>
    <w:lvl w:ilvl="2" w:tplc="3D8C8AC0">
      <w:start w:val="1"/>
      <w:numFmt w:val="bullet"/>
      <w:lvlText w:val=""/>
      <w:lvlJc w:val="left"/>
      <w:pPr>
        <w:ind w:left="2520" w:hanging="360"/>
      </w:pPr>
      <w:rPr>
        <w:rFonts w:hint="default" w:ascii="Wingdings" w:hAnsi="Wingdings"/>
      </w:rPr>
    </w:lvl>
    <w:lvl w:ilvl="3" w:tplc="85CAF75C">
      <w:start w:val="1"/>
      <w:numFmt w:val="bullet"/>
      <w:lvlText w:val=""/>
      <w:lvlJc w:val="left"/>
      <w:pPr>
        <w:ind w:left="3240" w:hanging="360"/>
      </w:pPr>
      <w:rPr>
        <w:rFonts w:hint="default" w:ascii="Symbol" w:hAnsi="Symbol"/>
      </w:rPr>
    </w:lvl>
    <w:lvl w:ilvl="4" w:tplc="1AEC56EC">
      <w:start w:val="1"/>
      <w:numFmt w:val="bullet"/>
      <w:lvlText w:val="o"/>
      <w:lvlJc w:val="left"/>
      <w:pPr>
        <w:ind w:left="3960" w:hanging="360"/>
      </w:pPr>
      <w:rPr>
        <w:rFonts w:hint="default" w:ascii="Courier New" w:hAnsi="Courier New"/>
      </w:rPr>
    </w:lvl>
    <w:lvl w:ilvl="5" w:tplc="0A0E2A2C">
      <w:start w:val="1"/>
      <w:numFmt w:val="bullet"/>
      <w:lvlText w:val=""/>
      <w:lvlJc w:val="left"/>
      <w:pPr>
        <w:ind w:left="4680" w:hanging="360"/>
      </w:pPr>
      <w:rPr>
        <w:rFonts w:hint="default" w:ascii="Wingdings" w:hAnsi="Wingdings"/>
      </w:rPr>
    </w:lvl>
    <w:lvl w:ilvl="6" w:tplc="1EF06920">
      <w:start w:val="1"/>
      <w:numFmt w:val="bullet"/>
      <w:lvlText w:val=""/>
      <w:lvlJc w:val="left"/>
      <w:pPr>
        <w:ind w:left="5400" w:hanging="360"/>
      </w:pPr>
      <w:rPr>
        <w:rFonts w:hint="default" w:ascii="Symbol" w:hAnsi="Symbol"/>
      </w:rPr>
    </w:lvl>
    <w:lvl w:ilvl="7" w:tplc="48787406">
      <w:start w:val="1"/>
      <w:numFmt w:val="bullet"/>
      <w:lvlText w:val="o"/>
      <w:lvlJc w:val="left"/>
      <w:pPr>
        <w:ind w:left="6120" w:hanging="360"/>
      </w:pPr>
      <w:rPr>
        <w:rFonts w:hint="default" w:ascii="Courier New" w:hAnsi="Courier New"/>
      </w:rPr>
    </w:lvl>
    <w:lvl w:ilvl="8" w:tplc="9280B456">
      <w:start w:val="1"/>
      <w:numFmt w:val="bullet"/>
      <w:lvlText w:val=""/>
      <w:lvlJc w:val="left"/>
      <w:pPr>
        <w:ind w:left="6840" w:hanging="360"/>
      </w:pPr>
      <w:rPr>
        <w:rFonts w:hint="default" w:ascii="Wingdings" w:hAnsi="Wingdings"/>
      </w:rPr>
    </w:lvl>
  </w:abstractNum>
  <w:abstractNum w:abstractNumId="29" w15:restartNumberingAfterBreak="0">
    <w:nsid w:val="19CFE8FB"/>
    <w:multiLevelType w:val="hybridMultilevel"/>
    <w:tmpl w:val="FFFFFFFF"/>
    <w:lvl w:ilvl="0" w:tplc="5C384C0E">
      <w:start w:val="1"/>
      <w:numFmt w:val="bullet"/>
      <w:lvlText w:val=""/>
      <w:lvlJc w:val="left"/>
      <w:pPr>
        <w:ind w:left="720" w:hanging="360"/>
      </w:pPr>
      <w:rPr>
        <w:rFonts w:hint="default" w:ascii="Symbol" w:hAnsi="Symbol"/>
      </w:rPr>
    </w:lvl>
    <w:lvl w:ilvl="1" w:tplc="11FA1CD0">
      <w:start w:val="1"/>
      <w:numFmt w:val="bullet"/>
      <w:lvlText w:val="o"/>
      <w:lvlJc w:val="left"/>
      <w:pPr>
        <w:ind w:left="1440" w:hanging="360"/>
      </w:pPr>
      <w:rPr>
        <w:rFonts w:hint="default" w:ascii="Courier New" w:hAnsi="Courier New"/>
      </w:rPr>
    </w:lvl>
    <w:lvl w:ilvl="2" w:tplc="D3F4E564">
      <w:start w:val="1"/>
      <w:numFmt w:val="bullet"/>
      <w:lvlText w:val=""/>
      <w:lvlJc w:val="left"/>
      <w:pPr>
        <w:ind w:left="2160" w:hanging="360"/>
      </w:pPr>
      <w:rPr>
        <w:rFonts w:hint="default" w:ascii="Wingdings" w:hAnsi="Wingdings"/>
      </w:rPr>
    </w:lvl>
    <w:lvl w:ilvl="3" w:tplc="C494E91C">
      <w:start w:val="1"/>
      <w:numFmt w:val="bullet"/>
      <w:lvlText w:val=""/>
      <w:lvlJc w:val="left"/>
      <w:pPr>
        <w:ind w:left="2880" w:hanging="360"/>
      </w:pPr>
      <w:rPr>
        <w:rFonts w:hint="default" w:ascii="Symbol" w:hAnsi="Symbol"/>
      </w:rPr>
    </w:lvl>
    <w:lvl w:ilvl="4" w:tplc="9FAE418E">
      <w:start w:val="1"/>
      <w:numFmt w:val="bullet"/>
      <w:lvlText w:val="o"/>
      <w:lvlJc w:val="left"/>
      <w:pPr>
        <w:ind w:left="3600" w:hanging="360"/>
      </w:pPr>
      <w:rPr>
        <w:rFonts w:hint="default" w:ascii="Courier New" w:hAnsi="Courier New"/>
      </w:rPr>
    </w:lvl>
    <w:lvl w:ilvl="5" w:tplc="5ED80144">
      <w:start w:val="1"/>
      <w:numFmt w:val="bullet"/>
      <w:lvlText w:val=""/>
      <w:lvlJc w:val="left"/>
      <w:pPr>
        <w:ind w:left="4320" w:hanging="360"/>
      </w:pPr>
      <w:rPr>
        <w:rFonts w:hint="default" w:ascii="Wingdings" w:hAnsi="Wingdings"/>
      </w:rPr>
    </w:lvl>
    <w:lvl w:ilvl="6" w:tplc="EF1809F4">
      <w:start w:val="1"/>
      <w:numFmt w:val="bullet"/>
      <w:lvlText w:val=""/>
      <w:lvlJc w:val="left"/>
      <w:pPr>
        <w:ind w:left="5040" w:hanging="360"/>
      </w:pPr>
      <w:rPr>
        <w:rFonts w:hint="default" w:ascii="Symbol" w:hAnsi="Symbol"/>
      </w:rPr>
    </w:lvl>
    <w:lvl w:ilvl="7" w:tplc="2AD496AA">
      <w:start w:val="1"/>
      <w:numFmt w:val="bullet"/>
      <w:lvlText w:val="o"/>
      <w:lvlJc w:val="left"/>
      <w:pPr>
        <w:ind w:left="5760" w:hanging="360"/>
      </w:pPr>
      <w:rPr>
        <w:rFonts w:hint="default" w:ascii="Courier New" w:hAnsi="Courier New"/>
      </w:rPr>
    </w:lvl>
    <w:lvl w:ilvl="8" w:tplc="833E745A">
      <w:start w:val="1"/>
      <w:numFmt w:val="bullet"/>
      <w:lvlText w:val=""/>
      <w:lvlJc w:val="left"/>
      <w:pPr>
        <w:ind w:left="6480" w:hanging="360"/>
      </w:pPr>
      <w:rPr>
        <w:rFonts w:hint="default" w:ascii="Wingdings" w:hAnsi="Wingdings"/>
      </w:rPr>
    </w:lvl>
  </w:abstractNum>
  <w:abstractNum w:abstractNumId="30" w15:restartNumberingAfterBreak="0">
    <w:nsid w:val="1A9190A8"/>
    <w:multiLevelType w:val="hybridMultilevel"/>
    <w:tmpl w:val="FFFFFFFF"/>
    <w:lvl w:ilvl="0" w:tplc="6E345CEE">
      <w:start w:val="1"/>
      <w:numFmt w:val="decimal"/>
      <w:lvlText w:val="%1."/>
      <w:lvlJc w:val="left"/>
      <w:pPr>
        <w:ind w:left="720" w:hanging="360"/>
      </w:pPr>
    </w:lvl>
    <w:lvl w:ilvl="1" w:tplc="A19C469E">
      <w:start w:val="1"/>
      <w:numFmt w:val="lowerLetter"/>
      <w:lvlText w:val="%2."/>
      <w:lvlJc w:val="left"/>
      <w:pPr>
        <w:ind w:left="1440" w:hanging="360"/>
      </w:pPr>
    </w:lvl>
    <w:lvl w:ilvl="2" w:tplc="840E9F18">
      <w:start w:val="1"/>
      <w:numFmt w:val="lowerRoman"/>
      <w:lvlText w:val="%3."/>
      <w:lvlJc w:val="right"/>
      <w:pPr>
        <w:ind w:left="2160" w:hanging="180"/>
      </w:pPr>
    </w:lvl>
    <w:lvl w:ilvl="3" w:tplc="CBB68438">
      <w:start w:val="1"/>
      <w:numFmt w:val="decimal"/>
      <w:lvlText w:val="%4."/>
      <w:lvlJc w:val="left"/>
      <w:pPr>
        <w:ind w:left="2880" w:hanging="360"/>
      </w:pPr>
    </w:lvl>
    <w:lvl w:ilvl="4" w:tplc="EC0E95CA">
      <w:start w:val="1"/>
      <w:numFmt w:val="lowerLetter"/>
      <w:lvlText w:val="%5."/>
      <w:lvlJc w:val="left"/>
      <w:pPr>
        <w:ind w:left="3600" w:hanging="360"/>
      </w:pPr>
    </w:lvl>
    <w:lvl w:ilvl="5" w:tplc="FBEADC66">
      <w:start w:val="1"/>
      <w:numFmt w:val="lowerRoman"/>
      <w:lvlText w:val="%6."/>
      <w:lvlJc w:val="right"/>
      <w:pPr>
        <w:ind w:left="4320" w:hanging="180"/>
      </w:pPr>
    </w:lvl>
    <w:lvl w:ilvl="6" w:tplc="E072165A">
      <w:start w:val="1"/>
      <w:numFmt w:val="decimal"/>
      <w:lvlText w:val="%7."/>
      <w:lvlJc w:val="left"/>
      <w:pPr>
        <w:ind w:left="5040" w:hanging="360"/>
      </w:pPr>
    </w:lvl>
    <w:lvl w:ilvl="7" w:tplc="F1643FDA">
      <w:start w:val="1"/>
      <w:numFmt w:val="lowerLetter"/>
      <w:lvlText w:val="%8."/>
      <w:lvlJc w:val="left"/>
      <w:pPr>
        <w:ind w:left="5760" w:hanging="360"/>
      </w:pPr>
    </w:lvl>
    <w:lvl w:ilvl="8" w:tplc="1FF2D166">
      <w:start w:val="1"/>
      <w:numFmt w:val="lowerRoman"/>
      <w:lvlText w:val="%9."/>
      <w:lvlJc w:val="right"/>
      <w:pPr>
        <w:ind w:left="6480" w:hanging="180"/>
      </w:pPr>
    </w:lvl>
  </w:abstractNum>
  <w:abstractNum w:abstractNumId="31" w15:restartNumberingAfterBreak="0">
    <w:nsid w:val="1AE349B3"/>
    <w:multiLevelType w:val="hybridMultilevel"/>
    <w:tmpl w:val="A49A1D68"/>
    <w:lvl w:ilvl="0" w:tplc="868C25D0">
      <w:start w:val="1"/>
      <w:numFmt w:val="bullet"/>
      <w:lvlText w:val=""/>
      <w:lvlJc w:val="left"/>
      <w:pPr>
        <w:ind w:left="1080" w:hanging="360"/>
      </w:pPr>
      <w:rPr>
        <w:rFonts w:hint="default" w:ascii="Symbol" w:hAnsi="Symbol"/>
      </w:rPr>
    </w:lvl>
    <w:lvl w:ilvl="1" w:tplc="0B922BB6">
      <w:start w:val="1"/>
      <w:numFmt w:val="bullet"/>
      <w:lvlText w:val="o"/>
      <w:lvlJc w:val="left"/>
      <w:pPr>
        <w:ind w:left="1800" w:hanging="360"/>
      </w:pPr>
      <w:rPr>
        <w:rFonts w:hint="default" w:ascii="Courier New" w:hAnsi="Courier New"/>
      </w:rPr>
    </w:lvl>
    <w:lvl w:ilvl="2" w:tplc="49745E6C">
      <w:start w:val="1"/>
      <w:numFmt w:val="bullet"/>
      <w:lvlText w:val=""/>
      <w:lvlJc w:val="left"/>
      <w:pPr>
        <w:ind w:left="2520" w:hanging="360"/>
      </w:pPr>
      <w:rPr>
        <w:rFonts w:hint="default" w:ascii="Wingdings" w:hAnsi="Wingdings"/>
      </w:rPr>
    </w:lvl>
    <w:lvl w:ilvl="3" w:tplc="DE480788">
      <w:start w:val="1"/>
      <w:numFmt w:val="bullet"/>
      <w:lvlText w:val=""/>
      <w:lvlJc w:val="left"/>
      <w:pPr>
        <w:ind w:left="3240" w:hanging="360"/>
      </w:pPr>
      <w:rPr>
        <w:rFonts w:hint="default" w:ascii="Symbol" w:hAnsi="Symbol"/>
      </w:rPr>
    </w:lvl>
    <w:lvl w:ilvl="4" w:tplc="54F0CCFA">
      <w:start w:val="1"/>
      <w:numFmt w:val="bullet"/>
      <w:lvlText w:val="o"/>
      <w:lvlJc w:val="left"/>
      <w:pPr>
        <w:ind w:left="3960" w:hanging="360"/>
      </w:pPr>
      <w:rPr>
        <w:rFonts w:hint="default" w:ascii="Courier New" w:hAnsi="Courier New"/>
      </w:rPr>
    </w:lvl>
    <w:lvl w:ilvl="5" w:tplc="3768F2FE">
      <w:start w:val="1"/>
      <w:numFmt w:val="bullet"/>
      <w:lvlText w:val=""/>
      <w:lvlJc w:val="left"/>
      <w:pPr>
        <w:ind w:left="4680" w:hanging="360"/>
      </w:pPr>
      <w:rPr>
        <w:rFonts w:hint="default" w:ascii="Wingdings" w:hAnsi="Wingdings"/>
      </w:rPr>
    </w:lvl>
    <w:lvl w:ilvl="6" w:tplc="845C36F4">
      <w:start w:val="1"/>
      <w:numFmt w:val="bullet"/>
      <w:lvlText w:val=""/>
      <w:lvlJc w:val="left"/>
      <w:pPr>
        <w:ind w:left="5400" w:hanging="360"/>
      </w:pPr>
      <w:rPr>
        <w:rFonts w:hint="default" w:ascii="Symbol" w:hAnsi="Symbol"/>
      </w:rPr>
    </w:lvl>
    <w:lvl w:ilvl="7" w:tplc="A986E950">
      <w:start w:val="1"/>
      <w:numFmt w:val="bullet"/>
      <w:lvlText w:val="o"/>
      <w:lvlJc w:val="left"/>
      <w:pPr>
        <w:ind w:left="6120" w:hanging="360"/>
      </w:pPr>
      <w:rPr>
        <w:rFonts w:hint="default" w:ascii="Courier New" w:hAnsi="Courier New"/>
      </w:rPr>
    </w:lvl>
    <w:lvl w:ilvl="8" w:tplc="273E005A">
      <w:start w:val="1"/>
      <w:numFmt w:val="bullet"/>
      <w:lvlText w:val=""/>
      <w:lvlJc w:val="left"/>
      <w:pPr>
        <w:ind w:left="6840" w:hanging="360"/>
      </w:pPr>
      <w:rPr>
        <w:rFonts w:hint="default" w:ascii="Wingdings" w:hAnsi="Wingdings"/>
      </w:rPr>
    </w:lvl>
  </w:abstractNum>
  <w:abstractNum w:abstractNumId="32" w15:restartNumberingAfterBreak="0">
    <w:nsid w:val="1B05FE8C"/>
    <w:multiLevelType w:val="hybridMultilevel"/>
    <w:tmpl w:val="FFFFFFFF"/>
    <w:lvl w:ilvl="0" w:tplc="8760077A">
      <w:start w:val="1"/>
      <w:numFmt w:val="bullet"/>
      <w:lvlText w:val=""/>
      <w:lvlJc w:val="left"/>
      <w:pPr>
        <w:ind w:left="720" w:hanging="360"/>
      </w:pPr>
      <w:rPr>
        <w:rFonts w:hint="default" w:ascii="Symbol" w:hAnsi="Symbol"/>
      </w:rPr>
    </w:lvl>
    <w:lvl w:ilvl="1" w:tplc="16589786">
      <w:start w:val="1"/>
      <w:numFmt w:val="bullet"/>
      <w:lvlText w:val="o"/>
      <w:lvlJc w:val="left"/>
      <w:pPr>
        <w:ind w:left="1440" w:hanging="360"/>
      </w:pPr>
      <w:rPr>
        <w:rFonts w:hint="default" w:ascii="Courier New" w:hAnsi="Courier New"/>
      </w:rPr>
    </w:lvl>
    <w:lvl w:ilvl="2" w:tplc="91E0CCC6">
      <w:start w:val="1"/>
      <w:numFmt w:val="bullet"/>
      <w:lvlText w:val=""/>
      <w:lvlJc w:val="left"/>
      <w:pPr>
        <w:ind w:left="2160" w:hanging="360"/>
      </w:pPr>
      <w:rPr>
        <w:rFonts w:hint="default" w:ascii="Wingdings" w:hAnsi="Wingdings"/>
      </w:rPr>
    </w:lvl>
    <w:lvl w:ilvl="3" w:tplc="5E565BE8">
      <w:start w:val="1"/>
      <w:numFmt w:val="bullet"/>
      <w:lvlText w:val=""/>
      <w:lvlJc w:val="left"/>
      <w:pPr>
        <w:ind w:left="2880" w:hanging="360"/>
      </w:pPr>
      <w:rPr>
        <w:rFonts w:hint="default" w:ascii="Symbol" w:hAnsi="Symbol"/>
      </w:rPr>
    </w:lvl>
    <w:lvl w:ilvl="4" w:tplc="4C968524">
      <w:start w:val="1"/>
      <w:numFmt w:val="bullet"/>
      <w:lvlText w:val="o"/>
      <w:lvlJc w:val="left"/>
      <w:pPr>
        <w:ind w:left="3600" w:hanging="360"/>
      </w:pPr>
      <w:rPr>
        <w:rFonts w:hint="default" w:ascii="Courier New" w:hAnsi="Courier New"/>
      </w:rPr>
    </w:lvl>
    <w:lvl w:ilvl="5" w:tplc="522273C2">
      <w:start w:val="1"/>
      <w:numFmt w:val="bullet"/>
      <w:lvlText w:val=""/>
      <w:lvlJc w:val="left"/>
      <w:pPr>
        <w:ind w:left="4320" w:hanging="360"/>
      </w:pPr>
      <w:rPr>
        <w:rFonts w:hint="default" w:ascii="Wingdings" w:hAnsi="Wingdings"/>
      </w:rPr>
    </w:lvl>
    <w:lvl w:ilvl="6" w:tplc="61AA0E28">
      <w:start w:val="1"/>
      <w:numFmt w:val="bullet"/>
      <w:lvlText w:val=""/>
      <w:lvlJc w:val="left"/>
      <w:pPr>
        <w:ind w:left="5040" w:hanging="360"/>
      </w:pPr>
      <w:rPr>
        <w:rFonts w:hint="default" w:ascii="Symbol" w:hAnsi="Symbol"/>
      </w:rPr>
    </w:lvl>
    <w:lvl w:ilvl="7" w:tplc="6406BB0A">
      <w:start w:val="1"/>
      <w:numFmt w:val="bullet"/>
      <w:lvlText w:val="o"/>
      <w:lvlJc w:val="left"/>
      <w:pPr>
        <w:ind w:left="5760" w:hanging="360"/>
      </w:pPr>
      <w:rPr>
        <w:rFonts w:hint="default" w:ascii="Courier New" w:hAnsi="Courier New"/>
      </w:rPr>
    </w:lvl>
    <w:lvl w:ilvl="8" w:tplc="26DE6FF8">
      <w:start w:val="1"/>
      <w:numFmt w:val="bullet"/>
      <w:lvlText w:val=""/>
      <w:lvlJc w:val="left"/>
      <w:pPr>
        <w:ind w:left="6480" w:hanging="360"/>
      </w:pPr>
      <w:rPr>
        <w:rFonts w:hint="default" w:ascii="Wingdings" w:hAnsi="Wingdings"/>
      </w:rPr>
    </w:lvl>
  </w:abstractNum>
  <w:abstractNum w:abstractNumId="33" w15:restartNumberingAfterBreak="0">
    <w:nsid w:val="1F720A8B"/>
    <w:multiLevelType w:val="hybridMultilevel"/>
    <w:tmpl w:val="FFFFFFFF"/>
    <w:lvl w:ilvl="0" w:tplc="EF7C0DFC">
      <w:start w:val="1"/>
      <w:numFmt w:val="decimal"/>
      <w:lvlText w:val="%1."/>
      <w:lvlJc w:val="left"/>
      <w:pPr>
        <w:ind w:left="720" w:hanging="360"/>
      </w:pPr>
    </w:lvl>
    <w:lvl w:ilvl="1" w:tplc="02783428">
      <w:start w:val="1"/>
      <w:numFmt w:val="lowerLetter"/>
      <w:lvlText w:val="%2."/>
      <w:lvlJc w:val="left"/>
      <w:pPr>
        <w:ind w:left="1440" w:hanging="360"/>
      </w:pPr>
    </w:lvl>
    <w:lvl w:ilvl="2" w:tplc="514C353E">
      <w:start w:val="1"/>
      <w:numFmt w:val="lowerRoman"/>
      <w:lvlText w:val="%3."/>
      <w:lvlJc w:val="right"/>
      <w:pPr>
        <w:ind w:left="2160" w:hanging="180"/>
      </w:pPr>
    </w:lvl>
    <w:lvl w:ilvl="3" w:tplc="0BCE556A">
      <w:start w:val="1"/>
      <w:numFmt w:val="decimal"/>
      <w:lvlText w:val="%4."/>
      <w:lvlJc w:val="left"/>
      <w:pPr>
        <w:ind w:left="2880" w:hanging="360"/>
      </w:pPr>
    </w:lvl>
    <w:lvl w:ilvl="4" w:tplc="29B22022">
      <w:start w:val="1"/>
      <w:numFmt w:val="lowerLetter"/>
      <w:lvlText w:val="%5."/>
      <w:lvlJc w:val="left"/>
      <w:pPr>
        <w:ind w:left="3600" w:hanging="360"/>
      </w:pPr>
    </w:lvl>
    <w:lvl w:ilvl="5" w:tplc="FCBE8784">
      <w:start w:val="1"/>
      <w:numFmt w:val="lowerRoman"/>
      <w:lvlText w:val="%6."/>
      <w:lvlJc w:val="right"/>
      <w:pPr>
        <w:ind w:left="4320" w:hanging="180"/>
      </w:pPr>
    </w:lvl>
    <w:lvl w:ilvl="6" w:tplc="717E7E8A">
      <w:start w:val="1"/>
      <w:numFmt w:val="decimal"/>
      <w:lvlText w:val="%7."/>
      <w:lvlJc w:val="left"/>
      <w:pPr>
        <w:ind w:left="5040" w:hanging="360"/>
      </w:pPr>
    </w:lvl>
    <w:lvl w:ilvl="7" w:tplc="1C92632C">
      <w:start w:val="1"/>
      <w:numFmt w:val="lowerLetter"/>
      <w:lvlText w:val="%8."/>
      <w:lvlJc w:val="left"/>
      <w:pPr>
        <w:ind w:left="5760" w:hanging="360"/>
      </w:pPr>
    </w:lvl>
    <w:lvl w:ilvl="8" w:tplc="FAD8C272">
      <w:start w:val="1"/>
      <w:numFmt w:val="lowerRoman"/>
      <w:lvlText w:val="%9."/>
      <w:lvlJc w:val="right"/>
      <w:pPr>
        <w:ind w:left="6480" w:hanging="180"/>
      </w:pPr>
    </w:lvl>
  </w:abstractNum>
  <w:abstractNum w:abstractNumId="34" w15:restartNumberingAfterBreak="0">
    <w:nsid w:val="1FA66480"/>
    <w:multiLevelType w:val="hybridMultilevel"/>
    <w:tmpl w:val="80E086B0"/>
    <w:lvl w:ilvl="0" w:tplc="38090001">
      <w:start w:val="1"/>
      <w:numFmt w:val="bullet"/>
      <w:lvlText w:val=""/>
      <w:lvlJc w:val="left"/>
      <w:pPr>
        <w:ind w:left="720" w:hanging="360"/>
      </w:pPr>
      <w:rPr>
        <w:rFonts w:hint="default" w:ascii="Symbol" w:hAnsi="Symbol"/>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35" w15:restartNumberingAfterBreak="0">
    <w:nsid w:val="1FE4002C"/>
    <w:multiLevelType w:val="hybridMultilevel"/>
    <w:tmpl w:val="FFFFFFFF"/>
    <w:lvl w:ilvl="0" w:tplc="6FD0FE2A">
      <w:start w:val="1"/>
      <w:numFmt w:val="bullet"/>
      <w:lvlText w:val=""/>
      <w:lvlJc w:val="left"/>
      <w:pPr>
        <w:ind w:left="720" w:hanging="360"/>
      </w:pPr>
      <w:rPr>
        <w:rFonts w:hint="default" w:ascii="Symbol" w:hAnsi="Symbol"/>
      </w:rPr>
    </w:lvl>
    <w:lvl w:ilvl="1" w:tplc="5BFC5D74">
      <w:start w:val="1"/>
      <w:numFmt w:val="bullet"/>
      <w:lvlText w:val="o"/>
      <w:lvlJc w:val="left"/>
      <w:pPr>
        <w:ind w:left="1440" w:hanging="360"/>
      </w:pPr>
      <w:rPr>
        <w:rFonts w:hint="default" w:ascii="Courier New" w:hAnsi="Courier New"/>
      </w:rPr>
    </w:lvl>
    <w:lvl w:ilvl="2" w:tplc="ADA28CD2">
      <w:start w:val="1"/>
      <w:numFmt w:val="bullet"/>
      <w:lvlText w:val=""/>
      <w:lvlJc w:val="left"/>
      <w:pPr>
        <w:ind w:left="2160" w:hanging="360"/>
      </w:pPr>
      <w:rPr>
        <w:rFonts w:hint="default" w:ascii="Wingdings" w:hAnsi="Wingdings"/>
      </w:rPr>
    </w:lvl>
    <w:lvl w:ilvl="3" w:tplc="C1BA7BC6">
      <w:start w:val="1"/>
      <w:numFmt w:val="bullet"/>
      <w:lvlText w:val=""/>
      <w:lvlJc w:val="left"/>
      <w:pPr>
        <w:ind w:left="2880" w:hanging="360"/>
      </w:pPr>
      <w:rPr>
        <w:rFonts w:hint="default" w:ascii="Symbol" w:hAnsi="Symbol"/>
      </w:rPr>
    </w:lvl>
    <w:lvl w:ilvl="4" w:tplc="C07AAA62">
      <w:start w:val="1"/>
      <w:numFmt w:val="bullet"/>
      <w:lvlText w:val="o"/>
      <w:lvlJc w:val="left"/>
      <w:pPr>
        <w:ind w:left="3600" w:hanging="360"/>
      </w:pPr>
      <w:rPr>
        <w:rFonts w:hint="default" w:ascii="Courier New" w:hAnsi="Courier New"/>
      </w:rPr>
    </w:lvl>
    <w:lvl w:ilvl="5" w:tplc="E81C1A80">
      <w:start w:val="1"/>
      <w:numFmt w:val="bullet"/>
      <w:lvlText w:val=""/>
      <w:lvlJc w:val="left"/>
      <w:pPr>
        <w:ind w:left="4320" w:hanging="360"/>
      </w:pPr>
      <w:rPr>
        <w:rFonts w:hint="default" w:ascii="Wingdings" w:hAnsi="Wingdings"/>
      </w:rPr>
    </w:lvl>
    <w:lvl w:ilvl="6" w:tplc="FC669D42">
      <w:start w:val="1"/>
      <w:numFmt w:val="bullet"/>
      <w:lvlText w:val=""/>
      <w:lvlJc w:val="left"/>
      <w:pPr>
        <w:ind w:left="5040" w:hanging="360"/>
      </w:pPr>
      <w:rPr>
        <w:rFonts w:hint="default" w:ascii="Symbol" w:hAnsi="Symbol"/>
      </w:rPr>
    </w:lvl>
    <w:lvl w:ilvl="7" w:tplc="6CCAF064">
      <w:start w:val="1"/>
      <w:numFmt w:val="bullet"/>
      <w:lvlText w:val="o"/>
      <w:lvlJc w:val="left"/>
      <w:pPr>
        <w:ind w:left="5760" w:hanging="360"/>
      </w:pPr>
      <w:rPr>
        <w:rFonts w:hint="default" w:ascii="Courier New" w:hAnsi="Courier New"/>
      </w:rPr>
    </w:lvl>
    <w:lvl w:ilvl="8" w:tplc="B44650D2">
      <w:start w:val="1"/>
      <w:numFmt w:val="bullet"/>
      <w:lvlText w:val=""/>
      <w:lvlJc w:val="left"/>
      <w:pPr>
        <w:ind w:left="6480" w:hanging="360"/>
      </w:pPr>
      <w:rPr>
        <w:rFonts w:hint="default" w:ascii="Wingdings" w:hAnsi="Wingdings"/>
      </w:rPr>
    </w:lvl>
  </w:abstractNum>
  <w:abstractNum w:abstractNumId="36" w15:restartNumberingAfterBreak="0">
    <w:nsid w:val="21BAB2A7"/>
    <w:multiLevelType w:val="hybridMultilevel"/>
    <w:tmpl w:val="A62A16F0"/>
    <w:lvl w:ilvl="0" w:tplc="4B0C5ABA">
      <w:start w:val="1"/>
      <w:numFmt w:val="bullet"/>
      <w:lvlText w:val=""/>
      <w:lvlJc w:val="left"/>
      <w:pPr>
        <w:ind w:left="720" w:hanging="360"/>
      </w:pPr>
      <w:rPr>
        <w:rFonts w:hint="default" w:ascii="Symbol" w:hAnsi="Symbol"/>
      </w:rPr>
    </w:lvl>
    <w:lvl w:ilvl="1" w:tplc="EDE890B8">
      <w:start w:val="1"/>
      <w:numFmt w:val="bullet"/>
      <w:lvlText w:val="o"/>
      <w:lvlJc w:val="left"/>
      <w:pPr>
        <w:ind w:left="1440" w:hanging="360"/>
      </w:pPr>
      <w:rPr>
        <w:rFonts w:hint="default" w:ascii="Courier New" w:hAnsi="Courier New"/>
      </w:rPr>
    </w:lvl>
    <w:lvl w:ilvl="2" w:tplc="70F4C2B8">
      <w:start w:val="1"/>
      <w:numFmt w:val="bullet"/>
      <w:lvlText w:val=""/>
      <w:lvlJc w:val="left"/>
      <w:pPr>
        <w:ind w:left="2160" w:hanging="360"/>
      </w:pPr>
      <w:rPr>
        <w:rFonts w:hint="default" w:ascii="Wingdings" w:hAnsi="Wingdings"/>
      </w:rPr>
    </w:lvl>
    <w:lvl w:ilvl="3" w:tplc="BB1CB5A4">
      <w:start w:val="1"/>
      <w:numFmt w:val="bullet"/>
      <w:lvlText w:val=""/>
      <w:lvlJc w:val="left"/>
      <w:pPr>
        <w:ind w:left="2880" w:hanging="360"/>
      </w:pPr>
      <w:rPr>
        <w:rFonts w:hint="default" w:ascii="Symbol" w:hAnsi="Symbol"/>
      </w:rPr>
    </w:lvl>
    <w:lvl w:ilvl="4" w:tplc="0D8E6FF0">
      <w:start w:val="1"/>
      <w:numFmt w:val="bullet"/>
      <w:lvlText w:val="o"/>
      <w:lvlJc w:val="left"/>
      <w:pPr>
        <w:ind w:left="3600" w:hanging="360"/>
      </w:pPr>
      <w:rPr>
        <w:rFonts w:hint="default" w:ascii="Courier New" w:hAnsi="Courier New"/>
      </w:rPr>
    </w:lvl>
    <w:lvl w:ilvl="5" w:tplc="C946056C">
      <w:start w:val="1"/>
      <w:numFmt w:val="bullet"/>
      <w:lvlText w:val=""/>
      <w:lvlJc w:val="left"/>
      <w:pPr>
        <w:ind w:left="4320" w:hanging="360"/>
      </w:pPr>
      <w:rPr>
        <w:rFonts w:hint="default" w:ascii="Wingdings" w:hAnsi="Wingdings"/>
      </w:rPr>
    </w:lvl>
    <w:lvl w:ilvl="6" w:tplc="7A38234A">
      <w:start w:val="1"/>
      <w:numFmt w:val="bullet"/>
      <w:lvlText w:val=""/>
      <w:lvlJc w:val="left"/>
      <w:pPr>
        <w:ind w:left="5040" w:hanging="360"/>
      </w:pPr>
      <w:rPr>
        <w:rFonts w:hint="default" w:ascii="Symbol" w:hAnsi="Symbol"/>
      </w:rPr>
    </w:lvl>
    <w:lvl w:ilvl="7" w:tplc="13C6EE42">
      <w:start w:val="1"/>
      <w:numFmt w:val="bullet"/>
      <w:lvlText w:val="o"/>
      <w:lvlJc w:val="left"/>
      <w:pPr>
        <w:ind w:left="5760" w:hanging="360"/>
      </w:pPr>
      <w:rPr>
        <w:rFonts w:hint="default" w:ascii="Courier New" w:hAnsi="Courier New"/>
      </w:rPr>
    </w:lvl>
    <w:lvl w:ilvl="8" w:tplc="22E62998">
      <w:start w:val="1"/>
      <w:numFmt w:val="bullet"/>
      <w:lvlText w:val=""/>
      <w:lvlJc w:val="left"/>
      <w:pPr>
        <w:ind w:left="6480" w:hanging="360"/>
      </w:pPr>
      <w:rPr>
        <w:rFonts w:hint="default" w:ascii="Wingdings" w:hAnsi="Wingdings"/>
      </w:rPr>
    </w:lvl>
  </w:abstractNum>
  <w:abstractNum w:abstractNumId="37" w15:restartNumberingAfterBreak="0">
    <w:nsid w:val="223542D1"/>
    <w:multiLevelType w:val="hybridMultilevel"/>
    <w:tmpl w:val="A224CEC8"/>
    <w:lvl w:ilvl="0" w:tplc="85E2BCDE">
      <w:start w:val="1"/>
      <w:numFmt w:val="decimal"/>
      <w:lvlText w:val="%1)"/>
      <w:lvlJc w:val="left"/>
      <w:pPr>
        <w:ind w:left="720" w:hanging="360"/>
      </w:pPr>
    </w:lvl>
    <w:lvl w:ilvl="1" w:tplc="31666E50">
      <w:start w:val="1"/>
      <w:numFmt w:val="lowerLetter"/>
      <w:lvlText w:val="%2."/>
      <w:lvlJc w:val="left"/>
      <w:pPr>
        <w:ind w:left="1440" w:hanging="360"/>
      </w:pPr>
    </w:lvl>
    <w:lvl w:ilvl="2" w:tplc="785CF01A">
      <w:start w:val="1"/>
      <w:numFmt w:val="lowerRoman"/>
      <w:lvlText w:val="%3."/>
      <w:lvlJc w:val="right"/>
      <w:pPr>
        <w:ind w:left="2160" w:hanging="180"/>
      </w:pPr>
    </w:lvl>
    <w:lvl w:ilvl="3" w:tplc="CE647864">
      <w:start w:val="1"/>
      <w:numFmt w:val="decimal"/>
      <w:lvlText w:val="%4."/>
      <w:lvlJc w:val="left"/>
      <w:pPr>
        <w:ind w:left="2880" w:hanging="360"/>
      </w:pPr>
    </w:lvl>
    <w:lvl w:ilvl="4" w:tplc="33E8BB02">
      <w:start w:val="1"/>
      <w:numFmt w:val="lowerLetter"/>
      <w:lvlText w:val="%5."/>
      <w:lvlJc w:val="left"/>
      <w:pPr>
        <w:ind w:left="3600" w:hanging="360"/>
      </w:pPr>
    </w:lvl>
    <w:lvl w:ilvl="5" w:tplc="C0BEDA3A">
      <w:start w:val="1"/>
      <w:numFmt w:val="lowerRoman"/>
      <w:lvlText w:val="%6."/>
      <w:lvlJc w:val="right"/>
      <w:pPr>
        <w:ind w:left="4320" w:hanging="180"/>
      </w:pPr>
    </w:lvl>
    <w:lvl w:ilvl="6" w:tplc="69B4BE76">
      <w:start w:val="1"/>
      <w:numFmt w:val="decimal"/>
      <w:lvlText w:val="%7."/>
      <w:lvlJc w:val="left"/>
      <w:pPr>
        <w:ind w:left="5040" w:hanging="360"/>
      </w:pPr>
    </w:lvl>
    <w:lvl w:ilvl="7" w:tplc="617065C6">
      <w:start w:val="1"/>
      <w:numFmt w:val="lowerLetter"/>
      <w:lvlText w:val="%8."/>
      <w:lvlJc w:val="left"/>
      <w:pPr>
        <w:ind w:left="5760" w:hanging="360"/>
      </w:pPr>
    </w:lvl>
    <w:lvl w:ilvl="8" w:tplc="F6C8090A">
      <w:start w:val="1"/>
      <w:numFmt w:val="lowerRoman"/>
      <w:lvlText w:val="%9."/>
      <w:lvlJc w:val="right"/>
      <w:pPr>
        <w:ind w:left="6480" w:hanging="180"/>
      </w:pPr>
    </w:lvl>
  </w:abstractNum>
  <w:abstractNum w:abstractNumId="38" w15:restartNumberingAfterBreak="0">
    <w:nsid w:val="23619082"/>
    <w:multiLevelType w:val="hybridMultilevel"/>
    <w:tmpl w:val="FFFFFFFF"/>
    <w:lvl w:ilvl="0" w:tplc="78B2BF7C">
      <w:start w:val="1"/>
      <w:numFmt w:val="bullet"/>
      <w:lvlText w:val=""/>
      <w:lvlJc w:val="left"/>
      <w:pPr>
        <w:ind w:left="720" w:hanging="360"/>
      </w:pPr>
      <w:rPr>
        <w:rFonts w:hint="default" w:ascii="Symbol" w:hAnsi="Symbol"/>
      </w:rPr>
    </w:lvl>
    <w:lvl w:ilvl="1" w:tplc="AB7EA536">
      <w:start w:val="1"/>
      <w:numFmt w:val="bullet"/>
      <w:lvlText w:val="o"/>
      <w:lvlJc w:val="left"/>
      <w:pPr>
        <w:ind w:left="1440" w:hanging="360"/>
      </w:pPr>
      <w:rPr>
        <w:rFonts w:hint="default" w:ascii="Courier New" w:hAnsi="Courier New"/>
      </w:rPr>
    </w:lvl>
    <w:lvl w:ilvl="2" w:tplc="A91C2C38">
      <w:start w:val="1"/>
      <w:numFmt w:val="bullet"/>
      <w:lvlText w:val=""/>
      <w:lvlJc w:val="left"/>
      <w:pPr>
        <w:ind w:left="2160" w:hanging="360"/>
      </w:pPr>
      <w:rPr>
        <w:rFonts w:hint="default" w:ascii="Wingdings" w:hAnsi="Wingdings"/>
      </w:rPr>
    </w:lvl>
    <w:lvl w:ilvl="3" w:tplc="CFCEABC6">
      <w:start w:val="1"/>
      <w:numFmt w:val="bullet"/>
      <w:lvlText w:val=""/>
      <w:lvlJc w:val="left"/>
      <w:pPr>
        <w:ind w:left="2880" w:hanging="360"/>
      </w:pPr>
      <w:rPr>
        <w:rFonts w:hint="default" w:ascii="Symbol" w:hAnsi="Symbol"/>
      </w:rPr>
    </w:lvl>
    <w:lvl w:ilvl="4" w:tplc="395E2F62">
      <w:start w:val="1"/>
      <w:numFmt w:val="bullet"/>
      <w:lvlText w:val="o"/>
      <w:lvlJc w:val="left"/>
      <w:pPr>
        <w:ind w:left="3600" w:hanging="360"/>
      </w:pPr>
      <w:rPr>
        <w:rFonts w:hint="default" w:ascii="Courier New" w:hAnsi="Courier New"/>
      </w:rPr>
    </w:lvl>
    <w:lvl w:ilvl="5" w:tplc="35E873AA">
      <w:start w:val="1"/>
      <w:numFmt w:val="bullet"/>
      <w:lvlText w:val=""/>
      <w:lvlJc w:val="left"/>
      <w:pPr>
        <w:ind w:left="4320" w:hanging="360"/>
      </w:pPr>
      <w:rPr>
        <w:rFonts w:hint="default" w:ascii="Wingdings" w:hAnsi="Wingdings"/>
      </w:rPr>
    </w:lvl>
    <w:lvl w:ilvl="6" w:tplc="C5722B20">
      <w:start w:val="1"/>
      <w:numFmt w:val="bullet"/>
      <w:lvlText w:val=""/>
      <w:lvlJc w:val="left"/>
      <w:pPr>
        <w:ind w:left="5040" w:hanging="360"/>
      </w:pPr>
      <w:rPr>
        <w:rFonts w:hint="default" w:ascii="Symbol" w:hAnsi="Symbol"/>
      </w:rPr>
    </w:lvl>
    <w:lvl w:ilvl="7" w:tplc="E844FE7A">
      <w:start w:val="1"/>
      <w:numFmt w:val="bullet"/>
      <w:lvlText w:val="o"/>
      <w:lvlJc w:val="left"/>
      <w:pPr>
        <w:ind w:left="5760" w:hanging="360"/>
      </w:pPr>
      <w:rPr>
        <w:rFonts w:hint="default" w:ascii="Courier New" w:hAnsi="Courier New"/>
      </w:rPr>
    </w:lvl>
    <w:lvl w:ilvl="8" w:tplc="37FC4636">
      <w:start w:val="1"/>
      <w:numFmt w:val="bullet"/>
      <w:lvlText w:val=""/>
      <w:lvlJc w:val="left"/>
      <w:pPr>
        <w:ind w:left="6480" w:hanging="360"/>
      </w:pPr>
      <w:rPr>
        <w:rFonts w:hint="default" w:ascii="Wingdings" w:hAnsi="Wingdings"/>
      </w:rPr>
    </w:lvl>
  </w:abstractNum>
  <w:abstractNum w:abstractNumId="39" w15:restartNumberingAfterBreak="0">
    <w:nsid w:val="23C73ACF"/>
    <w:multiLevelType w:val="hybridMultilevel"/>
    <w:tmpl w:val="FFFFFFFF"/>
    <w:lvl w:ilvl="0" w:tplc="38EE6418">
      <w:start w:val="1"/>
      <w:numFmt w:val="decimal"/>
      <w:lvlText w:val="%1."/>
      <w:lvlJc w:val="left"/>
      <w:pPr>
        <w:ind w:left="720" w:hanging="360"/>
      </w:pPr>
    </w:lvl>
    <w:lvl w:ilvl="1" w:tplc="44780AE6">
      <w:start w:val="1"/>
      <w:numFmt w:val="lowerLetter"/>
      <w:lvlText w:val="%2."/>
      <w:lvlJc w:val="left"/>
      <w:pPr>
        <w:ind w:left="1440" w:hanging="360"/>
      </w:pPr>
    </w:lvl>
    <w:lvl w:ilvl="2" w:tplc="95C673DC">
      <w:start w:val="1"/>
      <w:numFmt w:val="lowerRoman"/>
      <w:lvlText w:val="%3."/>
      <w:lvlJc w:val="right"/>
      <w:pPr>
        <w:ind w:left="2160" w:hanging="180"/>
      </w:pPr>
    </w:lvl>
    <w:lvl w:ilvl="3" w:tplc="430692A4">
      <w:start w:val="1"/>
      <w:numFmt w:val="decimal"/>
      <w:lvlText w:val="%4."/>
      <w:lvlJc w:val="left"/>
      <w:pPr>
        <w:ind w:left="2880" w:hanging="360"/>
      </w:pPr>
    </w:lvl>
    <w:lvl w:ilvl="4" w:tplc="25C68C40">
      <w:start w:val="1"/>
      <w:numFmt w:val="lowerLetter"/>
      <w:lvlText w:val="%5."/>
      <w:lvlJc w:val="left"/>
      <w:pPr>
        <w:ind w:left="3600" w:hanging="360"/>
      </w:pPr>
    </w:lvl>
    <w:lvl w:ilvl="5" w:tplc="E8025BB6">
      <w:start w:val="1"/>
      <w:numFmt w:val="lowerRoman"/>
      <w:lvlText w:val="%6."/>
      <w:lvlJc w:val="right"/>
      <w:pPr>
        <w:ind w:left="4320" w:hanging="180"/>
      </w:pPr>
    </w:lvl>
    <w:lvl w:ilvl="6" w:tplc="CE0C30D4">
      <w:start w:val="1"/>
      <w:numFmt w:val="decimal"/>
      <w:lvlText w:val="%7."/>
      <w:lvlJc w:val="left"/>
      <w:pPr>
        <w:ind w:left="5040" w:hanging="360"/>
      </w:pPr>
    </w:lvl>
    <w:lvl w:ilvl="7" w:tplc="B4D61322">
      <w:start w:val="1"/>
      <w:numFmt w:val="lowerLetter"/>
      <w:lvlText w:val="%8."/>
      <w:lvlJc w:val="left"/>
      <w:pPr>
        <w:ind w:left="5760" w:hanging="360"/>
      </w:pPr>
    </w:lvl>
    <w:lvl w:ilvl="8" w:tplc="85CEC95E">
      <w:start w:val="1"/>
      <w:numFmt w:val="lowerRoman"/>
      <w:lvlText w:val="%9."/>
      <w:lvlJc w:val="right"/>
      <w:pPr>
        <w:ind w:left="6480" w:hanging="180"/>
      </w:pPr>
    </w:lvl>
  </w:abstractNum>
  <w:abstractNum w:abstractNumId="40" w15:restartNumberingAfterBreak="0">
    <w:nsid w:val="2407B096"/>
    <w:multiLevelType w:val="hybridMultilevel"/>
    <w:tmpl w:val="FFFFFFFF"/>
    <w:lvl w:ilvl="0" w:tplc="93FCA4F0">
      <w:start w:val="8"/>
      <w:numFmt w:val="decimal"/>
      <w:lvlText w:val="%1."/>
      <w:lvlJc w:val="left"/>
      <w:pPr>
        <w:ind w:left="720" w:hanging="360"/>
      </w:pPr>
    </w:lvl>
    <w:lvl w:ilvl="1" w:tplc="F41A0FB2">
      <w:start w:val="1"/>
      <w:numFmt w:val="lowerLetter"/>
      <w:lvlText w:val="%2."/>
      <w:lvlJc w:val="left"/>
      <w:pPr>
        <w:ind w:left="1440" w:hanging="360"/>
      </w:pPr>
    </w:lvl>
    <w:lvl w:ilvl="2" w:tplc="5A781EDE">
      <w:start w:val="1"/>
      <w:numFmt w:val="lowerRoman"/>
      <w:lvlText w:val="%3."/>
      <w:lvlJc w:val="right"/>
      <w:pPr>
        <w:ind w:left="2160" w:hanging="180"/>
      </w:pPr>
    </w:lvl>
    <w:lvl w:ilvl="3" w:tplc="AC1EAC08">
      <w:start w:val="1"/>
      <w:numFmt w:val="decimal"/>
      <w:lvlText w:val="%4."/>
      <w:lvlJc w:val="left"/>
      <w:pPr>
        <w:ind w:left="2880" w:hanging="360"/>
      </w:pPr>
    </w:lvl>
    <w:lvl w:ilvl="4" w:tplc="64FEDE3A">
      <w:start w:val="1"/>
      <w:numFmt w:val="lowerLetter"/>
      <w:lvlText w:val="%5."/>
      <w:lvlJc w:val="left"/>
      <w:pPr>
        <w:ind w:left="3600" w:hanging="360"/>
      </w:pPr>
    </w:lvl>
    <w:lvl w:ilvl="5" w:tplc="E01C300C">
      <w:start w:val="1"/>
      <w:numFmt w:val="lowerRoman"/>
      <w:lvlText w:val="%6."/>
      <w:lvlJc w:val="right"/>
      <w:pPr>
        <w:ind w:left="4320" w:hanging="180"/>
      </w:pPr>
    </w:lvl>
    <w:lvl w:ilvl="6" w:tplc="C7CC5066">
      <w:start w:val="1"/>
      <w:numFmt w:val="decimal"/>
      <w:lvlText w:val="%7."/>
      <w:lvlJc w:val="left"/>
      <w:pPr>
        <w:ind w:left="5040" w:hanging="360"/>
      </w:pPr>
    </w:lvl>
    <w:lvl w:ilvl="7" w:tplc="EA682928">
      <w:start w:val="1"/>
      <w:numFmt w:val="lowerLetter"/>
      <w:lvlText w:val="%8."/>
      <w:lvlJc w:val="left"/>
      <w:pPr>
        <w:ind w:left="5760" w:hanging="360"/>
      </w:pPr>
    </w:lvl>
    <w:lvl w:ilvl="8" w:tplc="4E20A4B8">
      <w:start w:val="1"/>
      <w:numFmt w:val="lowerRoman"/>
      <w:lvlText w:val="%9."/>
      <w:lvlJc w:val="right"/>
      <w:pPr>
        <w:ind w:left="6480" w:hanging="180"/>
      </w:pPr>
    </w:lvl>
  </w:abstractNum>
  <w:abstractNum w:abstractNumId="41" w15:restartNumberingAfterBreak="0">
    <w:nsid w:val="25222962"/>
    <w:multiLevelType w:val="hybridMultilevel"/>
    <w:tmpl w:val="FFFFFFFF"/>
    <w:lvl w:ilvl="0" w:tplc="498ACB46">
      <w:start w:val="1"/>
      <w:numFmt w:val="bullet"/>
      <w:lvlText w:val=""/>
      <w:lvlJc w:val="left"/>
      <w:pPr>
        <w:ind w:left="720" w:hanging="360"/>
      </w:pPr>
      <w:rPr>
        <w:rFonts w:hint="default" w:ascii="Symbol" w:hAnsi="Symbol"/>
      </w:rPr>
    </w:lvl>
    <w:lvl w:ilvl="1" w:tplc="D372427C">
      <w:start w:val="1"/>
      <w:numFmt w:val="bullet"/>
      <w:lvlText w:val="o"/>
      <w:lvlJc w:val="left"/>
      <w:pPr>
        <w:ind w:left="1440" w:hanging="360"/>
      </w:pPr>
      <w:rPr>
        <w:rFonts w:hint="default" w:ascii="Courier New" w:hAnsi="Courier New"/>
      </w:rPr>
    </w:lvl>
    <w:lvl w:ilvl="2" w:tplc="18EC6404">
      <w:start w:val="1"/>
      <w:numFmt w:val="bullet"/>
      <w:lvlText w:val=""/>
      <w:lvlJc w:val="left"/>
      <w:pPr>
        <w:ind w:left="2160" w:hanging="360"/>
      </w:pPr>
      <w:rPr>
        <w:rFonts w:hint="default" w:ascii="Wingdings" w:hAnsi="Wingdings"/>
      </w:rPr>
    </w:lvl>
    <w:lvl w:ilvl="3" w:tplc="813A1E52">
      <w:start w:val="1"/>
      <w:numFmt w:val="bullet"/>
      <w:lvlText w:val=""/>
      <w:lvlJc w:val="left"/>
      <w:pPr>
        <w:ind w:left="2880" w:hanging="360"/>
      </w:pPr>
      <w:rPr>
        <w:rFonts w:hint="default" w:ascii="Symbol" w:hAnsi="Symbol"/>
      </w:rPr>
    </w:lvl>
    <w:lvl w:ilvl="4" w:tplc="97D65134">
      <w:start w:val="1"/>
      <w:numFmt w:val="bullet"/>
      <w:lvlText w:val="o"/>
      <w:lvlJc w:val="left"/>
      <w:pPr>
        <w:ind w:left="3600" w:hanging="360"/>
      </w:pPr>
      <w:rPr>
        <w:rFonts w:hint="default" w:ascii="Courier New" w:hAnsi="Courier New"/>
      </w:rPr>
    </w:lvl>
    <w:lvl w:ilvl="5" w:tplc="A9F82B68">
      <w:start w:val="1"/>
      <w:numFmt w:val="bullet"/>
      <w:lvlText w:val=""/>
      <w:lvlJc w:val="left"/>
      <w:pPr>
        <w:ind w:left="4320" w:hanging="360"/>
      </w:pPr>
      <w:rPr>
        <w:rFonts w:hint="default" w:ascii="Wingdings" w:hAnsi="Wingdings"/>
      </w:rPr>
    </w:lvl>
    <w:lvl w:ilvl="6" w:tplc="BF12B6D4">
      <w:start w:val="1"/>
      <w:numFmt w:val="bullet"/>
      <w:lvlText w:val=""/>
      <w:lvlJc w:val="left"/>
      <w:pPr>
        <w:ind w:left="5040" w:hanging="360"/>
      </w:pPr>
      <w:rPr>
        <w:rFonts w:hint="default" w:ascii="Symbol" w:hAnsi="Symbol"/>
      </w:rPr>
    </w:lvl>
    <w:lvl w:ilvl="7" w:tplc="5C523E00">
      <w:start w:val="1"/>
      <w:numFmt w:val="bullet"/>
      <w:lvlText w:val="o"/>
      <w:lvlJc w:val="left"/>
      <w:pPr>
        <w:ind w:left="5760" w:hanging="360"/>
      </w:pPr>
      <w:rPr>
        <w:rFonts w:hint="default" w:ascii="Courier New" w:hAnsi="Courier New"/>
      </w:rPr>
    </w:lvl>
    <w:lvl w:ilvl="8" w:tplc="E2C4F4E6">
      <w:start w:val="1"/>
      <w:numFmt w:val="bullet"/>
      <w:lvlText w:val=""/>
      <w:lvlJc w:val="left"/>
      <w:pPr>
        <w:ind w:left="6480" w:hanging="360"/>
      </w:pPr>
      <w:rPr>
        <w:rFonts w:hint="default" w:ascii="Wingdings" w:hAnsi="Wingdings"/>
      </w:rPr>
    </w:lvl>
  </w:abstractNum>
  <w:abstractNum w:abstractNumId="42" w15:restartNumberingAfterBreak="0">
    <w:nsid w:val="259B55FE"/>
    <w:multiLevelType w:val="hybridMultilevel"/>
    <w:tmpl w:val="3C82C086"/>
    <w:lvl w:ilvl="0" w:tplc="797C304A">
      <w:start w:val="1"/>
      <w:numFmt w:val="bullet"/>
      <w:lvlText w:val=""/>
      <w:lvlJc w:val="left"/>
      <w:pPr>
        <w:ind w:left="720" w:hanging="360"/>
      </w:pPr>
      <w:rPr>
        <w:rFonts w:hint="default" w:ascii="Symbol" w:hAnsi="Symbol"/>
      </w:rPr>
    </w:lvl>
    <w:lvl w:ilvl="1" w:tplc="E24E5D60">
      <w:start w:val="1"/>
      <w:numFmt w:val="bullet"/>
      <w:lvlText w:val="o"/>
      <w:lvlJc w:val="left"/>
      <w:pPr>
        <w:ind w:left="1440" w:hanging="360"/>
      </w:pPr>
      <w:rPr>
        <w:rFonts w:hint="default" w:ascii="Courier New" w:hAnsi="Courier New"/>
      </w:rPr>
    </w:lvl>
    <w:lvl w:ilvl="2" w:tplc="AA48F5C6">
      <w:start w:val="1"/>
      <w:numFmt w:val="bullet"/>
      <w:lvlText w:val=""/>
      <w:lvlJc w:val="left"/>
      <w:pPr>
        <w:ind w:left="2160" w:hanging="360"/>
      </w:pPr>
      <w:rPr>
        <w:rFonts w:hint="default" w:ascii="Wingdings" w:hAnsi="Wingdings"/>
      </w:rPr>
    </w:lvl>
    <w:lvl w:ilvl="3" w:tplc="4BEC05DC">
      <w:start w:val="1"/>
      <w:numFmt w:val="bullet"/>
      <w:lvlText w:val=""/>
      <w:lvlJc w:val="left"/>
      <w:pPr>
        <w:ind w:left="2880" w:hanging="360"/>
      </w:pPr>
      <w:rPr>
        <w:rFonts w:hint="default" w:ascii="Symbol" w:hAnsi="Symbol"/>
      </w:rPr>
    </w:lvl>
    <w:lvl w:ilvl="4" w:tplc="4BE86BDA">
      <w:start w:val="1"/>
      <w:numFmt w:val="bullet"/>
      <w:lvlText w:val="o"/>
      <w:lvlJc w:val="left"/>
      <w:pPr>
        <w:ind w:left="3600" w:hanging="360"/>
      </w:pPr>
      <w:rPr>
        <w:rFonts w:hint="default" w:ascii="Courier New" w:hAnsi="Courier New"/>
      </w:rPr>
    </w:lvl>
    <w:lvl w:ilvl="5" w:tplc="002CE7DC">
      <w:start w:val="1"/>
      <w:numFmt w:val="bullet"/>
      <w:lvlText w:val=""/>
      <w:lvlJc w:val="left"/>
      <w:pPr>
        <w:ind w:left="4320" w:hanging="360"/>
      </w:pPr>
      <w:rPr>
        <w:rFonts w:hint="default" w:ascii="Wingdings" w:hAnsi="Wingdings"/>
      </w:rPr>
    </w:lvl>
    <w:lvl w:ilvl="6" w:tplc="8F9244A2">
      <w:start w:val="1"/>
      <w:numFmt w:val="bullet"/>
      <w:lvlText w:val=""/>
      <w:lvlJc w:val="left"/>
      <w:pPr>
        <w:ind w:left="5040" w:hanging="360"/>
      </w:pPr>
      <w:rPr>
        <w:rFonts w:hint="default" w:ascii="Symbol" w:hAnsi="Symbol"/>
      </w:rPr>
    </w:lvl>
    <w:lvl w:ilvl="7" w:tplc="8528CDDE">
      <w:start w:val="1"/>
      <w:numFmt w:val="bullet"/>
      <w:lvlText w:val="o"/>
      <w:lvlJc w:val="left"/>
      <w:pPr>
        <w:ind w:left="5760" w:hanging="360"/>
      </w:pPr>
      <w:rPr>
        <w:rFonts w:hint="default" w:ascii="Courier New" w:hAnsi="Courier New"/>
      </w:rPr>
    </w:lvl>
    <w:lvl w:ilvl="8" w:tplc="6D5E247C">
      <w:start w:val="1"/>
      <w:numFmt w:val="bullet"/>
      <w:lvlText w:val=""/>
      <w:lvlJc w:val="left"/>
      <w:pPr>
        <w:ind w:left="6480" w:hanging="360"/>
      </w:pPr>
      <w:rPr>
        <w:rFonts w:hint="default" w:ascii="Wingdings" w:hAnsi="Wingdings"/>
      </w:rPr>
    </w:lvl>
  </w:abstractNum>
  <w:abstractNum w:abstractNumId="43" w15:restartNumberingAfterBreak="0">
    <w:nsid w:val="262942FF"/>
    <w:multiLevelType w:val="hybridMultilevel"/>
    <w:tmpl w:val="3774B2DC"/>
    <w:lvl w:ilvl="0" w:tplc="413ADBDE">
      <w:start w:val="1"/>
      <w:numFmt w:val="decimal"/>
      <w:lvlText w:val="%1."/>
      <w:lvlJc w:val="left"/>
      <w:pPr>
        <w:ind w:left="720" w:hanging="360"/>
      </w:pPr>
    </w:lvl>
    <w:lvl w:ilvl="1" w:tplc="5764329A">
      <w:start w:val="1"/>
      <w:numFmt w:val="lowerLetter"/>
      <w:lvlText w:val="%2."/>
      <w:lvlJc w:val="left"/>
      <w:pPr>
        <w:ind w:left="1440" w:hanging="360"/>
      </w:pPr>
    </w:lvl>
    <w:lvl w:ilvl="2" w:tplc="AF26D2A8">
      <w:start w:val="1"/>
      <w:numFmt w:val="lowerRoman"/>
      <w:lvlText w:val="%3."/>
      <w:lvlJc w:val="right"/>
      <w:pPr>
        <w:ind w:left="2160" w:hanging="180"/>
      </w:pPr>
    </w:lvl>
    <w:lvl w:ilvl="3" w:tplc="28966EC6">
      <w:start w:val="1"/>
      <w:numFmt w:val="decimal"/>
      <w:lvlText w:val="%4."/>
      <w:lvlJc w:val="left"/>
      <w:pPr>
        <w:ind w:left="2880" w:hanging="360"/>
      </w:pPr>
    </w:lvl>
    <w:lvl w:ilvl="4" w:tplc="2BBAFDBE">
      <w:start w:val="1"/>
      <w:numFmt w:val="lowerLetter"/>
      <w:lvlText w:val="%5."/>
      <w:lvlJc w:val="left"/>
      <w:pPr>
        <w:ind w:left="3600" w:hanging="360"/>
      </w:pPr>
    </w:lvl>
    <w:lvl w:ilvl="5" w:tplc="E550CEF6">
      <w:start w:val="1"/>
      <w:numFmt w:val="lowerRoman"/>
      <w:lvlText w:val="%6."/>
      <w:lvlJc w:val="right"/>
      <w:pPr>
        <w:ind w:left="4320" w:hanging="180"/>
      </w:pPr>
    </w:lvl>
    <w:lvl w:ilvl="6" w:tplc="6FD81FE8">
      <w:start w:val="1"/>
      <w:numFmt w:val="decimal"/>
      <w:lvlText w:val="%7."/>
      <w:lvlJc w:val="left"/>
      <w:pPr>
        <w:ind w:left="5040" w:hanging="360"/>
      </w:pPr>
    </w:lvl>
    <w:lvl w:ilvl="7" w:tplc="4EBAA104">
      <w:start w:val="1"/>
      <w:numFmt w:val="lowerLetter"/>
      <w:lvlText w:val="%8."/>
      <w:lvlJc w:val="left"/>
      <w:pPr>
        <w:ind w:left="5760" w:hanging="360"/>
      </w:pPr>
    </w:lvl>
    <w:lvl w:ilvl="8" w:tplc="BC081F30">
      <w:start w:val="1"/>
      <w:numFmt w:val="lowerRoman"/>
      <w:lvlText w:val="%9."/>
      <w:lvlJc w:val="right"/>
      <w:pPr>
        <w:ind w:left="6480" w:hanging="180"/>
      </w:pPr>
    </w:lvl>
  </w:abstractNum>
  <w:abstractNum w:abstractNumId="44" w15:restartNumberingAfterBreak="0">
    <w:nsid w:val="2633F96B"/>
    <w:multiLevelType w:val="hybridMultilevel"/>
    <w:tmpl w:val="FFFFFFFF"/>
    <w:lvl w:ilvl="0" w:tplc="407C1F1A">
      <w:start w:val="1"/>
      <w:numFmt w:val="bullet"/>
      <w:lvlText w:val=""/>
      <w:lvlJc w:val="left"/>
      <w:pPr>
        <w:ind w:left="720" w:hanging="360"/>
      </w:pPr>
      <w:rPr>
        <w:rFonts w:hint="default" w:ascii="Symbol" w:hAnsi="Symbol"/>
      </w:rPr>
    </w:lvl>
    <w:lvl w:ilvl="1" w:tplc="91C6C9FA">
      <w:start w:val="1"/>
      <w:numFmt w:val="bullet"/>
      <w:lvlText w:val="o"/>
      <w:lvlJc w:val="left"/>
      <w:pPr>
        <w:ind w:left="1440" w:hanging="360"/>
      </w:pPr>
      <w:rPr>
        <w:rFonts w:hint="default" w:ascii="Courier New" w:hAnsi="Courier New"/>
      </w:rPr>
    </w:lvl>
    <w:lvl w:ilvl="2" w:tplc="034835CA">
      <w:start w:val="1"/>
      <w:numFmt w:val="bullet"/>
      <w:lvlText w:val=""/>
      <w:lvlJc w:val="left"/>
      <w:pPr>
        <w:ind w:left="2160" w:hanging="360"/>
      </w:pPr>
      <w:rPr>
        <w:rFonts w:hint="default" w:ascii="Wingdings" w:hAnsi="Wingdings"/>
      </w:rPr>
    </w:lvl>
    <w:lvl w:ilvl="3" w:tplc="D2685D3A">
      <w:start w:val="1"/>
      <w:numFmt w:val="bullet"/>
      <w:lvlText w:val=""/>
      <w:lvlJc w:val="left"/>
      <w:pPr>
        <w:ind w:left="2880" w:hanging="360"/>
      </w:pPr>
      <w:rPr>
        <w:rFonts w:hint="default" w:ascii="Symbol" w:hAnsi="Symbol"/>
      </w:rPr>
    </w:lvl>
    <w:lvl w:ilvl="4" w:tplc="D9366C98">
      <w:start w:val="1"/>
      <w:numFmt w:val="bullet"/>
      <w:lvlText w:val="o"/>
      <w:lvlJc w:val="left"/>
      <w:pPr>
        <w:ind w:left="3600" w:hanging="360"/>
      </w:pPr>
      <w:rPr>
        <w:rFonts w:hint="default" w:ascii="Courier New" w:hAnsi="Courier New"/>
      </w:rPr>
    </w:lvl>
    <w:lvl w:ilvl="5" w:tplc="934646DC">
      <w:start w:val="1"/>
      <w:numFmt w:val="bullet"/>
      <w:lvlText w:val=""/>
      <w:lvlJc w:val="left"/>
      <w:pPr>
        <w:ind w:left="4320" w:hanging="360"/>
      </w:pPr>
      <w:rPr>
        <w:rFonts w:hint="default" w:ascii="Wingdings" w:hAnsi="Wingdings"/>
      </w:rPr>
    </w:lvl>
    <w:lvl w:ilvl="6" w:tplc="E9285C72">
      <w:start w:val="1"/>
      <w:numFmt w:val="bullet"/>
      <w:lvlText w:val=""/>
      <w:lvlJc w:val="left"/>
      <w:pPr>
        <w:ind w:left="5040" w:hanging="360"/>
      </w:pPr>
      <w:rPr>
        <w:rFonts w:hint="default" w:ascii="Symbol" w:hAnsi="Symbol"/>
      </w:rPr>
    </w:lvl>
    <w:lvl w:ilvl="7" w:tplc="1126340C">
      <w:start w:val="1"/>
      <w:numFmt w:val="bullet"/>
      <w:lvlText w:val="o"/>
      <w:lvlJc w:val="left"/>
      <w:pPr>
        <w:ind w:left="5760" w:hanging="360"/>
      </w:pPr>
      <w:rPr>
        <w:rFonts w:hint="default" w:ascii="Courier New" w:hAnsi="Courier New"/>
      </w:rPr>
    </w:lvl>
    <w:lvl w:ilvl="8" w:tplc="120A6180">
      <w:start w:val="1"/>
      <w:numFmt w:val="bullet"/>
      <w:lvlText w:val=""/>
      <w:lvlJc w:val="left"/>
      <w:pPr>
        <w:ind w:left="6480" w:hanging="360"/>
      </w:pPr>
      <w:rPr>
        <w:rFonts w:hint="default" w:ascii="Wingdings" w:hAnsi="Wingdings"/>
      </w:rPr>
    </w:lvl>
  </w:abstractNum>
  <w:abstractNum w:abstractNumId="45" w15:restartNumberingAfterBreak="0">
    <w:nsid w:val="265CBA16"/>
    <w:multiLevelType w:val="hybridMultilevel"/>
    <w:tmpl w:val="1144A86E"/>
    <w:lvl w:ilvl="0" w:tplc="27EE62EA">
      <w:start w:val="1"/>
      <w:numFmt w:val="bullet"/>
      <w:lvlText w:val="o"/>
      <w:lvlJc w:val="left"/>
      <w:pPr>
        <w:ind w:left="1080" w:hanging="360"/>
      </w:pPr>
      <w:rPr>
        <w:rFonts w:hint="default" w:ascii="Courier New" w:hAnsi="Courier New"/>
      </w:rPr>
    </w:lvl>
    <w:lvl w:ilvl="1" w:tplc="18C8040C">
      <w:start w:val="1"/>
      <w:numFmt w:val="bullet"/>
      <w:lvlText w:val="o"/>
      <w:lvlJc w:val="left"/>
      <w:pPr>
        <w:ind w:left="1800" w:hanging="360"/>
      </w:pPr>
      <w:rPr>
        <w:rFonts w:hint="default" w:ascii="Courier New" w:hAnsi="Courier New"/>
      </w:rPr>
    </w:lvl>
    <w:lvl w:ilvl="2" w:tplc="C40A4892">
      <w:start w:val="1"/>
      <w:numFmt w:val="bullet"/>
      <w:lvlText w:val=""/>
      <w:lvlJc w:val="left"/>
      <w:pPr>
        <w:ind w:left="2520" w:hanging="360"/>
      </w:pPr>
      <w:rPr>
        <w:rFonts w:hint="default" w:ascii="Wingdings" w:hAnsi="Wingdings"/>
      </w:rPr>
    </w:lvl>
    <w:lvl w:ilvl="3" w:tplc="6CDC9F1C">
      <w:start w:val="1"/>
      <w:numFmt w:val="bullet"/>
      <w:lvlText w:val=""/>
      <w:lvlJc w:val="left"/>
      <w:pPr>
        <w:ind w:left="3240" w:hanging="360"/>
      </w:pPr>
      <w:rPr>
        <w:rFonts w:hint="default" w:ascii="Symbol" w:hAnsi="Symbol"/>
      </w:rPr>
    </w:lvl>
    <w:lvl w:ilvl="4" w:tplc="9FCC0636">
      <w:start w:val="1"/>
      <w:numFmt w:val="bullet"/>
      <w:lvlText w:val="o"/>
      <w:lvlJc w:val="left"/>
      <w:pPr>
        <w:ind w:left="3960" w:hanging="360"/>
      </w:pPr>
      <w:rPr>
        <w:rFonts w:hint="default" w:ascii="Courier New" w:hAnsi="Courier New"/>
      </w:rPr>
    </w:lvl>
    <w:lvl w:ilvl="5" w:tplc="C87CD812">
      <w:start w:val="1"/>
      <w:numFmt w:val="bullet"/>
      <w:lvlText w:val=""/>
      <w:lvlJc w:val="left"/>
      <w:pPr>
        <w:ind w:left="4680" w:hanging="360"/>
      </w:pPr>
      <w:rPr>
        <w:rFonts w:hint="default" w:ascii="Wingdings" w:hAnsi="Wingdings"/>
      </w:rPr>
    </w:lvl>
    <w:lvl w:ilvl="6" w:tplc="ED9ACC76">
      <w:start w:val="1"/>
      <w:numFmt w:val="bullet"/>
      <w:lvlText w:val=""/>
      <w:lvlJc w:val="left"/>
      <w:pPr>
        <w:ind w:left="5400" w:hanging="360"/>
      </w:pPr>
      <w:rPr>
        <w:rFonts w:hint="default" w:ascii="Symbol" w:hAnsi="Symbol"/>
      </w:rPr>
    </w:lvl>
    <w:lvl w:ilvl="7" w:tplc="7C58BD78">
      <w:start w:val="1"/>
      <w:numFmt w:val="bullet"/>
      <w:lvlText w:val="o"/>
      <w:lvlJc w:val="left"/>
      <w:pPr>
        <w:ind w:left="6120" w:hanging="360"/>
      </w:pPr>
      <w:rPr>
        <w:rFonts w:hint="default" w:ascii="Courier New" w:hAnsi="Courier New"/>
      </w:rPr>
    </w:lvl>
    <w:lvl w:ilvl="8" w:tplc="4DAAD4A4">
      <w:start w:val="1"/>
      <w:numFmt w:val="bullet"/>
      <w:lvlText w:val=""/>
      <w:lvlJc w:val="left"/>
      <w:pPr>
        <w:ind w:left="6840" w:hanging="360"/>
      </w:pPr>
      <w:rPr>
        <w:rFonts w:hint="default" w:ascii="Wingdings" w:hAnsi="Wingdings"/>
      </w:rPr>
    </w:lvl>
  </w:abstractNum>
  <w:abstractNum w:abstractNumId="46" w15:restartNumberingAfterBreak="0">
    <w:nsid w:val="27BE98BB"/>
    <w:multiLevelType w:val="hybridMultilevel"/>
    <w:tmpl w:val="FFFFFFFF"/>
    <w:lvl w:ilvl="0" w:tplc="C95667C4">
      <w:start w:val="2"/>
      <w:numFmt w:val="decimal"/>
      <w:lvlText w:val="%1."/>
      <w:lvlJc w:val="left"/>
      <w:pPr>
        <w:ind w:left="720" w:hanging="360"/>
      </w:pPr>
    </w:lvl>
    <w:lvl w:ilvl="1" w:tplc="63760A40">
      <w:start w:val="1"/>
      <w:numFmt w:val="lowerLetter"/>
      <w:lvlText w:val="%2."/>
      <w:lvlJc w:val="left"/>
      <w:pPr>
        <w:ind w:left="1440" w:hanging="360"/>
      </w:pPr>
    </w:lvl>
    <w:lvl w:ilvl="2" w:tplc="94E0CC7C">
      <w:start w:val="1"/>
      <w:numFmt w:val="lowerRoman"/>
      <w:lvlText w:val="%3."/>
      <w:lvlJc w:val="right"/>
      <w:pPr>
        <w:ind w:left="2160" w:hanging="180"/>
      </w:pPr>
    </w:lvl>
    <w:lvl w:ilvl="3" w:tplc="42D0B552">
      <w:start w:val="1"/>
      <w:numFmt w:val="decimal"/>
      <w:lvlText w:val="%4."/>
      <w:lvlJc w:val="left"/>
      <w:pPr>
        <w:ind w:left="2880" w:hanging="360"/>
      </w:pPr>
    </w:lvl>
    <w:lvl w:ilvl="4" w:tplc="A03CB938">
      <w:start w:val="1"/>
      <w:numFmt w:val="lowerLetter"/>
      <w:lvlText w:val="%5."/>
      <w:lvlJc w:val="left"/>
      <w:pPr>
        <w:ind w:left="3600" w:hanging="360"/>
      </w:pPr>
    </w:lvl>
    <w:lvl w:ilvl="5" w:tplc="0BCC0FDA">
      <w:start w:val="1"/>
      <w:numFmt w:val="lowerRoman"/>
      <w:lvlText w:val="%6."/>
      <w:lvlJc w:val="right"/>
      <w:pPr>
        <w:ind w:left="4320" w:hanging="180"/>
      </w:pPr>
    </w:lvl>
    <w:lvl w:ilvl="6" w:tplc="9A7CEB84">
      <w:start w:val="1"/>
      <w:numFmt w:val="decimal"/>
      <w:lvlText w:val="%7."/>
      <w:lvlJc w:val="left"/>
      <w:pPr>
        <w:ind w:left="5040" w:hanging="360"/>
      </w:pPr>
    </w:lvl>
    <w:lvl w:ilvl="7" w:tplc="BB3ED62C">
      <w:start w:val="1"/>
      <w:numFmt w:val="lowerLetter"/>
      <w:lvlText w:val="%8."/>
      <w:lvlJc w:val="left"/>
      <w:pPr>
        <w:ind w:left="5760" w:hanging="360"/>
      </w:pPr>
    </w:lvl>
    <w:lvl w:ilvl="8" w:tplc="FBD4BE86">
      <w:start w:val="1"/>
      <w:numFmt w:val="lowerRoman"/>
      <w:lvlText w:val="%9."/>
      <w:lvlJc w:val="right"/>
      <w:pPr>
        <w:ind w:left="6480" w:hanging="180"/>
      </w:pPr>
    </w:lvl>
  </w:abstractNum>
  <w:abstractNum w:abstractNumId="47" w15:restartNumberingAfterBreak="0">
    <w:nsid w:val="29666258"/>
    <w:multiLevelType w:val="hybridMultilevel"/>
    <w:tmpl w:val="FFFFFFFF"/>
    <w:lvl w:ilvl="0" w:tplc="B3ECE2BA">
      <w:start w:val="1"/>
      <w:numFmt w:val="bullet"/>
      <w:lvlText w:val=""/>
      <w:lvlJc w:val="left"/>
      <w:pPr>
        <w:ind w:left="720" w:hanging="360"/>
      </w:pPr>
      <w:rPr>
        <w:rFonts w:hint="default" w:ascii="Symbol" w:hAnsi="Symbol"/>
      </w:rPr>
    </w:lvl>
    <w:lvl w:ilvl="1" w:tplc="79D209E0">
      <w:start w:val="1"/>
      <w:numFmt w:val="bullet"/>
      <w:lvlText w:val="o"/>
      <w:lvlJc w:val="left"/>
      <w:pPr>
        <w:ind w:left="1440" w:hanging="360"/>
      </w:pPr>
      <w:rPr>
        <w:rFonts w:hint="default" w:ascii="Courier New" w:hAnsi="Courier New"/>
      </w:rPr>
    </w:lvl>
    <w:lvl w:ilvl="2" w:tplc="33B63310">
      <w:start w:val="1"/>
      <w:numFmt w:val="bullet"/>
      <w:lvlText w:val=""/>
      <w:lvlJc w:val="left"/>
      <w:pPr>
        <w:ind w:left="2160" w:hanging="360"/>
      </w:pPr>
      <w:rPr>
        <w:rFonts w:hint="default" w:ascii="Wingdings" w:hAnsi="Wingdings"/>
      </w:rPr>
    </w:lvl>
    <w:lvl w:ilvl="3" w:tplc="599E695C">
      <w:start w:val="1"/>
      <w:numFmt w:val="bullet"/>
      <w:lvlText w:val=""/>
      <w:lvlJc w:val="left"/>
      <w:pPr>
        <w:ind w:left="2880" w:hanging="360"/>
      </w:pPr>
      <w:rPr>
        <w:rFonts w:hint="default" w:ascii="Symbol" w:hAnsi="Symbol"/>
      </w:rPr>
    </w:lvl>
    <w:lvl w:ilvl="4" w:tplc="6EE6CEFE">
      <w:start w:val="1"/>
      <w:numFmt w:val="bullet"/>
      <w:lvlText w:val="o"/>
      <w:lvlJc w:val="left"/>
      <w:pPr>
        <w:ind w:left="3600" w:hanging="360"/>
      </w:pPr>
      <w:rPr>
        <w:rFonts w:hint="default" w:ascii="Courier New" w:hAnsi="Courier New"/>
      </w:rPr>
    </w:lvl>
    <w:lvl w:ilvl="5" w:tplc="A580B048">
      <w:start w:val="1"/>
      <w:numFmt w:val="bullet"/>
      <w:lvlText w:val=""/>
      <w:lvlJc w:val="left"/>
      <w:pPr>
        <w:ind w:left="4320" w:hanging="360"/>
      </w:pPr>
      <w:rPr>
        <w:rFonts w:hint="default" w:ascii="Wingdings" w:hAnsi="Wingdings"/>
      </w:rPr>
    </w:lvl>
    <w:lvl w:ilvl="6" w:tplc="524E129A">
      <w:start w:val="1"/>
      <w:numFmt w:val="bullet"/>
      <w:lvlText w:val=""/>
      <w:lvlJc w:val="left"/>
      <w:pPr>
        <w:ind w:left="5040" w:hanging="360"/>
      </w:pPr>
      <w:rPr>
        <w:rFonts w:hint="default" w:ascii="Symbol" w:hAnsi="Symbol"/>
      </w:rPr>
    </w:lvl>
    <w:lvl w:ilvl="7" w:tplc="EA2AE208">
      <w:start w:val="1"/>
      <w:numFmt w:val="bullet"/>
      <w:lvlText w:val="o"/>
      <w:lvlJc w:val="left"/>
      <w:pPr>
        <w:ind w:left="5760" w:hanging="360"/>
      </w:pPr>
      <w:rPr>
        <w:rFonts w:hint="default" w:ascii="Courier New" w:hAnsi="Courier New"/>
      </w:rPr>
    </w:lvl>
    <w:lvl w:ilvl="8" w:tplc="D4BCBFA4">
      <w:start w:val="1"/>
      <w:numFmt w:val="bullet"/>
      <w:lvlText w:val=""/>
      <w:lvlJc w:val="left"/>
      <w:pPr>
        <w:ind w:left="6480" w:hanging="360"/>
      </w:pPr>
      <w:rPr>
        <w:rFonts w:hint="default" w:ascii="Wingdings" w:hAnsi="Wingdings"/>
      </w:rPr>
    </w:lvl>
  </w:abstractNum>
  <w:abstractNum w:abstractNumId="48" w15:restartNumberingAfterBreak="0">
    <w:nsid w:val="2972E3C7"/>
    <w:multiLevelType w:val="hybridMultilevel"/>
    <w:tmpl w:val="FFFFFFFF"/>
    <w:lvl w:ilvl="0" w:tplc="E3E2FAAE">
      <w:start w:val="1"/>
      <w:numFmt w:val="bullet"/>
      <w:lvlText w:val=""/>
      <w:lvlJc w:val="left"/>
      <w:pPr>
        <w:ind w:left="720" w:hanging="360"/>
      </w:pPr>
      <w:rPr>
        <w:rFonts w:hint="default" w:ascii="Symbol" w:hAnsi="Symbol"/>
      </w:rPr>
    </w:lvl>
    <w:lvl w:ilvl="1" w:tplc="97D08FEA">
      <w:start w:val="1"/>
      <w:numFmt w:val="bullet"/>
      <w:lvlText w:val="o"/>
      <w:lvlJc w:val="left"/>
      <w:pPr>
        <w:ind w:left="1440" w:hanging="360"/>
      </w:pPr>
      <w:rPr>
        <w:rFonts w:hint="default" w:ascii="Courier New" w:hAnsi="Courier New"/>
      </w:rPr>
    </w:lvl>
    <w:lvl w:ilvl="2" w:tplc="9C3AC8D4">
      <w:start w:val="1"/>
      <w:numFmt w:val="bullet"/>
      <w:lvlText w:val=""/>
      <w:lvlJc w:val="left"/>
      <w:pPr>
        <w:ind w:left="2160" w:hanging="360"/>
      </w:pPr>
      <w:rPr>
        <w:rFonts w:hint="default" w:ascii="Wingdings" w:hAnsi="Wingdings"/>
      </w:rPr>
    </w:lvl>
    <w:lvl w:ilvl="3" w:tplc="29CCE2B2">
      <w:start w:val="1"/>
      <w:numFmt w:val="bullet"/>
      <w:lvlText w:val=""/>
      <w:lvlJc w:val="left"/>
      <w:pPr>
        <w:ind w:left="2880" w:hanging="360"/>
      </w:pPr>
      <w:rPr>
        <w:rFonts w:hint="default" w:ascii="Symbol" w:hAnsi="Symbol"/>
      </w:rPr>
    </w:lvl>
    <w:lvl w:ilvl="4" w:tplc="8ACAFDAE">
      <w:start w:val="1"/>
      <w:numFmt w:val="bullet"/>
      <w:lvlText w:val="o"/>
      <w:lvlJc w:val="left"/>
      <w:pPr>
        <w:ind w:left="3600" w:hanging="360"/>
      </w:pPr>
      <w:rPr>
        <w:rFonts w:hint="default" w:ascii="Courier New" w:hAnsi="Courier New"/>
      </w:rPr>
    </w:lvl>
    <w:lvl w:ilvl="5" w:tplc="8ECC9F92">
      <w:start w:val="1"/>
      <w:numFmt w:val="bullet"/>
      <w:lvlText w:val=""/>
      <w:lvlJc w:val="left"/>
      <w:pPr>
        <w:ind w:left="4320" w:hanging="360"/>
      </w:pPr>
      <w:rPr>
        <w:rFonts w:hint="default" w:ascii="Wingdings" w:hAnsi="Wingdings"/>
      </w:rPr>
    </w:lvl>
    <w:lvl w:ilvl="6" w:tplc="21EA5CC4">
      <w:start w:val="1"/>
      <w:numFmt w:val="bullet"/>
      <w:lvlText w:val=""/>
      <w:lvlJc w:val="left"/>
      <w:pPr>
        <w:ind w:left="5040" w:hanging="360"/>
      </w:pPr>
      <w:rPr>
        <w:rFonts w:hint="default" w:ascii="Symbol" w:hAnsi="Symbol"/>
      </w:rPr>
    </w:lvl>
    <w:lvl w:ilvl="7" w:tplc="4B4615A4">
      <w:start w:val="1"/>
      <w:numFmt w:val="bullet"/>
      <w:lvlText w:val="o"/>
      <w:lvlJc w:val="left"/>
      <w:pPr>
        <w:ind w:left="5760" w:hanging="360"/>
      </w:pPr>
      <w:rPr>
        <w:rFonts w:hint="default" w:ascii="Courier New" w:hAnsi="Courier New"/>
      </w:rPr>
    </w:lvl>
    <w:lvl w:ilvl="8" w:tplc="8F120F22">
      <w:start w:val="1"/>
      <w:numFmt w:val="bullet"/>
      <w:lvlText w:val=""/>
      <w:lvlJc w:val="left"/>
      <w:pPr>
        <w:ind w:left="6480" w:hanging="360"/>
      </w:pPr>
      <w:rPr>
        <w:rFonts w:hint="default" w:ascii="Wingdings" w:hAnsi="Wingdings"/>
      </w:rPr>
    </w:lvl>
  </w:abstractNum>
  <w:abstractNum w:abstractNumId="49" w15:restartNumberingAfterBreak="0">
    <w:nsid w:val="2A5C080D"/>
    <w:multiLevelType w:val="hybridMultilevel"/>
    <w:tmpl w:val="9F4A507E"/>
    <w:lvl w:ilvl="0" w:tplc="4CD885F0">
      <w:start w:val="1"/>
      <w:numFmt w:val="bullet"/>
      <w:lvlText w:val=""/>
      <w:lvlJc w:val="left"/>
      <w:pPr>
        <w:ind w:left="1080" w:hanging="360"/>
      </w:pPr>
      <w:rPr>
        <w:rFonts w:hint="default" w:ascii="Symbol" w:hAnsi="Symbol"/>
      </w:rPr>
    </w:lvl>
    <w:lvl w:ilvl="1" w:tplc="E0AEFBAC">
      <w:start w:val="1"/>
      <w:numFmt w:val="bullet"/>
      <w:lvlText w:val="o"/>
      <w:lvlJc w:val="left"/>
      <w:pPr>
        <w:ind w:left="1800" w:hanging="360"/>
      </w:pPr>
      <w:rPr>
        <w:rFonts w:hint="default" w:ascii="Courier New" w:hAnsi="Courier New"/>
      </w:rPr>
    </w:lvl>
    <w:lvl w:ilvl="2" w:tplc="913C4172">
      <w:start w:val="1"/>
      <w:numFmt w:val="bullet"/>
      <w:lvlText w:val=""/>
      <w:lvlJc w:val="left"/>
      <w:pPr>
        <w:ind w:left="2520" w:hanging="360"/>
      </w:pPr>
      <w:rPr>
        <w:rFonts w:hint="default" w:ascii="Wingdings" w:hAnsi="Wingdings"/>
      </w:rPr>
    </w:lvl>
    <w:lvl w:ilvl="3" w:tplc="36781D1C">
      <w:start w:val="1"/>
      <w:numFmt w:val="bullet"/>
      <w:lvlText w:val=""/>
      <w:lvlJc w:val="left"/>
      <w:pPr>
        <w:ind w:left="3240" w:hanging="360"/>
      </w:pPr>
      <w:rPr>
        <w:rFonts w:hint="default" w:ascii="Symbol" w:hAnsi="Symbol"/>
      </w:rPr>
    </w:lvl>
    <w:lvl w:ilvl="4" w:tplc="18CA6076">
      <w:start w:val="1"/>
      <w:numFmt w:val="bullet"/>
      <w:lvlText w:val="o"/>
      <w:lvlJc w:val="left"/>
      <w:pPr>
        <w:ind w:left="3960" w:hanging="360"/>
      </w:pPr>
      <w:rPr>
        <w:rFonts w:hint="default" w:ascii="Courier New" w:hAnsi="Courier New"/>
      </w:rPr>
    </w:lvl>
    <w:lvl w:ilvl="5" w:tplc="09602C24">
      <w:start w:val="1"/>
      <w:numFmt w:val="bullet"/>
      <w:lvlText w:val=""/>
      <w:lvlJc w:val="left"/>
      <w:pPr>
        <w:ind w:left="4680" w:hanging="360"/>
      </w:pPr>
      <w:rPr>
        <w:rFonts w:hint="default" w:ascii="Wingdings" w:hAnsi="Wingdings"/>
      </w:rPr>
    </w:lvl>
    <w:lvl w:ilvl="6" w:tplc="F08242C6">
      <w:start w:val="1"/>
      <w:numFmt w:val="bullet"/>
      <w:lvlText w:val=""/>
      <w:lvlJc w:val="left"/>
      <w:pPr>
        <w:ind w:left="5400" w:hanging="360"/>
      </w:pPr>
      <w:rPr>
        <w:rFonts w:hint="default" w:ascii="Symbol" w:hAnsi="Symbol"/>
      </w:rPr>
    </w:lvl>
    <w:lvl w:ilvl="7" w:tplc="F0605448">
      <w:start w:val="1"/>
      <w:numFmt w:val="bullet"/>
      <w:lvlText w:val="o"/>
      <w:lvlJc w:val="left"/>
      <w:pPr>
        <w:ind w:left="6120" w:hanging="360"/>
      </w:pPr>
      <w:rPr>
        <w:rFonts w:hint="default" w:ascii="Courier New" w:hAnsi="Courier New"/>
      </w:rPr>
    </w:lvl>
    <w:lvl w:ilvl="8" w:tplc="A9A46276">
      <w:start w:val="1"/>
      <w:numFmt w:val="bullet"/>
      <w:lvlText w:val=""/>
      <w:lvlJc w:val="left"/>
      <w:pPr>
        <w:ind w:left="6840" w:hanging="360"/>
      </w:pPr>
      <w:rPr>
        <w:rFonts w:hint="default" w:ascii="Wingdings" w:hAnsi="Wingdings"/>
      </w:rPr>
    </w:lvl>
  </w:abstractNum>
  <w:abstractNum w:abstractNumId="50" w15:restartNumberingAfterBreak="0">
    <w:nsid w:val="2B64AE74"/>
    <w:multiLevelType w:val="hybridMultilevel"/>
    <w:tmpl w:val="FFFFFFFF"/>
    <w:lvl w:ilvl="0" w:tplc="5B402DBE">
      <w:start w:val="1"/>
      <w:numFmt w:val="bullet"/>
      <w:lvlText w:val=""/>
      <w:lvlJc w:val="left"/>
      <w:pPr>
        <w:ind w:left="720" w:hanging="360"/>
      </w:pPr>
      <w:rPr>
        <w:rFonts w:hint="default" w:ascii="Symbol" w:hAnsi="Symbol"/>
      </w:rPr>
    </w:lvl>
    <w:lvl w:ilvl="1" w:tplc="3DD8E2CA">
      <w:start w:val="1"/>
      <w:numFmt w:val="bullet"/>
      <w:lvlText w:val="o"/>
      <w:lvlJc w:val="left"/>
      <w:pPr>
        <w:ind w:left="1440" w:hanging="360"/>
      </w:pPr>
      <w:rPr>
        <w:rFonts w:hint="default" w:ascii="Courier New" w:hAnsi="Courier New"/>
      </w:rPr>
    </w:lvl>
    <w:lvl w:ilvl="2" w:tplc="DEE0E5EC">
      <w:start w:val="1"/>
      <w:numFmt w:val="bullet"/>
      <w:lvlText w:val=""/>
      <w:lvlJc w:val="left"/>
      <w:pPr>
        <w:ind w:left="2160" w:hanging="360"/>
      </w:pPr>
      <w:rPr>
        <w:rFonts w:hint="default" w:ascii="Wingdings" w:hAnsi="Wingdings"/>
      </w:rPr>
    </w:lvl>
    <w:lvl w:ilvl="3" w:tplc="4D425628">
      <w:start w:val="1"/>
      <w:numFmt w:val="bullet"/>
      <w:lvlText w:val=""/>
      <w:lvlJc w:val="left"/>
      <w:pPr>
        <w:ind w:left="2880" w:hanging="360"/>
      </w:pPr>
      <w:rPr>
        <w:rFonts w:hint="default" w:ascii="Symbol" w:hAnsi="Symbol"/>
      </w:rPr>
    </w:lvl>
    <w:lvl w:ilvl="4" w:tplc="D45C51AA">
      <w:start w:val="1"/>
      <w:numFmt w:val="bullet"/>
      <w:lvlText w:val="o"/>
      <w:lvlJc w:val="left"/>
      <w:pPr>
        <w:ind w:left="3600" w:hanging="360"/>
      </w:pPr>
      <w:rPr>
        <w:rFonts w:hint="default" w:ascii="Courier New" w:hAnsi="Courier New"/>
      </w:rPr>
    </w:lvl>
    <w:lvl w:ilvl="5" w:tplc="69EC16BE">
      <w:start w:val="1"/>
      <w:numFmt w:val="bullet"/>
      <w:lvlText w:val=""/>
      <w:lvlJc w:val="left"/>
      <w:pPr>
        <w:ind w:left="4320" w:hanging="360"/>
      </w:pPr>
      <w:rPr>
        <w:rFonts w:hint="default" w:ascii="Wingdings" w:hAnsi="Wingdings"/>
      </w:rPr>
    </w:lvl>
    <w:lvl w:ilvl="6" w:tplc="DF904198">
      <w:start w:val="1"/>
      <w:numFmt w:val="bullet"/>
      <w:lvlText w:val=""/>
      <w:lvlJc w:val="left"/>
      <w:pPr>
        <w:ind w:left="5040" w:hanging="360"/>
      </w:pPr>
      <w:rPr>
        <w:rFonts w:hint="default" w:ascii="Symbol" w:hAnsi="Symbol"/>
      </w:rPr>
    </w:lvl>
    <w:lvl w:ilvl="7" w:tplc="EE96A854">
      <w:start w:val="1"/>
      <w:numFmt w:val="bullet"/>
      <w:lvlText w:val="o"/>
      <w:lvlJc w:val="left"/>
      <w:pPr>
        <w:ind w:left="5760" w:hanging="360"/>
      </w:pPr>
      <w:rPr>
        <w:rFonts w:hint="default" w:ascii="Courier New" w:hAnsi="Courier New"/>
      </w:rPr>
    </w:lvl>
    <w:lvl w:ilvl="8" w:tplc="1682DF74">
      <w:start w:val="1"/>
      <w:numFmt w:val="bullet"/>
      <w:lvlText w:val=""/>
      <w:lvlJc w:val="left"/>
      <w:pPr>
        <w:ind w:left="6480" w:hanging="360"/>
      </w:pPr>
      <w:rPr>
        <w:rFonts w:hint="default" w:ascii="Wingdings" w:hAnsi="Wingdings"/>
      </w:rPr>
    </w:lvl>
  </w:abstractNum>
  <w:abstractNum w:abstractNumId="51" w15:restartNumberingAfterBreak="0">
    <w:nsid w:val="2B9D262E"/>
    <w:multiLevelType w:val="hybridMultilevel"/>
    <w:tmpl w:val="FFFFFFFF"/>
    <w:lvl w:ilvl="0" w:tplc="731216C2">
      <w:start w:val="1"/>
      <w:numFmt w:val="decimal"/>
      <w:lvlText w:val="%1."/>
      <w:lvlJc w:val="left"/>
      <w:pPr>
        <w:ind w:left="720" w:hanging="360"/>
      </w:pPr>
    </w:lvl>
    <w:lvl w:ilvl="1" w:tplc="5D4A67AA">
      <w:start w:val="1"/>
      <w:numFmt w:val="lowerLetter"/>
      <w:lvlText w:val="%2."/>
      <w:lvlJc w:val="left"/>
      <w:pPr>
        <w:ind w:left="1440" w:hanging="360"/>
      </w:pPr>
    </w:lvl>
    <w:lvl w:ilvl="2" w:tplc="58C4DEF0">
      <w:start w:val="1"/>
      <w:numFmt w:val="lowerRoman"/>
      <w:lvlText w:val="%3."/>
      <w:lvlJc w:val="right"/>
      <w:pPr>
        <w:ind w:left="2160" w:hanging="180"/>
      </w:pPr>
    </w:lvl>
    <w:lvl w:ilvl="3" w:tplc="32623032">
      <w:start w:val="1"/>
      <w:numFmt w:val="decimal"/>
      <w:lvlText w:val="%4."/>
      <w:lvlJc w:val="left"/>
      <w:pPr>
        <w:ind w:left="2880" w:hanging="360"/>
      </w:pPr>
    </w:lvl>
    <w:lvl w:ilvl="4" w:tplc="76226E2C">
      <w:start w:val="1"/>
      <w:numFmt w:val="lowerLetter"/>
      <w:lvlText w:val="%5."/>
      <w:lvlJc w:val="left"/>
      <w:pPr>
        <w:ind w:left="3600" w:hanging="360"/>
      </w:pPr>
    </w:lvl>
    <w:lvl w:ilvl="5" w:tplc="EE9EE626">
      <w:start w:val="1"/>
      <w:numFmt w:val="lowerRoman"/>
      <w:lvlText w:val="%6."/>
      <w:lvlJc w:val="right"/>
      <w:pPr>
        <w:ind w:left="4320" w:hanging="180"/>
      </w:pPr>
    </w:lvl>
    <w:lvl w:ilvl="6" w:tplc="C3087C30">
      <w:start w:val="1"/>
      <w:numFmt w:val="decimal"/>
      <w:lvlText w:val="%7."/>
      <w:lvlJc w:val="left"/>
      <w:pPr>
        <w:ind w:left="5040" w:hanging="360"/>
      </w:pPr>
    </w:lvl>
    <w:lvl w:ilvl="7" w:tplc="ABD0CDC2">
      <w:start w:val="1"/>
      <w:numFmt w:val="lowerLetter"/>
      <w:lvlText w:val="%8."/>
      <w:lvlJc w:val="left"/>
      <w:pPr>
        <w:ind w:left="5760" w:hanging="360"/>
      </w:pPr>
    </w:lvl>
    <w:lvl w:ilvl="8" w:tplc="1A84827E">
      <w:start w:val="1"/>
      <w:numFmt w:val="lowerRoman"/>
      <w:lvlText w:val="%9."/>
      <w:lvlJc w:val="right"/>
      <w:pPr>
        <w:ind w:left="6480" w:hanging="180"/>
      </w:pPr>
    </w:lvl>
  </w:abstractNum>
  <w:abstractNum w:abstractNumId="52" w15:restartNumberingAfterBreak="0">
    <w:nsid w:val="2CF42217"/>
    <w:multiLevelType w:val="hybridMultilevel"/>
    <w:tmpl w:val="FFFFFFFF"/>
    <w:lvl w:ilvl="0" w:tplc="1B74AAB2">
      <w:start w:val="1"/>
      <w:numFmt w:val="bullet"/>
      <w:lvlText w:val=""/>
      <w:lvlJc w:val="left"/>
      <w:pPr>
        <w:ind w:left="720" w:hanging="360"/>
      </w:pPr>
      <w:rPr>
        <w:rFonts w:hint="default" w:ascii="Symbol" w:hAnsi="Symbol"/>
      </w:rPr>
    </w:lvl>
    <w:lvl w:ilvl="1" w:tplc="F74A7C0A">
      <w:start w:val="1"/>
      <w:numFmt w:val="bullet"/>
      <w:lvlText w:val="o"/>
      <w:lvlJc w:val="left"/>
      <w:pPr>
        <w:ind w:left="1440" w:hanging="360"/>
      </w:pPr>
      <w:rPr>
        <w:rFonts w:hint="default" w:ascii="Courier New" w:hAnsi="Courier New"/>
      </w:rPr>
    </w:lvl>
    <w:lvl w:ilvl="2" w:tplc="09BEFA7A">
      <w:start w:val="1"/>
      <w:numFmt w:val="bullet"/>
      <w:lvlText w:val=""/>
      <w:lvlJc w:val="left"/>
      <w:pPr>
        <w:ind w:left="2160" w:hanging="360"/>
      </w:pPr>
      <w:rPr>
        <w:rFonts w:hint="default" w:ascii="Wingdings" w:hAnsi="Wingdings"/>
      </w:rPr>
    </w:lvl>
    <w:lvl w:ilvl="3" w:tplc="AE185CC4">
      <w:start w:val="1"/>
      <w:numFmt w:val="bullet"/>
      <w:lvlText w:val=""/>
      <w:lvlJc w:val="left"/>
      <w:pPr>
        <w:ind w:left="2880" w:hanging="360"/>
      </w:pPr>
      <w:rPr>
        <w:rFonts w:hint="default" w:ascii="Symbol" w:hAnsi="Symbol"/>
      </w:rPr>
    </w:lvl>
    <w:lvl w:ilvl="4" w:tplc="4A40F7A8">
      <w:start w:val="1"/>
      <w:numFmt w:val="bullet"/>
      <w:lvlText w:val="o"/>
      <w:lvlJc w:val="left"/>
      <w:pPr>
        <w:ind w:left="3600" w:hanging="360"/>
      </w:pPr>
      <w:rPr>
        <w:rFonts w:hint="default" w:ascii="Courier New" w:hAnsi="Courier New"/>
      </w:rPr>
    </w:lvl>
    <w:lvl w:ilvl="5" w:tplc="90AA5BE4">
      <w:start w:val="1"/>
      <w:numFmt w:val="bullet"/>
      <w:lvlText w:val=""/>
      <w:lvlJc w:val="left"/>
      <w:pPr>
        <w:ind w:left="4320" w:hanging="360"/>
      </w:pPr>
      <w:rPr>
        <w:rFonts w:hint="default" w:ascii="Wingdings" w:hAnsi="Wingdings"/>
      </w:rPr>
    </w:lvl>
    <w:lvl w:ilvl="6" w:tplc="D5AA6534">
      <w:start w:val="1"/>
      <w:numFmt w:val="bullet"/>
      <w:lvlText w:val=""/>
      <w:lvlJc w:val="left"/>
      <w:pPr>
        <w:ind w:left="5040" w:hanging="360"/>
      </w:pPr>
      <w:rPr>
        <w:rFonts w:hint="default" w:ascii="Symbol" w:hAnsi="Symbol"/>
      </w:rPr>
    </w:lvl>
    <w:lvl w:ilvl="7" w:tplc="D2EEB2DC">
      <w:start w:val="1"/>
      <w:numFmt w:val="bullet"/>
      <w:lvlText w:val="o"/>
      <w:lvlJc w:val="left"/>
      <w:pPr>
        <w:ind w:left="5760" w:hanging="360"/>
      </w:pPr>
      <w:rPr>
        <w:rFonts w:hint="default" w:ascii="Courier New" w:hAnsi="Courier New"/>
      </w:rPr>
    </w:lvl>
    <w:lvl w:ilvl="8" w:tplc="24C6465A">
      <w:start w:val="1"/>
      <w:numFmt w:val="bullet"/>
      <w:lvlText w:val=""/>
      <w:lvlJc w:val="left"/>
      <w:pPr>
        <w:ind w:left="6480" w:hanging="360"/>
      </w:pPr>
      <w:rPr>
        <w:rFonts w:hint="default" w:ascii="Wingdings" w:hAnsi="Wingdings"/>
      </w:rPr>
    </w:lvl>
  </w:abstractNum>
  <w:abstractNum w:abstractNumId="53" w15:restartNumberingAfterBreak="0">
    <w:nsid w:val="2D0DA6CD"/>
    <w:multiLevelType w:val="hybridMultilevel"/>
    <w:tmpl w:val="FFFFFFFF"/>
    <w:lvl w:ilvl="0" w:tplc="E3281C72">
      <w:start w:val="1"/>
      <w:numFmt w:val="decimal"/>
      <w:lvlText w:val="%1."/>
      <w:lvlJc w:val="left"/>
      <w:pPr>
        <w:ind w:left="720" w:hanging="360"/>
      </w:pPr>
    </w:lvl>
    <w:lvl w:ilvl="1" w:tplc="AE220210">
      <w:start w:val="1"/>
      <w:numFmt w:val="lowerLetter"/>
      <w:lvlText w:val="%2."/>
      <w:lvlJc w:val="left"/>
      <w:pPr>
        <w:ind w:left="1440" w:hanging="360"/>
      </w:pPr>
    </w:lvl>
    <w:lvl w:ilvl="2" w:tplc="976C76EA">
      <w:start w:val="1"/>
      <w:numFmt w:val="lowerRoman"/>
      <w:lvlText w:val="%3."/>
      <w:lvlJc w:val="right"/>
      <w:pPr>
        <w:ind w:left="2160" w:hanging="180"/>
      </w:pPr>
    </w:lvl>
    <w:lvl w:ilvl="3" w:tplc="7E6EAF4C">
      <w:start w:val="1"/>
      <w:numFmt w:val="decimal"/>
      <w:lvlText w:val="%4."/>
      <w:lvlJc w:val="left"/>
      <w:pPr>
        <w:ind w:left="2880" w:hanging="360"/>
      </w:pPr>
    </w:lvl>
    <w:lvl w:ilvl="4" w:tplc="74E29470">
      <w:start w:val="1"/>
      <w:numFmt w:val="lowerLetter"/>
      <w:lvlText w:val="%5."/>
      <w:lvlJc w:val="left"/>
      <w:pPr>
        <w:ind w:left="3600" w:hanging="360"/>
      </w:pPr>
    </w:lvl>
    <w:lvl w:ilvl="5" w:tplc="2F960218">
      <w:start w:val="1"/>
      <w:numFmt w:val="lowerRoman"/>
      <w:lvlText w:val="%6."/>
      <w:lvlJc w:val="right"/>
      <w:pPr>
        <w:ind w:left="4320" w:hanging="180"/>
      </w:pPr>
    </w:lvl>
    <w:lvl w:ilvl="6" w:tplc="A5486518">
      <w:start w:val="1"/>
      <w:numFmt w:val="decimal"/>
      <w:lvlText w:val="%7."/>
      <w:lvlJc w:val="left"/>
      <w:pPr>
        <w:ind w:left="5040" w:hanging="360"/>
      </w:pPr>
    </w:lvl>
    <w:lvl w:ilvl="7" w:tplc="E5EE739A">
      <w:start w:val="1"/>
      <w:numFmt w:val="lowerLetter"/>
      <w:lvlText w:val="%8."/>
      <w:lvlJc w:val="left"/>
      <w:pPr>
        <w:ind w:left="5760" w:hanging="360"/>
      </w:pPr>
    </w:lvl>
    <w:lvl w:ilvl="8" w:tplc="7C567696">
      <w:start w:val="1"/>
      <w:numFmt w:val="lowerRoman"/>
      <w:lvlText w:val="%9."/>
      <w:lvlJc w:val="right"/>
      <w:pPr>
        <w:ind w:left="6480" w:hanging="180"/>
      </w:pPr>
    </w:lvl>
  </w:abstractNum>
  <w:abstractNum w:abstractNumId="54" w15:restartNumberingAfterBreak="0">
    <w:nsid w:val="2DC98482"/>
    <w:multiLevelType w:val="hybridMultilevel"/>
    <w:tmpl w:val="FFFFFFFF"/>
    <w:lvl w:ilvl="0" w:tplc="35EE7838">
      <w:start w:val="1"/>
      <w:numFmt w:val="decimal"/>
      <w:lvlText w:val="%1."/>
      <w:lvlJc w:val="left"/>
      <w:pPr>
        <w:ind w:left="720" w:hanging="360"/>
      </w:pPr>
    </w:lvl>
    <w:lvl w:ilvl="1" w:tplc="689EFA72">
      <w:start w:val="1"/>
      <w:numFmt w:val="lowerLetter"/>
      <w:lvlText w:val="%2."/>
      <w:lvlJc w:val="left"/>
      <w:pPr>
        <w:ind w:left="1440" w:hanging="360"/>
      </w:pPr>
    </w:lvl>
    <w:lvl w:ilvl="2" w:tplc="801E9B92">
      <w:start w:val="1"/>
      <w:numFmt w:val="lowerRoman"/>
      <w:lvlText w:val="%3."/>
      <w:lvlJc w:val="right"/>
      <w:pPr>
        <w:ind w:left="2160" w:hanging="180"/>
      </w:pPr>
    </w:lvl>
    <w:lvl w:ilvl="3" w:tplc="A11EA0BE">
      <w:start w:val="1"/>
      <w:numFmt w:val="decimal"/>
      <w:lvlText w:val="%4."/>
      <w:lvlJc w:val="left"/>
      <w:pPr>
        <w:ind w:left="2880" w:hanging="360"/>
      </w:pPr>
    </w:lvl>
    <w:lvl w:ilvl="4" w:tplc="189EC002">
      <w:start w:val="1"/>
      <w:numFmt w:val="lowerLetter"/>
      <w:lvlText w:val="%5."/>
      <w:lvlJc w:val="left"/>
      <w:pPr>
        <w:ind w:left="3600" w:hanging="360"/>
      </w:pPr>
    </w:lvl>
    <w:lvl w:ilvl="5" w:tplc="B442B676">
      <w:start w:val="1"/>
      <w:numFmt w:val="lowerRoman"/>
      <w:lvlText w:val="%6."/>
      <w:lvlJc w:val="right"/>
      <w:pPr>
        <w:ind w:left="4320" w:hanging="180"/>
      </w:pPr>
    </w:lvl>
    <w:lvl w:ilvl="6" w:tplc="758A8DB0">
      <w:start w:val="1"/>
      <w:numFmt w:val="decimal"/>
      <w:lvlText w:val="%7."/>
      <w:lvlJc w:val="left"/>
      <w:pPr>
        <w:ind w:left="5040" w:hanging="360"/>
      </w:pPr>
    </w:lvl>
    <w:lvl w:ilvl="7" w:tplc="FD9008C2">
      <w:start w:val="1"/>
      <w:numFmt w:val="lowerLetter"/>
      <w:lvlText w:val="%8."/>
      <w:lvlJc w:val="left"/>
      <w:pPr>
        <w:ind w:left="5760" w:hanging="360"/>
      </w:pPr>
    </w:lvl>
    <w:lvl w:ilvl="8" w:tplc="6B54F9C2">
      <w:start w:val="1"/>
      <w:numFmt w:val="lowerRoman"/>
      <w:lvlText w:val="%9."/>
      <w:lvlJc w:val="right"/>
      <w:pPr>
        <w:ind w:left="6480" w:hanging="180"/>
      </w:pPr>
    </w:lvl>
  </w:abstractNum>
  <w:abstractNum w:abstractNumId="55" w15:restartNumberingAfterBreak="0">
    <w:nsid w:val="2EC6DBA9"/>
    <w:multiLevelType w:val="hybridMultilevel"/>
    <w:tmpl w:val="FFFFFFFF"/>
    <w:lvl w:ilvl="0" w:tplc="3C3C4AE6">
      <w:start w:val="1"/>
      <w:numFmt w:val="decimal"/>
      <w:lvlText w:val="%1."/>
      <w:lvlJc w:val="left"/>
      <w:pPr>
        <w:ind w:left="720" w:hanging="360"/>
      </w:pPr>
    </w:lvl>
    <w:lvl w:ilvl="1" w:tplc="B8EE18CA">
      <w:start w:val="1"/>
      <w:numFmt w:val="lowerLetter"/>
      <w:lvlText w:val="%2."/>
      <w:lvlJc w:val="left"/>
      <w:pPr>
        <w:ind w:left="1440" w:hanging="360"/>
      </w:pPr>
    </w:lvl>
    <w:lvl w:ilvl="2" w:tplc="47CE288A">
      <w:start w:val="1"/>
      <w:numFmt w:val="lowerRoman"/>
      <w:lvlText w:val="%3."/>
      <w:lvlJc w:val="right"/>
      <w:pPr>
        <w:ind w:left="2160" w:hanging="180"/>
      </w:pPr>
    </w:lvl>
    <w:lvl w:ilvl="3" w:tplc="9F4E15F4">
      <w:start w:val="1"/>
      <w:numFmt w:val="decimal"/>
      <w:lvlText w:val="%4."/>
      <w:lvlJc w:val="left"/>
      <w:pPr>
        <w:ind w:left="2880" w:hanging="360"/>
      </w:pPr>
    </w:lvl>
    <w:lvl w:ilvl="4" w:tplc="6EAC2CA8">
      <w:start w:val="1"/>
      <w:numFmt w:val="lowerLetter"/>
      <w:lvlText w:val="%5."/>
      <w:lvlJc w:val="left"/>
      <w:pPr>
        <w:ind w:left="3600" w:hanging="360"/>
      </w:pPr>
    </w:lvl>
    <w:lvl w:ilvl="5" w:tplc="A03C9CC8">
      <w:start w:val="1"/>
      <w:numFmt w:val="lowerRoman"/>
      <w:lvlText w:val="%6."/>
      <w:lvlJc w:val="right"/>
      <w:pPr>
        <w:ind w:left="4320" w:hanging="180"/>
      </w:pPr>
    </w:lvl>
    <w:lvl w:ilvl="6" w:tplc="4E28DD9A">
      <w:start w:val="1"/>
      <w:numFmt w:val="decimal"/>
      <w:lvlText w:val="%7."/>
      <w:lvlJc w:val="left"/>
      <w:pPr>
        <w:ind w:left="5040" w:hanging="360"/>
      </w:pPr>
    </w:lvl>
    <w:lvl w:ilvl="7" w:tplc="E518653A">
      <w:start w:val="1"/>
      <w:numFmt w:val="lowerLetter"/>
      <w:lvlText w:val="%8."/>
      <w:lvlJc w:val="left"/>
      <w:pPr>
        <w:ind w:left="5760" w:hanging="360"/>
      </w:pPr>
    </w:lvl>
    <w:lvl w:ilvl="8" w:tplc="CC44E462">
      <w:start w:val="1"/>
      <w:numFmt w:val="lowerRoman"/>
      <w:lvlText w:val="%9."/>
      <w:lvlJc w:val="right"/>
      <w:pPr>
        <w:ind w:left="6480" w:hanging="180"/>
      </w:pPr>
    </w:lvl>
  </w:abstractNum>
  <w:abstractNum w:abstractNumId="56" w15:restartNumberingAfterBreak="0">
    <w:nsid w:val="2EC8586C"/>
    <w:multiLevelType w:val="hybridMultilevel"/>
    <w:tmpl w:val="1A5A58C0"/>
    <w:lvl w:ilvl="0" w:tplc="58A4F96C">
      <w:start w:val="1"/>
      <w:numFmt w:val="bullet"/>
      <w:lvlText w:val="o"/>
      <w:lvlJc w:val="left"/>
      <w:pPr>
        <w:ind w:left="1080" w:hanging="360"/>
      </w:pPr>
      <w:rPr>
        <w:rFonts w:hint="default" w:ascii="Courier New" w:hAnsi="Courier New"/>
      </w:rPr>
    </w:lvl>
    <w:lvl w:ilvl="1" w:tplc="33F6CA08">
      <w:start w:val="1"/>
      <w:numFmt w:val="bullet"/>
      <w:lvlText w:val="o"/>
      <w:lvlJc w:val="left"/>
      <w:pPr>
        <w:ind w:left="1800" w:hanging="360"/>
      </w:pPr>
      <w:rPr>
        <w:rFonts w:hint="default" w:ascii="Courier New" w:hAnsi="Courier New"/>
      </w:rPr>
    </w:lvl>
    <w:lvl w:ilvl="2" w:tplc="41EEA9E8">
      <w:start w:val="1"/>
      <w:numFmt w:val="bullet"/>
      <w:lvlText w:val=""/>
      <w:lvlJc w:val="left"/>
      <w:pPr>
        <w:ind w:left="2520" w:hanging="360"/>
      </w:pPr>
      <w:rPr>
        <w:rFonts w:hint="default" w:ascii="Wingdings" w:hAnsi="Wingdings"/>
      </w:rPr>
    </w:lvl>
    <w:lvl w:ilvl="3" w:tplc="DD28E022">
      <w:start w:val="1"/>
      <w:numFmt w:val="bullet"/>
      <w:lvlText w:val=""/>
      <w:lvlJc w:val="left"/>
      <w:pPr>
        <w:ind w:left="3240" w:hanging="360"/>
      </w:pPr>
      <w:rPr>
        <w:rFonts w:hint="default" w:ascii="Symbol" w:hAnsi="Symbol"/>
      </w:rPr>
    </w:lvl>
    <w:lvl w:ilvl="4" w:tplc="1F7C457E">
      <w:start w:val="1"/>
      <w:numFmt w:val="bullet"/>
      <w:lvlText w:val="o"/>
      <w:lvlJc w:val="left"/>
      <w:pPr>
        <w:ind w:left="3960" w:hanging="360"/>
      </w:pPr>
      <w:rPr>
        <w:rFonts w:hint="default" w:ascii="Courier New" w:hAnsi="Courier New"/>
      </w:rPr>
    </w:lvl>
    <w:lvl w:ilvl="5" w:tplc="82789D4A">
      <w:start w:val="1"/>
      <w:numFmt w:val="bullet"/>
      <w:lvlText w:val=""/>
      <w:lvlJc w:val="left"/>
      <w:pPr>
        <w:ind w:left="4680" w:hanging="360"/>
      </w:pPr>
      <w:rPr>
        <w:rFonts w:hint="default" w:ascii="Wingdings" w:hAnsi="Wingdings"/>
      </w:rPr>
    </w:lvl>
    <w:lvl w:ilvl="6" w:tplc="C1FC7B88">
      <w:start w:val="1"/>
      <w:numFmt w:val="bullet"/>
      <w:lvlText w:val=""/>
      <w:lvlJc w:val="left"/>
      <w:pPr>
        <w:ind w:left="5400" w:hanging="360"/>
      </w:pPr>
      <w:rPr>
        <w:rFonts w:hint="default" w:ascii="Symbol" w:hAnsi="Symbol"/>
      </w:rPr>
    </w:lvl>
    <w:lvl w:ilvl="7" w:tplc="7166F548">
      <w:start w:val="1"/>
      <w:numFmt w:val="bullet"/>
      <w:lvlText w:val="o"/>
      <w:lvlJc w:val="left"/>
      <w:pPr>
        <w:ind w:left="6120" w:hanging="360"/>
      </w:pPr>
      <w:rPr>
        <w:rFonts w:hint="default" w:ascii="Courier New" w:hAnsi="Courier New"/>
      </w:rPr>
    </w:lvl>
    <w:lvl w:ilvl="8" w:tplc="808031E4">
      <w:start w:val="1"/>
      <w:numFmt w:val="bullet"/>
      <w:lvlText w:val=""/>
      <w:lvlJc w:val="left"/>
      <w:pPr>
        <w:ind w:left="6840" w:hanging="360"/>
      </w:pPr>
      <w:rPr>
        <w:rFonts w:hint="default" w:ascii="Wingdings" w:hAnsi="Wingdings"/>
      </w:rPr>
    </w:lvl>
  </w:abstractNum>
  <w:abstractNum w:abstractNumId="57" w15:restartNumberingAfterBreak="0">
    <w:nsid w:val="2ED618E1"/>
    <w:multiLevelType w:val="hybridMultilevel"/>
    <w:tmpl w:val="FFFFFFFF"/>
    <w:lvl w:ilvl="0" w:tplc="2B5A808A">
      <w:start w:val="1"/>
      <w:numFmt w:val="bullet"/>
      <w:lvlText w:val=""/>
      <w:lvlJc w:val="left"/>
      <w:pPr>
        <w:ind w:left="720" w:hanging="360"/>
      </w:pPr>
      <w:rPr>
        <w:rFonts w:hint="default" w:ascii="Symbol" w:hAnsi="Symbol"/>
      </w:rPr>
    </w:lvl>
    <w:lvl w:ilvl="1" w:tplc="B7BC587C">
      <w:start w:val="1"/>
      <w:numFmt w:val="bullet"/>
      <w:lvlText w:val="o"/>
      <w:lvlJc w:val="left"/>
      <w:pPr>
        <w:ind w:left="1440" w:hanging="360"/>
      </w:pPr>
      <w:rPr>
        <w:rFonts w:hint="default" w:ascii="Courier New" w:hAnsi="Courier New"/>
      </w:rPr>
    </w:lvl>
    <w:lvl w:ilvl="2" w:tplc="EBE0B77E">
      <w:start w:val="1"/>
      <w:numFmt w:val="bullet"/>
      <w:lvlText w:val=""/>
      <w:lvlJc w:val="left"/>
      <w:pPr>
        <w:ind w:left="2160" w:hanging="360"/>
      </w:pPr>
      <w:rPr>
        <w:rFonts w:hint="default" w:ascii="Wingdings" w:hAnsi="Wingdings"/>
      </w:rPr>
    </w:lvl>
    <w:lvl w:ilvl="3" w:tplc="0E8A3FC0">
      <w:start w:val="1"/>
      <w:numFmt w:val="bullet"/>
      <w:lvlText w:val=""/>
      <w:lvlJc w:val="left"/>
      <w:pPr>
        <w:ind w:left="2880" w:hanging="360"/>
      </w:pPr>
      <w:rPr>
        <w:rFonts w:hint="default" w:ascii="Symbol" w:hAnsi="Symbol"/>
      </w:rPr>
    </w:lvl>
    <w:lvl w:ilvl="4" w:tplc="19DC69B2">
      <w:start w:val="1"/>
      <w:numFmt w:val="bullet"/>
      <w:lvlText w:val="o"/>
      <w:lvlJc w:val="left"/>
      <w:pPr>
        <w:ind w:left="3600" w:hanging="360"/>
      </w:pPr>
      <w:rPr>
        <w:rFonts w:hint="default" w:ascii="Courier New" w:hAnsi="Courier New"/>
      </w:rPr>
    </w:lvl>
    <w:lvl w:ilvl="5" w:tplc="31FABC00">
      <w:start w:val="1"/>
      <w:numFmt w:val="bullet"/>
      <w:lvlText w:val=""/>
      <w:lvlJc w:val="left"/>
      <w:pPr>
        <w:ind w:left="4320" w:hanging="360"/>
      </w:pPr>
      <w:rPr>
        <w:rFonts w:hint="default" w:ascii="Wingdings" w:hAnsi="Wingdings"/>
      </w:rPr>
    </w:lvl>
    <w:lvl w:ilvl="6" w:tplc="FAD2D13A">
      <w:start w:val="1"/>
      <w:numFmt w:val="bullet"/>
      <w:lvlText w:val=""/>
      <w:lvlJc w:val="left"/>
      <w:pPr>
        <w:ind w:left="5040" w:hanging="360"/>
      </w:pPr>
      <w:rPr>
        <w:rFonts w:hint="default" w:ascii="Symbol" w:hAnsi="Symbol"/>
      </w:rPr>
    </w:lvl>
    <w:lvl w:ilvl="7" w:tplc="448AC53A">
      <w:start w:val="1"/>
      <w:numFmt w:val="bullet"/>
      <w:lvlText w:val="o"/>
      <w:lvlJc w:val="left"/>
      <w:pPr>
        <w:ind w:left="5760" w:hanging="360"/>
      </w:pPr>
      <w:rPr>
        <w:rFonts w:hint="default" w:ascii="Courier New" w:hAnsi="Courier New"/>
      </w:rPr>
    </w:lvl>
    <w:lvl w:ilvl="8" w:tplc="CD548426">
      <w:start w:val="1"/>
      <w:numFmt w:val="bullet"/>
      <w:lvlText w:val=""/>
      <w:lvlJc w:val="left"/>
      <w:pPr>
        <w:ind w:left="6480" w:hanging="360"/>
      </w:pPr>
      <w:rPr>
        <w:rFonts w:hint="default" w:ascii="Wingdings" w:hAnsi="Wingdings"/>
      </w:rPr>
    </w:lvl>
  </w:abstractNum>
  <w:abstractNum w:abstractNumId="58" w15:restartNumberingAfterBreak="0">
    <w:nsid w:val="2FD8739D"/>
    <w:multiLevelType w:val="hybridMultilevel"/>
    <w:tmpl w:val="12C2158C"/>
    <w:lvl w:ilvl="0" w:tplc="0F7A2126">
      <w:start w:val="1"/>
      <w:numFmt w:val="bullet"/>
      <w:lvlText w:val=""/>
      <w:lvlJc w:val="left"/>
      <w:pPr>
        <w:ind w:left="720" w:hanging="360"/>
      </w:pPr>
      <w:rPr>
        <w:rFonts w:hint="default" w:ascii="Symbol" w:hAnsi="Symbol"/>
      </w:rPr>
    </w:lvl>
    <w:lvl w:ilvl="1" w:tplc="22707F02">
      <w:start w:val="1"/>
      <w:numFmt w:val="bullet"/>
      <w:lvlText w:val="o"/>
      <w:lvlJc w:val="left"/>
      <w:pPr>
        <w:ind w:left="1440" w:hanging="360"/>
      </w:pPr>
      <w:rPr>
        <w:rFonts w:hint="default" w:ascii="Courier New" w:hAnsi="Courier New"/>
      </w:rPr>
    </w:lvl>
    <w:lvl w:ilvl="2" w:tplc="0AA0175E">
      <w:start w:val="1"/>
      <w:numFmt w:val="bullet"/>
      <w:lvlText w:val=""/>
      <w:lvlJc w:val="left"/>
      <w:pPr>
        <w:ind w:left="2160" w:hanging="360"/>
      </w:pPr>
      <w:rPr>
        <w:rFonts w:hint="default" w:ascii="Wingdings" w:hAnsi="Wingdings"/>
      </w:rPr>
    </w:lvl>
    <w:lvl w:ilvl="3" w:tplc="CED2FA74">
      <w:start w:val="1"/>
      <w:numFmt w:val="bullet"/>
      <w:lvlText w:val=""/>
      <w:lvlJc w:val="left"/>
      <w:pPr>
        <w:ind w:left="2880" w:hanging="360"/>
      </w:pPr>
      <w:rPr>
        <w:rFonts w:hint="default" w:ascii="Symbol" w:hAnsi="Symbol"/>
      </w:rPr>
    </w:lvl>
    <w:lvl w:ilvl="4" w:tplc="F39A2350">
      <w:start w:val="1"/>
      <w:numFmt w:val="bullet"/>
      <w:lvlText w:val="o"/>
      <w:lvlJc w:val="left"/>
      <w:pPr>
        <w:ind w:left="3600" w:hanging="360"/>
      </w:pPr>
      <w:rPr>
        <w:rFonts w:hint="default" w:ascii="Courier New" w:hAnsi="Courier New"/>
      </w:rPr>
    </w:lvl>
    <w:lvl w:ilvl="5" w:tplc="19F8AB28">
      <w:start w:val="1"/>
      <w:numFmt w:val="bullet"/>
      <w:lvlText w:val=""/>
      <w:lvlJc w:val="left"/>
      <w:pPr>
        <w:ind w:left="4320" w:hanging="360"/>
      </w:pPr>
      <w:rPr>
        <w:rFonts w:hint="default" w:ascii="Wingdings" w:hAnsi="Wingdings"/>
      </w:rPr>
    </w:lvl>
    <w:lvl w:ilvl="6" w:tplc="8FBEFD1A">
      <w:start w:val="1"/>
      <w:numFmt w:val="bullet"/>
      <w:lvlText w:val=""/>
      <w:lvlJc w:val="left"/>
      <w:pPr>
        <w:ind w:left="5040" w:hanging="360"/>
      </w:pPr>
      <w:rPr>
        <w:rFonts w:hint="default" w:ascii="Symbol" w:hAnsi="Symbol"/>
      </w:rPr>
    </w:lvl>
    <w:lvl w:ilvl="7" w:tplc="65120148">
      <w:start w:val="1"/>
      <w:numFmt w:val="bullet"/>
      <w:lvlText w:val="o"/>
      <w:lvlJc w:val="left"/>
      <w:pPr>
        <w:ind w:left="5760" w:hanging="360"/>
      </w:pPr>
      <w:rPr>
        <w:rFonts w:hint="default" w:ascii="Courier New" w:hAnsi="Courier New"/>
      </w:rPr>
    </w:lvl>
    <w:lvl w:ilvl="8" w:tplc="9F32B69A">
      <w:start w:val="1"/>
      <w:numFmt w:val="bullet"/>
      <w:lvlText w:val=""/>
      <w:lvlJc w:val="left"/>
      <w:pPr>
        <w:ind w:left="6480" w:hanging="360"/>
      </w:pPr>
      <w:rPr>
        <w:rFonts w:hint="default" w:ascii="Wingdings" w:hAnsi="Wingdings"/>
      </w:rPr>
    </w:lvl>
  </w:abstractNum>
  <w:abstractNum w:abstractNumId="59" w15:restartNumberingAfterBreak="0">
    <w:nsid w:val="3011CA10"/>
    <w:multiLevelType w:val="hybridMultilevel"/>
    <w:tmpl w:val="FFFFFFFF"/>
    <w:lvl w:ilvl="0" w:tplc="D144D042">
      <w:start w:val="6"/>
      <w:numFmt w:val="decimal"/>
      <w:lvlText w:val="%1."/>
      <w:lvlJc w:val="left"/>
      <w:pPr>
        <w:ind w:left="720" w:hanging="360"/>
      </w:pPr>
    </w:lvl>
    <w:lvl w:ilvl="1" w:tplc="0568E5FC">
      <w:start w:val="1"/>
      <w:numFmt w:val="lowerLetter"/>
      <w:lvlText w:val="%2."/>
      <w:lvlJc w:val="left"/>
      <w:pPr>
        <w:ind w:left="1440" w:hanging="360"/>
      </w:pPr>
    </w:lvl>
    <w:lvl w:ilvl="2" w:tplc="875408B2">
      <w:start w:val="1"/>
      <w:numFmt w:val="lowerRoman"/>
      <w:lvlText w:val="%3."/>
      <w:lvlJc w:val="right"/>
      <w:pPr>
        <w:ind w:left="2160" w:hanging="180"/>
      </w:pPr>
    </w:lvl>
    <w:lvl w:ilvl="3" w:tplc="16D42EC2">
      <w:start w:val="1"/>
      <w:numFmt w:val="decimal"/>
      <w:lvlText w:val="%4."/>
      <w:lvlJc w:val="left"/>
      <w:pPr>
        <w:ind w:left="2880" w:hanging="360"/>
      </w:pPr>
    </w:lvl>
    <w:lvl w:ilvl="4" w:tplc="110C6A08">
      <w:start w:val="1"/>
      <w:numFmt w:val="lowerLetter"/>
      <w:lvlText w:val="%5."/>
      <w:lvlJc w:val="left"/>
      <w:pPr>
        <w:ind w:left="3600" w:hanging="360"/>
      </w:pPr>
    </w:lvl>
    <w:lvl w:ilvl="5" w:tplc="3162C554">
      <w:start w:val="1"/>
      <w:numFmt w:val="lowerRoman"/>
      <w:lvlText w:val="%6."/>
      <w:lvlJc w:val="right"/>
      <w:pPr>
        <w:ind w:left="4320" w:hanging="180"/>
      </w:pPr>
    </w:lvl>
    <w:lvl w:ilvl="6" w:tplc="AE66F06E">
      <w:start w:val="1"/>
      <w:numFmt w:val="decimal"/>
      <w:lvlText w:val="%7."/>
      <w:lvlJc w:val="left"/>
      <w:pPr>
        <w:ind w:left="5040" w:hanging="360"/>
      </w:pPr>
    </w:lvl>
    <w:lvl w:ilvl="7" w:tplc="70F84B64">
      <w:start w:val="1"/>
      <w:numFmt w:val="lowerLetter"/>
      <w:lvlText w:val="%8."/>
      <w:lvlJc w:val="left"/>
      <w:pPr>
        <w:ind w:left="5760" w:hanging="360"/>
      </w:pPr>
    </w:lvl>
    <w:lvl w:ilvl="8" w:tplc="97D2CD1A">
      <w:start w:val="1"/>
      <w:numFmt w:val="lowerRoman"/>
      <w:lvlText w:val="%9."/>
      <w:lvlJc w:val="right"/>
      <w:pPr>
        <w:ind w:left="6480" w:hanging="180"/>
      </w:pPr>
    </w:lvl>
  </w:abstractNum>
  <w:abstractNum w:abstractNumId="60" w15:restartNumberingAfterBreak="0">
    <w:nsid w:val="314CC4EB"/>
    <w:multiLevelType w:val="hybridMultilevel"/>
    <w:tmpl w:val="FFFFFFFF"/>
    <w:lvl w:ilvl="0" w:tplc="C8A636C8">
      <w:start w:val="1"/>
      <w:numFmt w:val="decimal"/>
      <w:lvlText w:val="%1."/>
      <w:lvlJc w:val="left"/>
      <w:pPr>
        <w:ind w:left="720" w:hanging="360"/>
      </w:pPr>
    </w:lvl>
    <w:lvl w:ilvl="1" w:tplc="295AE966">
      <w:start w:val="1"/>
      <w:numFmt w:val="lowerLetter"/>
      <w:lvlText w:val="%2."/>
      <w:lvlJc w:val="left"/>
      <w:pPr>
        <w:ind w:left="1440" w:hanging="360"/>
      </w:pPr>
    </w:lvl>
    <w:lvl w:ilvl="2" w:tplc="B658D4DC">
      <w:start w:val="1"/>
      <w:numFmt w:val="lowerRoman"/>
      <w:lvlText w:val="%3."/>
      <w:lvlJc w:val="right"/>
      <w:pPr>
        <w:ind w:left="2160" w:hanging="180"/>
      </w:pPr>
    </w:lvl>
    <w:lvl w:ilvl="3" w:tplc="9948F6DE">
      <w:start w:val="1"/>
      <w:numFmt w:val="decimal"/>
      <w:lvlText w:val="%4."/>
      <w:lvlJc w:val="left"/>
      <w:pPr>
        <w:ind w:left="2880" w:hanging="360"/>
      </w:pPr>
    </w:lvl>
    <w:lvl w:ilvl="4" w:tplc="2A38FE8E">
      <w:start w:val="1"/>
      <w:numFmt w:val="lowerLetter"/>
      <w:lvlText w:val="%5."/>
      <w:lvlJc w:val="left"/>
      <w:pPr>
        <w:ind w:left="3600" w:hanging="360"/>
      </w:pPr>
    </w:lvl>
    <w:lvl w:ilvl="5" w:tplc="13945414">
      <w:start w:val="1"/>
      <w:numFmt w:val="lowerRoman"/>
      <w:lvlText w:val="%6."/>
      <w:lvlJc w:val="right"/>
      <w:pPr>
        <w:ind w:left="4320" w:hanging="180"/>
      </w:pPr>
    </w:lvl>
    <w:lvl w:ilvl="6" w:tplc="0652CF20">
      <w:start w:val="1"/>
      <w:numFmt w:val="decimal"/>
      <w:lvlText w:val="%7."/>
      <w:lvlJc w:val="left"/>
      <w:pPr>
        <w:ind w:left="5040" w:hanging="360"/>
      </w:pPr>
    </w:lvl>
    <w:lvl w:ilvl="7" w:tplc="7C8ECBE2">
      <w:start w:val="1"/>
      <w:numFmt w:val="lowerLetter"/>
      <w:lvlText w:val="%8."/>
      <w:lvlJc w:val="left"/>
      <w:pPr>
        <w:ind w:left="5760" w:hanging="360"/>
      </w:pPr>
    </w:lvl>
    <w:lvl w:ilvl="8" w:tplc="35FC6D14">
      <w:start w:val="1"/>
      <w:numFmt w:val="lowerRoman"/>
      <w:lvlText w:val="%9."/>
      <w:lvlJc w:val="right"/>
      <w:pPr>
        <w:ind w:left="6480" w:hanging="180"/>
      </w:pPr>
    </w:lvl>
  </w:abstractNum>
  <w:abstractNum w:abstractNumId="61" w15:restartNumberingAfterBreak="0">
    <w:nsid w:val="32413B54"/>
    <w:multiLevelType w:val="hybridMultilevel"/>
    <w:tmpl w:val="D7DE0C4E"/>
    <w:lvl w:ilvl="0" w:tplc="7262B12A">
      <w:start w:val="1"/>
      <w:numFmt w:val="decimal"/>
      <w:lvlText w:val="%1."/>
      <w:lvlJc w:val="left"/>
      <w:pPr>
        <w:ind w:left="720" w:hanging="360"/>
      </w:pPr>
    </w:lvl>
    <w:lvl w:ilvl="1" w:tplc="2D44EADC">
      <w:start w:val="1"/>
      <w:numFmt w:val="lowerLetter"/>
      <w:lvlText w:val="%2."/>
      <w:lvlJc w:val="left"/>
      <w:pPr>
        <w:ind w:left="1440" w:hanging="360"/>
      </w:pPr>
    </w:lvl>
    <w:lvl w:ilvl="2" w:tplc="9028DA2C">
      <w:start w:val="1"/>
      <w:numFmt w:val="lowerRoman"/>
      <w:lvlText w:val="%3."/>
      <w:lvlJc w:val="right"/>
      <w:pPr>
        <w:ind w:left="2160" w:hanging="180"/>
      </w:pPr>
    </w:lvl>
    <w:lvl w:ilvl="3" w:tplc="51E66F04">
      <w:start w:val="1"/>
      <w:numFmt w:val="decimal"/>
      <w:lvlText w:val="%4."/>
      <w:lvlJc w:val="left"/>
      <w:pPr>
        <w:ind w:left="2880" w:hanging="360"/>
      </w:pPr>
    </w:lvl>
    <w:lvl w:ilvl="4" w:tplc="6CC0696E">
      <w:start w:val="1"/>
      <w:numFmt w:val="lowerLetter"/>
      <w:lvlText w:val="%5."/>
      <w:lvlJc w:val="left"/>
      <w:pPr>
        <w:ind w:left="3600" w:hanging="360"/>
      </w:pPr>
    </w:lvl>
    <w:lvl w:ilvl="5" w:tplc="3E3E49C8">
      <w:start w:val="1"/>
      <w:numFmt w:val="lowerRoman"/>
      <w:lvlText w:val="%6."/>
      <w:lvlJc w:val="right"/>
      <w:pPr>
        <w:ind w:left="4320" w:hanging="180"/>
      </w:pPr>
    </w:lvl>
    <w:lvl w:ilvl="6" w:tplc="1430C19E">
      <w:start w:val="1"/>
      <w:numFmt w:val="decimal"/>
      <w:lvlText w:val="%7."/>
      <w:lvlJc w:val="left"/>
      <w:pPr>
        <w:ind w:left="5040" w:hanging="360"/>
      </w:pPr>
    </w:lvl>
    <w:lvl w:ilvl="7" w:tplc="62C47B36">
      <w:start w:val="1"/>
      <w:numFmt w:val="lowerLetter"/>
      <w:lvlText w:val="%8."/>
      <w:lvlJc w:val="left"/>
      <w:pPr>
        <w:ind w:left="5760" w:hanging="360"/>
      </w:pPr>
    </w:lvl>
    <w:lvl w:ilvl="8" w:tplc="59A20BA8">
      <w:start w:val="1"/>
      <w:numFmt w:val="lowerRoman"/>
      <w:lvlText w:val="%9."/>
      <w:lvlJc w:val="right"/>
      <w:pPr>
        <w:ind w:left="6480" w:hanging="180"/>
      </w:pPr>
    </w:lvl>
  </w:abstractNum>
  <w:abstractNum w:abstractNumId="62" w15:restartNumberingAfterBreak="0">
    <w:nsid w:val="3304FF05"/>
    <w:multiLevelType w:val="hybridMultilevel"/>
    <w:tmpl w:val="63B6B2A0"/>
    <w:lvl w:ilvl="0" w:tplc="28A0E220">
      <w:start w:val="1"/>
      <w:numFmt w:val="bullet"/>
      <w:lvlText w:val=""/>
      <w:lvlJc w:val="left"/>
      <w:pPr>
        <w:ind w:left="1080" w:hanging="360"/>
      </w:pPr>
      <w:rPr>
        <w:rFonts w:hint="default" w:ascii="Symbol" w:hAnsi="Symbol"/>
      </w:rPr>
    </w:lvl>
    <w:lvl w:ilvl="1" w:tplc="80027386">
      <w:start w:val="1"/>
      <w:numFmt w:val="bullet"/>
      <w:lvlText w:val="o"/>
      <w:lvlJc w:val="left"/>
      <w:pPr>
        <w:ind w:left="1800" w:hanging="360"/>
      </w:pPr>
      <w:rPr>
        <w:rFonts w:hint="default" w:ascii="Courier New" w:hAnsi="Courier New"/>
      </w:rPr>
    </w:lvl>
    <w:lvl w:ilvl="2" w:tplc="5AD298F4">
      <w:start w:val="1"/>
      <w:numFmt w:val="bullet"/>
      <w:lvlText w:val=""/>
      <w:lvlJc w:val="left"/>
      <w:pPr>
        <w:ind w:left="2520" w:hanging="360"/>
      </w:pPr>
      <w:rPr>
        <w:rFonts w:hint="default" w:ascii="Wingdings" w:hAnsi="Wingdings"/>
      </w:rPr>
    </w:lvl>
    <w:lvl w:ilvl="3" w:tplc="42A653DA">
      <w:start w:val="1"/>
      <w:numFmt w:val="bullet"/>
      <w:lvlText w:val=""/>
      <w:lvlJc w:val="left"/>
      <w:pPr>
        <w:ind w:left="3240" w:hanging="360"/>
      </w:pPr>
      <w:rPr>
        <w:rFonts w:hint="default" w:ascii="Symbol" w:hAnsi="Symbol"/>
      </w:rPr>
    </w:lvl>
    <w:lvl w:ilvl="4" w:tplc="24A2A0E4">
      <w:start w:val="1"/>
      <w:numFmt w:val="bullet"/>
      <w:lvlText w:val="o"/>
      <w:lvlJc w:val="left"/>
      <w:pPr>
        <w:ind w:left="3960" w:hanging="360"/>
      </w:pPr>
      <w:rPr>
        <w:rFonts w:hint="default" w:ascii="Courier New" w:hAnsi="Courier New"/>
      </w:rPr>
    </w:lvl>
    <w:lvl w:ilvl="5" w:tplc="EFB815EE">
      <w:start w:val="1"/>
      <w:numFmt w:val="bullet"/>
      <w:lvlText w:val=""/>
      <w:lvlJc w:val="left"/>
      <w:pPr>
        <w:ind w:left="4680" w:hanging="360"/>
      </w:pPr>
      <w:rPr>
        <w:rFonts w:hint="default" w:ascii="Wingdings" w:hAnsi="Wingdings"/>
      </w:rPr>
    </w:lvl>
    <w:lvl w:ilvl="6" w:tplc="B3BE062C">
      <w:start w:val="1"/>
      <w:numFmt w:val="bullet"/>
      <w:lvlText w:val=""/>
      <w:lvlJc w:val="left"/>
      <w:pPr>
        <w:ind w:left="5400" w:hanging="360"/>
      </w:pPr>
      <w:rPr>
        <w:rFonts w:hint="default" w:ascii="Symbol" w:hAnsi="Symbol"/>
      </w:rPr>
    </w:lvl>
    <w:lvl w:ilvl="7" w:tplc="2200BD20">
      <w:start w:val="1"/>
      <w:numFmt w:val="bullet"/>
      <w:lvlText w:val="o"/>
      <w:lvlJc w:val="left"/>
      <w:pPr>
        <w:ind w:left="6120" w:hanging="360"/>
      </w:pPr>
      <w:rPr>
        <w:rFonts w:hint="default" w:ascii="Courier New" w:hAnsi="Courier New"/>
      </w:rPr>
    </w:lvl>
    <w:lvl w:ilvl="8" w:tplc="EB8619B6">
      <w:start w:val="1"/>
      <w:numFmt w:val="bullet"/>
      <w:lvlText w:val=""/>
      <w:lvlJc w:val="left"/>
      <w:pPr>
        <w:ind w:left="6840" w:hanging="360"/>
      </w:pPr>
      <w:rPr>
        <w:rFonts w:hint="default" w:ascii="Wingdings" w:hAnsi="Wingdings"/>
      </w:rPr>
    </w:lvl>
  </w:abstractNum>
  <w:abstractNum w:abstractNumId="63" w15:restartNumberingAfterBreak="0">
    <w:nsid w:val="331C70B0"/>
    <w:multiLevelType w:val="hybridMultilevel"/>
    <w:tmpl w:val="9A9E2B1A"/>
    <w:lvl w:ilvl="0" w:tplc="38090001">
      <w:start w:val="1"/>
      <w:numFmt w:val="bullet"/>
      <w:lvlText w:val=""/>
      <w:lvlJc w:val="left"/>
      <w:pPr>
        <w:ind w:left="720" w:hanging="360"/>
      </w:pPr>
      <w:rPr>
        <w:rFonts w:hint="default" w:ascii="Symbol" w:hAnsi="Symbol"/>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64" w15:restartNumberingAfterBreak="0">
    <w:nsid w:val="3550EAD3"/>
    <w:multiLevelType w:val="hybridMultilevel"/>
    <w:tmpl w:val="FFFFFFFF"/>
    <w:lvl w:ilvl="0" w:tplc="2F6CA688">
      <w:start w:val="1"/>
      <w:numFmt w:val="bullet"/>
      <w:lvlText w:val=""/>
      <w:lvlJc w:val="left"/>
      <w:pPr>
        <w:ind w:left="720" w:hanging="360"/>
      </w:pPr>
      <w:rPr>
        <w:rFonts w:hint="default" w:ascii="Symbol" w:hAnsi="Symbol"/>
      </w:rPr>
    </w:lvl>
    <w:lvl w:ilvl="1" w:tplc="2FECCD76">
      <w:start w:val="1"/>
      <w:numFmt w:val="bullet"/>
      <w:lvlText w:val="o"/>
      <w:lvlJc w:val="left"/>
      <w:pPr>
        <w:ind w:left="1440" w:hanging="360"/>
      </w:pPr>
      <w:rPr>
        <w:rFonts w:hint="default" w:ascii="Courier New" w:hAnsi="Courier New"/>
      </w:rPr>
    </w:lvl>
    <w:lvl w:ilvl="2" w:tplc="B54E16DA">
      <w:start w:val="1"/>
      <w:numFmt w:val="bullet"/>
      <w:lvlText w:val=""/>
      <w:lvlJc w:val="left"/>
      <w:pPr>
        <w:ind w:left="2160" w:hanging="360"/>
      </w:pPr>
      <w:rPr>
        <w:rFonts w:hint="default" w:ascii="Wingdings" w:hAnsi="Wingdings"/>
      </w:rPr>
    </w:lvl>
    <w:lvl w:ilvl="3" w:tplc="02328404">
      <w:start w:val="1"/>
      <w:numFmt w:val="bullet"/>
      <w:lvlText w:val=""/>
      <w:lvlJc w:val="left"/>
      <w:pPr>
        <w:ind w:left="2880" w:hanging="360"/>
      </w:pPr>
      <w:rPr>
        <w:rFonts w:hint="default" w:ascii="Symbol" w:hAnsi="Symbol"/>
      </w:rPr>
    </w:lvl>
    <w:lvl w:ilvl="4" w:tplc="1822130E">
      <w:start w:val="1"/>
      <w:numFmt w:val="bullet"/>
      <w:lvlText w:val="o"/>
      <w:lvlJc w:val="left"/>
      <w:pPr>
        <w:ind w:left="3600" w:hanging="360"/>
      </w:pPr>
      <w:rPr>
        <w:rFonts w:hint="default" w:ascii="Courier New" w:hAnsi="Courier New"/>
      </w:rPr>
    </w:lvl>
    <w:lvl w:ilvl="5" w:tplc="5C744EC6">
      <w:start w:val="1"/>
      <w:numFmt w:val="bullet"/>
      <w:lvlText w:val=""/>
      <w:lvlJc w:val="left"/>
      <w:pPr>
        <w:ind w:left="4320" w:hanging="360"/>
      </w:pPr>
      <w:rPr>
        <w:rFonts w:hint="default" w:ascii="Wingdings" w:hAnsi="Wingdings"/>
      </w:rPr>
    </w:lvl>
    <w:lvl w:ilvl="6" w:tplc="7C02E250">
      <w:start w:val="1"/>
      <w:numFmt w:val="bullet"/>
      <w:lvlText w:val=""/>
      <w:lvlJc w:val="left"/>
      <w:pPr>
        <w:ind w:left="5040" w:hanging="360"/>
      </w:pPr>
      <w:rPr>
        <w:rFonts w:hint="default" w:ascii="Symbol" w:hAnsi="Symbol"/>
      </w:rPr>
    </w:lvl>
    <w:lvl w:ilvl="7" w:tplc="BE48461A">
      <w:start w:val="1"/>
      <w:numFmt w:val="bullet"/>
      <w:lvlText w:val="o"/>
      <w:lvlJc w:val="left"/>
      <w:pPr>
        <w:ind w:left="5760" w:hanging="360"/>
      </w:pPr>
      <w:rPr>
        <w:rFonts w:hint="default" w:ascii="Courier New" w:hAnsi="Courier New"/>
      </w:rPr>
    </w:lvl>
    <w:lvl w:ilvl="8" w:tplc="CBEE288E">
      <w:start w:val="1"/>
      <w:numFmt w:val="bullet"/>
      <w:lvlText w:val=""/>
      <w:lvlJc w:val="left"/>
      <w:pPr>
        <w:ind w:left="6480" w:hanging="360"/>
      </w:pPr>
      <w:rPr>
        <w:rFonts w:hint="default" w:ascii="Wingdings" w:hAnsi="Wingdings"/>
      </w:rPr>
    </w:lvl>
  </w:abstractNum>
  <w:abstractNum w:abstractNumId="65" w15:restartNumberingAfterBreak="0">
    <w:nsid w:val="36F885D5"/>
    <w:multiLevelType w:val="hybridMultilevel"/>
    <w:tmpl w:val="9260F84A"/>
    <w:lvl w:ilvl="0" w:tplc="FA3203E0">
      <w:start w:val="1"/>
      <w:numFmt w:val="bullet"/>
      <w:lvlText w:val=""/>
      <w:lvlJc w:val="left"/>
      <w:pPr>
        <w:ind w:left="720" w:hanging="360"/>
      </w:pPr>
      <w:rPr>
        <w:rFonts w:hint="default" w:ascii="Symbol" w:hAnsi="Symbol"/>
      </w:rPr>
    </w:lvl>
    <w:lvl w:ilvl="1" w:tplc="21CE3BD0">
      <w:start w:val="1"/>
      <w:numFmt w:val="bullet"/>
      <w:lvlText w:val="o"/>
      <w:lvlJc w:val="left"/>
      <w:pPr>
        <w:ind w:left="1440" w:hanging="360"/>
      </w:pPr>
      <w:rPr>
        <w:rFonts w:hint="default" w:ascii="Courier New" w:hAnsi="Courier New"/>
      </w:rPr>
    </w:lvl>
    <w:lvl w:ilvl="2" w:tplc="FA5415F2">
      <w:start w:val="1"/>
      <w:numFmt w:val="bullet"/>
      <w:lvlText w:val=""/>
      <w:lvlJc w:val="left"/>
      <w:pPr>
        <w:ind w:left="2160" w:hanging="360"/>
      </w:pPr>
      <w:rPr>
        <w:rFonts w:hint="default" w:ascii="Wingdings" w:hAnsi="Wingdings"/>
      </w:rPr>
    </w:lvl>
    <w:lvl w:ilvl="3" w:tplc="6D222D86">
      <w:start w:val="1"/>
      <w:numFmt w:val="bullet"/>
      <w:lvlText w:val=""/>
      <w:lvlJc w:val="left"/>
      <w:pPr>
        <w:ind w:left="2880" w:hanging="360"/>
      </w:pPr>
      <w:rPr>
        <w:rFonts w:hint="default" w:ascii="Symbol" w:hAnsi="Symbol"/>
      </w:rPr>
    </w:lvl>
    <w:lvl w:ilvl="4" w:tplc="D1CAC870">
      <w:start w:val="1"/>
      <w:numFmt w:val="bullet"/>
      <w:lvlText w:val="o"/>
      <w:lvlJc w:val="left"/>
      <w:pPr>
        <w:ind w:left="3600" w:hanging="360"/>
      </w:pPr>
      <w:rPr>
        <w:rFonts w:hint="default" w:ascii="Courier New" w:hAnsi="Courier New"/>
      </w:rPr>
    </w:lvl>
    <w:lvl w:ilvl="5" w:tplc="0BE48948">
      <w:start w:val="1"/>
      <w:numFmt w:val="bullet"/>
      <w:lvlText w:val=""/>
      <w:lvlJc w:val="left"/>
      <w:pPr>
        <w:ind w:left="4320" w:hanging="360"/>
      </w:pPr>
      <w:rPr>
        <w:rFonts w:hint="default" w:ascii="Wingdings" w:hAnsi="Wingdings"/>
      </w:rPr>
    </w:lvl>
    <w:lvl w:ilvl="6" w:tplc="F1889B4E">
      <w:start w:val="1"/>
      <w:numFmt w:val="bullet"/>
      <w:lvlText w:val=""/>
      <w:lvlJc w:val="left"/>
      <w:pPr>
        <w:ind w:left="5040" w:hanging="360"/>
      </w:pPr>
      <w:rPr>
        <w:rFonts w:hint="default" w:ascii="Symbol" w:hAnsi="Symbol"/>
      </w:rPr>
    </w:lvl>
    <w:lvl w:ilvl="7" w:tplc="A6964810">
      <w:start w:val="1"/>
      <w:numFmt w:val="bullet"/>
      <w:lvlText w:val="o"/>
      <w:lvlJc w:val="left"/>
      <w:pPr>
        <w:ind w:left="5760" w:hanging="360"/>
      </w:pPr>
      <w:rPr>
        <w:rFonts w:hint="default" w:ascii="Courier New" w:hAnsi="Courier New"/>
      </w:rPr>
    </w:lvl>
    <w:lvl w:ilvl="8" w:tplc="06A68F54">
      <w:start w:val="1"/>
      <w:numFmt w:val="bullet"/>
      <w:lvlText w:val=""/>
      <w:lvlJc w:val="left"/>
      <w:pPr>
        <w:ind w:left="6480" w:hanging="360"/>
      </w:pPr>
      <w:rPr>
        <w:rFonts w:hint="default" w:ascii="Wingdings" w:hAnsi="Wingdings"/>
      </w:rPr>
    </w:lvl>
  </w:abstractNum>
  <w:abstractNum w:abstractNumId="66" w15:restartNumberingAfterBreak="0">
    <w:nsid w:val="380E2353"/>
    <w:multiLevelType w:val="hybridMultilevel"/>
    <w:tmpl w:val="40848E60"/>
    <w:lvl w:ilvl="0" w:tplc="38090001">
      <w:start w:val="1"/>
      <w:numFmt w:val="bullet"/>
      <w:lvlText w:val=""/>
      <w:lvlJc w:val="left"/>
      <w:pPr>
        <w:ind w:left="720" w:hanging="360"/>
      </w:pPr>
      <w:rPr>
        <w:rFonts w:hint="default" w:ascii="Symbol" w:hAnsi="Symbol"/>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67" w15:restartNumberingAfterBreak="0">
    <w:nsid w:val="38B8E64A"/>
    <w:multiLevelType w:val="hybridMultilevel"/>
    <w:tmpl w:val="2F10C488"/>
    <w:lvl w:ilvl="0" w:tplc="34E8FE0C">
      <w:start w:val="1"/>
      <w:numFmt w:val="bullet"/>
      <w:lvlText w:val=""/>
      <w:lvlJc w:val="left"/>
      <w:pPr>
        <w:ind w:left="720" w:hanging="360"/>
      </w:pPr>
      <w:rPr>
        <w:rFonts w:hint="default" w:ascii="Symbol" w:hAnsi="Symbol"/>
      </w:rPr>
    </w:lvl>
    <w:lvl w:ilvl="1" w:tplc="9E9660BA">
      <w:start w:val="1"/>
      <w:numFmt w:val="bullet"/>
      <w:lvlText w:val="o"/>
      <w:lvlJc w:val="left"/>
      <w:pPr>
        <w:ind w:left="1440" w:hanging="360"/>
      </w:pPr>
      <w:rPr>
        <w:rFonts w:hint="default" w:ascii="Courier New" w:hAnsi="Courier New"/>
      </w:rPr>
    </w:lvl>
    <w:lvl w:ilvl="2" w:tplc="3E6292A4">
      <w:start w:val="1"/>
      <w:numFmt w:val="bullet"/>
      <w:lvlText w:val=""/>
      <w:lvlJc w:val="left"/>
      <w:pPr>
        <w:ind w:left="2160" w:hanging="360"/>
      </w:pPr>
      <w:rPr>
        <w:rFonts w:hint="default" w:ascii="Wingdings" w:hAnsi="Wingdings"/>
      </w:rPr>
    </w:lvl>
    <w:lvl w:ilvl="3" w:tplc="223246B8">
      <w:start w:val="1"/>
      <w:numFmt w:val="bullet"/>
      <w:lvlText w:val=""/>
      <w:lvlJc w:val="left"/>
      <w:pPr>
        <w:ind w:left="2880" w:hanging="360"/>
      </w:pPr>
      <w:rPr>
        <w:rFonts w:hint="default" w:ascii="Symbol" w:hAnsi="Symbol"/>
      </w:rPr>
    </w:lvl>
    <w:lvl w:ilvl="4" w:tplc="80F825A8">
      <w:start w:val="1"/>
      <w:numFmt w:val="bullet"/>
      <w:lvlText w:val="o"/>
      <w:lvlJc w:val="left"/>
      <w:pPr>
        <w:ind w:left="3600" w:hanging="360"/>
      </w:pPr>
      <w:rPr>
        <w:rFonts w:hint="default" w:ascii="Courier New" w:hAnsi="Courier New"/>
      </w:rPr>
    </w:lvl>
    <w:lvl w:ilvl="5" w:tplc="16D8E22E">
      <w:start w:val="1"/>
      <w:numFmt w:val="bullet"/>
      <w:lvlText w:val=""/>
      <w:lvlJc w:val="left"/>
      <w:pPr>
        <w:ind w:left="4320" w:hanging="360"/>
      </w:pPr>
      <w:rPr>
        <w:rFonts w:hint="default" w:ascii="Wingdings" w:hAnsi="Wingdings"/>
      </w:rPr>
    </w:lvl>
    <w:lvl w:ilvl="6" w:tplc="7B9EC2A8">
      <w:start w:val="1"/>
      <w:numFmt w:val="bullet"/>
      <w:lvlText w:val=""/>
      <w:lvlJc w:val="left"/>
      <w:pPr>
        <w:ind w:left="5040" w:hanging="360"/>
      </w:pPr>
      <w:rPr>
        <w:rFonts w:hint="default" w:ascii="Symbol" w:hAnsi="Symbol"/>
      </w:rPr>
    </w:lvl>
    <w:lvl w:ilvl="7" w:tplc="26BEC3D6">
      <w:start w:val="1"/>
      <w:numFmt w:val="bullet"/>
      <w:lvlText w:val="o"/>
      <w:lvlJc w:val="left"/>
      <w:pPr>
        <w:ind w:left="5760" w:hanging="360"/>
      </w:pPr>
      <w:rPr>
        <w:rFonts w:hint="default" w:ascii="Courier New" w:hAnsi="Courier New"/>
      </w:rPr>
    </w:lvl>
    <w:lvl w:ilvl="8" w:tplc="840C4B0C">
      <w:start w:val="1"/>
      <w:numFmt w:val="bullet"/>
      <w:lvlText w:val=""/>
      <w:lvlJc w:val="left"/>
      <w:pPr>
        <w:ind w:left="6480" w:hanging="360"/>
      </w:pPr>
      <w:rPr>
        <w:rFonts w:hint="default" w:ascii="Wingdings" w:hAnsi="Wingdings"/>
      </w:rPr>
    </w:lvl>
  </w:abstractNum>
  <w:abstractNum w:abstractNumId="68" w15:restartNumberingAfterBreak="0">
    <w:nsid w:val="3A46D092"/>
    <w:multiLevelType w:val="hybridMultilevel"/>
    <w:tmpl w:val="DF1E0884"/>
    <w:lvl w:ilvl="0" w:tplc="EF1A78C6">
      <w:start w:val="1"/>
      <w:numFmt w:val="bullet"/>
      <w:lvlText w:val=""/>
      <w:lvlJc w:val="left"/>
      <w:pPr>
        <w:ind w:left="1080" w:hanging="360"/>
      </w:pPr>
      <w:rPr>
        <w:rFonts w:hint="default" w:ascii="Symbol" w:hAnsi="Symbol"/>
      </w:rPr>
    </w:lvl>
    <w:lvl w:ilvl="1" w:tplc="B7769EFA">
      <w:start w:val="1"/>
      <w:numFmt w:val="bullet"/>
      <w:lvlText w:val="o"/>
      <w:lvlJc w:val="left"/>
      <w:pPr>
        <w:ind w:left="1800" w:hanging="360"/>
      </w:pPr>
      <w:rPr>
        <w:rFonts w:hint="default" w:ascii="Courier New" w:hAnsi="Courier New"/>
      </w:rPr>
    </w:lvl>
    <w:lvl w:ilvl="2" w:tplc="6E8A027C">
      <w:start w:val="1"/>
      <w:numFmt w:val="bullet"/>
      <w:lvlText w:val=""/>
      <w:lvlJc w:val="left"/>
      <w:pPr>
        <w:ind w:left="2520" w:hanging="360"/>
      </w:pPr>
      <w:rPr>
        <w:rFonts w:hint="default" w:ascii="Wingdings" w:hAnsi="Wingdings"/>
      </w:rPr>
    </w:lvl>
    <w:lvl w:ilvl="3" w:tplc="95485E66">
      <w:start w:val="1"/>
      <w:numFmt w:val="bullet"/>
      <w:lvlText w:val=""/>
      <w:lvlJc w:val="left"/>
      <w:pPr>
        <w:ind w:left="3240" w:hanging="360"/>
      </w:pPr>
      <w:rPr>
        <w:rFonts w:hint="default" w:ascii="Symbol" w:hAnsi="Symbol"/>
      </w:rPr>
    </w:lvl>
    <w:lvl w:ilvl="4" w:tplc="F63E6A2E">
      <w:start w:val="1"/>
      <w:numFmt w:val="bullet"/>
      <w:lvlText w:val="o"/>
      <w:lvlJc w:val="left"/>
      <w:pPr>
        <w:ind w:left="3960" w:hanging="360"/>
      </w:pPr>
      <w:rPr>
        <w:rFonts w:hint="default" w:ascii="Courier New" w:hAnsi="Courier New"/>
      </w:rPr>
    </w:lvl>
    <w:lvl w:ilvl="5" w:tplc="E8FEEA0C">
      <w:start w:val="1"/>
      <w:numFmt w:val="bullet"/>
      <w:lvlText w:val=""/>
      <w:lvlJc w:val="left"/>
      <w:pPr>
        <w:ind w:left="4680" w:hanging="360"/>
      </w:pPr>
      <w:rPr>
        <w:rFonts w:hint="default" w:ascii="Wingdings" w:hAnsi="Wingdings"/>
      </w:rPr>
    </w:lvl>
    <w:lvl w:ilvl="6" w:tplc="80C20AC2">
      <w:start w:val="1"/>
      <w:numFmt w:val="bullet"/>
      <w:lvlText w:val=""/>
      <w:lvlJc w:val="left"/>
      <w:pPr>
        <w:ind w:left="5400" w:hanging="360"/>
      </w:pPr>
      <w:rPr>
        <w:rFonts w:hint="default" w:ascii="Symbol" w:hAnsi="Symbol"/>
      </w:rPr>
    </w:lvl>
    <w:lvl w:ilvl="7" w:tplc="13EC900A">
      <w:start w:val="1"/>
      <w:numFmt w:val="bullet"/>
      <w:lvlText w:val="o"/>
      <w:lvlJc w:val="left"/>
      <w:pPr>
        <w:ind w:left="6120" w:hanging="360"/>
      </w:pPr>
      <w:rPr>
        <w:rFonts w:hint="default" w:ascii="Courier New" w:hAnsi="Courier New"/>
      </w:rPr>
    </w:lvl>
    <w:lvl w:ilvl="8" w:tplc="68F88A54">
      <w:start w:val="1"/>
      <w:numFmt w:val="bullet"/>
      <w:lvlText w:val=""/>
      <w:lvlJc w:val="left"/>
      <w:pPr>
        <w:ind w:left="6840" w:hanging="360"/>
      </w:pPr>
      <w:rPr>
        <w:rFonts w:hint="default" w:ascii="Wingdings" w:hAnsi="Wingdings"/>
      </w:rPr>
    </w:lvl>
  </w:abstractNum>
  <w:abstractNum w:abstractNumId="69" w15:restartNumberingAfterBreak="0">
    <w:nsid w:val="3B727C70"/>
    <w:multiLevelType w:val="hybridMultilevel"/>
    <w:tmpl w:val="C4B036DA"/>
    <w:lvl w:ilvl="0" w:tplc="BF686906">
      <w:start w:val="1"/>
      <w:numFmt w:val="decimal"/>
      <w:lvlText w:val="%1."/>
      <w:lvlJc w:val="left"/>
      <w:pPr>
        <w:ind w:left="720" w:hanging="360"/>
      </w:pPr>
    </w:lvl>
    <w:lvl w:ilvl="1" w:tplc="741821D2">
      <w:start w:val="1"/>
      <w:numFmt w:val="lowerLetter"/>
      <w:lvlText w:val="%2."/>
      <w:lvlJc w:val="left"/>
      <w:pPr>
        <w:ind w:left="1440" w:hanging="360"/>
      </w:pPr>
    </w:lvl>
    <w:lvl w:ilvl="2" w:tplc="C2F006D2">
      <w:start w:val="1"/>
      <w:numFmt w:val="lowerRoman"/>
      <w:lvlText w:val="%3."/>
      <w:lvlJc w:val="right"/>
      <w:pPr>
        <w:ind w:left="2160" w:hanging="180"/>
      </w:pPr>
    </w:lvl>
    <w:lvl w:ilvl="3" w:tplc="113ED062">
      <w:start w:val="1"/>
      <w:numFmt w:val="decimal"/>
      <w:lvlText w:val="%4."/>
      <w:lvlJc w:val="left"/>
      <w:pPr>
        <w:ind w:left="2880" w:hanging="360"/>
      </w:pPr>
    </w:lvl>
    <w:lvl w:ilvl="4" w:tplc="F042A282">
      <w:start w:val="1"/>
      <w:numFmt w:val="lowerLetter"/>
      <w:lvlText w:val="%5."/>
      <w:lvlJc w:val="left"/>
      <w:pPr>
        <w:ind w:left="3600" w:hanging="360"/>
      </w:pPr>
    </w:lvl>
    <w:lvl w:ilvl="5" w:tplc="C9766A6A">
      <w:start w:val="1"/>
      <w:numFmt w:val="lowerRoman"/>
      <w:lvlText w:val="%6."/>
      <w:lvlJc w:val="right"/>
      <w:pPr>
        <w:ind w:left="4320" w:hanging="180"/>
      </w:pPr>
    </w:lvl>
    <w:lvl w:ilvl="6" w:tplc="04AED176">
      <w:start w:val="1"/>
      <w:numFmt w:val="decimal"/>
      <w:lvlText w:val="%7."/>
      <w:lvlJc w:val="left"/>
      <w:pPr>
        <w:ind w:left="5040" w:hanging="360"/>
      </w:pPr>
    </w:lvl>
    <w:lvl w:ilvl="7" w:tplc="4A8067EE">
      <w:start w:val="1"/>
      <w:numFmt w:val="lowerLetter"/>
      <w:lvlText w:val="%8."/>
      <w:lvlJc w:val="left"/>
      <w:pPr>
        <w:ind w:left="5760" w:hanging="360"/>
      </w:pPr>
    </w:lvl>
    <w:lvl w:ilvl="8" w:tplc="AF12F0E0">
      <w:start w:val="1"/>
      <w:numFmt w:val="lowerRoman"/>
      <w:lvlText w:val="%9."/>
      <w:lvlJc w:val="right"/>
      <w:pPr>
        <w:ind w:left="6480" w:hanging="180"/>
      </w:pPr>
    </w:lvl>
  </w:abstractNum>
  <w:abstractNum w:abstractNumId="70" w15:restartNumberingAfterBreak="0">
    <w:nsid w:val="3BC2E06E"/>
    <w:multiLevelType w:val="hybridMultilevel"/>
    <w:tmpl w:val="0C44F3C2"/>
    <w:lvl w:ilvl="0" w:tplc="F0161078">
      <w:start w:val="1"/>
      <w:numFmt w:val="decimal"/>
      <w:lvlText w:val="%1."/>
      <w:lvlJc w:val="left"/>
      <w:pPr>
        <w:ind w:left="720" w:hanging="360"/>
      </w:pPr>
    </w:lvl>
    <w:lvl w:ilvl="1" w:tplc="1668F9BA">
      <w:start w:val="1"/>
      <w:numFmt w:val="lowerLetter"/>
      <w:lvlText w:val="%2."/>
      <w:lvlJc w:val="left"/>
      <w:pPr>
        <w:ind w:left="1440" w:hanging="360"/>
      </w:pPr>
    </w:lvl>
    <w:lvl w:ilvl="2" w:tplc="1E30946C">
      <w:start w:val="1"/>
      <w:numFmt w:val="lowerRoman"/>
      <w:lvlText w:val="%3."/>
      <w:lvlJc w:val="right"/>
      <w:pPr>
        <w:ind w:left="2160" w:hanging="180"/>
      </w:pPr>
    </w:lvl>
    <w:lvl w:ilvl="3" w:tplc="9E5247C0">
      <w:start w:val="1"/>
      <w:numFmt w:val="decimal"/>
      <w:lvlText w:val="%4."/>
      <w:lvlJc w:val="left"/>
      <w:pPr>
        <w:ind w:left="2880" w:hanging="360"/>
      </w:pPr>
    </w:lvl>
    <w:lvl w:ilvl="4" w:tplc="25687028">
      <w:start w:val="1"/>
      <w:numFmt w:val="lowerLetter"/>
      <w:lvlText w:val="%5."/>
      <w:lvlJc w:val="left"/>
      <w:pPr>
        <w:ind w:left="3600" w:hanging="360"/>
      </w:pPr>
    </w:lvl>
    <w:lvl w:ilvl="5" w:tplc="4D341140">
      <w:start w:val="1"/>
      <w:numFmt w:val="lowerRoman"/>
      <w:lvlText w:val="%6."/>
      <w:lvlJc w:val="right"/>
      <w:pPr>
        <w:ind w:left="4320" w:hanging="180"/>
      </w:pPr>
    </w:lvl>
    <w:lvl w:ilvl="6" w:tplc="4864AC74">
      <w:start w:val="1"/>
      <w:numFmt w:val="decimal"/>
      <w:lvlText w:val="%7."/>
      <w:lvlJc w:val="left"/>
      <w:pPr>
        <w:ind w:left="5040" w:hanging="360"/>
      </w:pPr>
    </w:lvl>
    <w:lvl w:ilvl="7" w:tplc="5B3C92C0">
      <w:start w:val="1"/>
      <w:numFmt w:val="lowerLetter"/>
      <w:lvlText w:val="%8."/>
      <w:lvlJc w:val="left"/>
      <w:pPr>
        <w:ind w:left="5760" w:hanging="360"/>
      </w:pPr>
    </w:lvl>
    <w:lvl w:ilvl="8" w:tplc="7E7484BA">
      <w:start w:val="1"/>
      <w:numFmt w:val="lowerRoman"/>
      <w:lvlText w:val="%9."/>
      <w:lvlJc w:val="right"/>
      <w:pPr>
        <w:ind w:left="6480" w:hanging="180"/>
      </w:pPr>
    </w:lvl>
  </w:abstractNum>
  <w:abstractNum w:abstractNumId="71" w15:restartNumberingAfterBreak="0">
    <w:nsid w:val="3BD4DBB2"/>
    <w:multiLevelType w:val="hybridMultilevel"/>
    <w:tmpl w:val="FFFFFFFF"/>
    <w:lvl w:ilvl="0" w:tplc="AAFE4A94">
      <w:start w:val="1"/>
      <w:numFmt w:val="bullet"/>
      <w:lvlText w:val=""/>
      <w:lvlJc w:val="left"/>
      <w:pPr>
        <w:ind w:left="720" w:hanging="360"/>
      </w:pPr>
      <w:rPr>
        <w:rFonts w:hint="default" w:ascii="Symbol" w:hAnsi="Symbol"/>
      </w:rPr>
    </w:lvl>
    <w:lvl w:ilvl="1" w:tplc="6720BBC4">
      <w:start w:val="1"/>
      <w:numFmt w:val="bullet"/>
      <w:lvlText w:val="o"/>
      <w:lvlJc w:val="left"/>
      <w:pPr>
        <w:ind w:left="1440" w:hanging="360"/>
      </w:pPr>
      <w:rPr>
        <w:rFonts w:hint="default" w:ascii="Courier New" w:hAnsi="Courier New"/>
      </w:rPr>
    </w:lvl>
    <w:lvl w:ilvl="2" w:tplc="DC58D760">
      <w:start w:val="1"/>
      <w:numFmt w:val="bullet"/>
      <w:lvlText w:val=""/>
      <w:lvlJc w:val="left"/>
      <w:pPr>
        <w:ind w:left="2160" w:hanging="360"/>
      </w:pPr>
      <w:rPr>
        <w:rFonts w:hint="default" w:ascii="Wingdings" w:hAnsi="Wingdings"/>
      </w:rPr>
    </w:lvl>
    <w:lvl w:ilvl="3" w:tplc="00869632">
      <w:start w:val="1"/>
      <w:numFmt w:val="bullet"/>
      <w:lvlText w:val=""/>
      <w:lvlJc w:val="left"/>
      <w:pPr>
        <w:ind w:left="2880" w:hanging="360"/>
      </w:pPr>
      <w:rPr>
        <w:rFonts w:hint="default" w:ascii="Symbol" w:hAnsi="Symbol"/>
      </w:rPr>
    </w:lvl>
    <w:lvl w:ilvl="4" w:tplc="749614E4">
      <w:start w:val="1"/>
      <w:numFmt w:val="bullet"/>
      <w:lvlText w:val="o"/>
      <w:lvlJc w:val="left"/>
      <w:pPr>
        <w:ind w:left="3600" w:hanging="360"/>
      </w:pPr>
      <w:rPr>
        <w:rFonts w:hint="default" w:ascii="Courier New" w:hAnsi="Courier New"/>
      </w:rPr>
    </w:lvl>
    <w:lvl w:ilvl="5" w:tplc="D4C053E6">
      <w:start w:val="1"/>
      <w:numFmt w:val="bullet"/>
      <w:lvlText w:val=""/>
      <w:lvlJc w:val="left"/>
      <w:pPr>
        <w:ind w:left="4320" w:hanging="360"/>
      </w:pPr>
      <w:rPr>
        <w:rFonts w:hint="default" w:ascii="Wingdings" w:hAnsi="Wingdings"/>
      </w:rPr>
    </w:lvl>
    <w:lvl w:ilvl="6" w:tplc="23A859A8">
      <w:start w:val="1"/>
      <w:numFmt w:val="bullet"/>
      <w:lvlText w:val=""/>
      <w:lvlJc w:val="left"/>
      <w:pPr>
        <w:ind w:left="5040" w:hanging="360"/>
      </w:pPr>
      <w:rPr>
        <w:rFonts w:hint="default" w:ascii="Symbol" w:hAnsi="Symbol"/>
      </w:rPr>
    </w:lvl>
    <w:lvl w:ilvl="7" w:tplc="F50EAA48">
      <w:start w:val="1"/>
      <w:numFmt w:val="bullet"/>
      <w:lvlText w:val="o"/>
      <w:lvlJc w:val="left"/>
      <w:pPr>
        <w:ind w:left="5760" w:hanging="360"/>
      </w:pPr>
      <w:rPr>
        <w:rFonts w:hint="default" w:ascii="Courier New" w:hAnsi="Courier New"/>
      </w:rPr>
    </w:lvl>
    <w:lvl w:ilvl="8" w:tplc="07466F0E">
      <w:start w:val="1"/>
      <w:numFmt w:val="bullet"/>
      <w:lvlText w:val=""/>
      <w:lvlJc w:val="left"/>
      <w:pPr>
        <w:ind w:left="6480" w:hanging="360"/>
      </w:pPr>
      <w:rPr>
        <w:rFonts w:hint="default" w:ascii="Wingdings" w:hAnsi="Wingdings"/>
      </w:rPr>
    </w:lvl>
  </w:abstractNum>
  <w:abstractNum w:abstractNumId="72" w15:restartNumberingAfterBreak="0">
    <w:nsid w:val="3C43FCA6"/>
    <w:multiLevelType w:val="hybridMultilevel"/>
    <w:tmpl w:val="5F188034"/>
    <w:lvl w:ilvl="0" w:tplc="B5A862F4">
      <w:start w:val="1"/>
      <w:numFmt w:val="bullet"/>
      <w:lvlText w:val=""/>
      <w:lvlJc w:val="left"/>
      <w:pPr>
        <w:ind w:left="1080" w:hanging="360"/>
      </w:pPr>
      <w:rPr>
        <w:rFonts w:hint="default" w:ascii="Symbol" w:hAnsi="Symbol"/>
      </w:rPr>
    </w:lvl>
    <w:lvl w:ilvl="1" w:tplc="AE9E8D28">
      <w:start w:val="1"/>
      <w:numFmt w:val="bullet"/>
      <w:lvlText w:val="o"/>
      <w:lvlJc w:val="left"/>
      <w:pPr>
        <w:ind w:left="1800" w:hanging="360"/>
      </w:pPr>
      <w:rPr>
        <w:rFonts w:hint="default" w:ascii="Courier New" w:hAnsi="Courier New"/>
      </w:rPr>
    </w:lvl>
    <w:lvl w:ilvl="2" w:tplc="AA38953A">
      <w:start w:val="1"/>
      <w:numFmt w:val="bullet"/>
      <w:lvlText w:val=""/>
      <w:lvlJc w:val="left"/>
      <w:pPr>
        <w:ind w:left="2520" w:hanging="360"/>
      </w:pPr>
      <w:rPr>
        <w:rFonts w:hint="default" w:ascii="Wingdings" w:hAnsi="Wingdings"/>
      </w:rPr>
    </w:lvl>
    <w:lvl w:ilvl="3" w:tplc="7A9C529A">
      <w:start w:val="1"/>
      <w:numFmt w:val="bullet"/>
      <w:lvlText w:val=""/>
      <w:lvlJc w:val="left"/>
      <w:pPr>
        <w:ind w:left="3240" w:hanging="360"/>
      </w:pPr>
      <w:rPr>
        <w:rFonts w:hint="default" w:ascii="Symbol" w:hAnsi="Symbol"/>
      </w:rPr>
    </w:lvl>
    <w:lvl w:ilvl="4" w:tplc="557833F4">
      <w:start w:val="1"/>
      <w:numFmt w:val="bullet"/>
      <w:lvlText w:val="o"/>
      <w:lvlJc w:val="left"/>
      <w:pPr>
        <w:ind w:left="3960" w:hanging="360"/>
      </w:pPr>
      <w:rPr>
        <w:rFonts w:hint="default" w:ascii="Courier New" w:hAnsi="Courier New"/>
      </w:rPr>
    </w:lvl>
    <w:lvl w:ilvl="5" w:tplc="A46A1DD8">
      <w:start w:val="1"/>
      <w:numFmt w:val="bullet"/>
      <w:lvlText w:val=""/>
      <w:lvlJc w:val="left"/>
      <w:pPr>
        <w:ind w:left="4680" w:hanging="360"/>
      </w:pPr>
      <w:rPr>
        <w:rFonts w:hint="default" w:ascii="Wingdings" w:hAnsi="Wingdings"/>
      </w:rPr>
    </w:lvl>
    <w:lvl w:ilvl="6" w:tplc="3A3A20D6">
      <w:start w:val="1"/>
      <w:numFmt w:val="bullet"/>
      <w:lvlText w:val=""/>
      <w:lvlJc w:val="left"/>
      <w:pPr>
        <w:ind w:left="5400" w:hanging="360"/>
      </w:pPr>
      <w:rPr>
        <w:rFonts w:hint="default" w:ascii="Symbol" w:hAnsi="Symbol"/>
      </w:rPr>
    </w:lvl>
    <w:lvl w:ilvl="7" w:tplc="3612C7D4">
      <w:start w:val="1"/>
      <w:numFmt w:val="bullet"/>
      <w:lvlText w:val="o"/>
      <w:lvlJc w:val="left"/>
      <w:pPr>
        <w:ind w:left="6120" w:hanging="360"/>
      </w:pPr>
      <w:rPr>
        <w:rFonts w:hint="default" w:ascii="Courier New" w:hAnsi="Courier New"/>
      </w:rPr>
    </w:lvl>
    <w:lvl w:ilvl="8" w:tplc="CCC424AE">
      <w:start w:val="1"/>
      <w:numFmt w:val="bullet"/>
      <w:lvlText w:val=""/>
      <w:lvlJc w:val="left"/>
      <w:pPr>
        <w:ind w:left="6840" w:hanging="360"/>
      </w:pPr>
      <w:rPr>
        <w:rFonts w:hint="default" w:ascii="Wingdings" w:hAnsi="Wingdings"/>
      </w:rPr>
    </w:lvl>
  </w:abstractNum>
  <w:abstractNum w:abstractNumId="73" w15:restartNumberingAfterBreak="0">
    <w:nsid w:val="3C616A8D"/>
    <w:multiLevelType w:val="hybridMultilevel"/>
    <w:tmpl w:val="72D83926"/>
    <w:lvl w:ilvl="0" w:tplc="ED241786">
      <w:start w:val="1"/>
      <w:numFmt w:val="bullet"/>
      <w:lvlText w:val=""/>
      <w:lvlJc w:val="left"/>
      <w:pPr>
        <w:ind w:left="720" w:hanging="360"/>
      </w:pPr>
      <w:rPr>
        <w:rFonts w:hint="default" w:ascii="Symbol" w:hAnsi="Symbol"/>
      </w:rPr>
    </w:lvl>
    <w:lvl w:ilvl="1" w:tplc="F4E0F7A8">
      <w:start w:val="1"/>
      <w:numFmt w:val="bullet"/>
      <w:lvlText w:val="o"/>
      <w:lvlJc w:val="left"/>
      <w:pPr>
        <w:ind w:left="1440" w:hanging="360"/>
      </w:pPr>
      <w:rPr>
        <w:rFonts w:hint="default" w:ascii="Courier New" w:hAnsi="Courier New"/>
      </w:rPr>
    </w:lvl>
    <w:lvl w:ilvl="2" w:tplc="A3101CD6">
      <w:start w:val="1"/>
      <w:numFmt w:val="bullet"/>
      <w:lvlText w:val=""/>
      <w:lvlJc w:val="left"/>
      <w:pPr>
        <w:ind w:left="2160" w:hanging="360"/>
      </w:pPr>
      <w:rPr>
        <w:rFonts w:hint="default" w:ascii="Wingdings" w:hAnsi="Wingdings"/>
      </w:rPr>
    </w:lvl>
    <w:lvl w:ilvl="3" w:tplc="7E945082">
      <w:start w:val="1"/>
      <w:numFmt w:val="bullet"/>
      <w:lvlText w:val=""/>
      <w:lvlJc w:val="left"/>
      <w:pPr>
        <w:ind w:left="2880" w:hanging="360"/>
      </w:pPr>
      <w:rPr>
        <w:rFonts w:hint="default" w:ascii="Symbol" w:hAnsi="Symbol"/>
      </w:rPr>
    </w:lvl>
    <w:lvl w:ilvl="4" w:tplc="DC402B38">
      <w:start w:val="1"/>
      <w:numFmt w:val="bullet"/>
      <w:lvlText w:val="o"/>
      <w:lvlJc w:val="left"/>
      <w:pPr>
        <w:ind w:left="3600" w:hanging="360"/>
      </w:pPr>
      <w:rPr>
        <w:rFonts w:hint="default" w:ascii="Courier New" w:hAnsi="Courier New"/>
      </w:rPr>
    </w:lvl>
    <w:lvl w:ilvl="5" w:tplc="91643F8E">
      <w:start w:val="1"/>
      <w:numFmt w:val="bullet"/>
      <w:lvlText w:val=""/>
      <w:lvlJc w:val="left"/>
      <w:pPr>
        <w:ind w:left="4320" w:hanging="360"/>
      </w:pPr>
      <w:rPr>
        <w:rFonts w:hint="default" w:ascii="Wingdings" w:hAnsi="Wingdings"/>
      </w:rPr>
    </w:lvl>
    <w:lvl w:ilvl="6" w:tplc="80FE2F12">
      <w:start w:val="1"/>
      <w:numFmt w:val="bullet"/>
      <w:lvlText w:val=""/>
      <w:lvlJc w:val="left"/>
      <w:pPr>
        <w:ind w:left="5040" w:hanging="360"/>
      </w:pPr>
      <w:rPr>
        <w:rFonts w:hint="default" w:ascii="Symbol" w:hAnsi="Symbol"/>
      </w:rPr>
    </w:lvl>
    <w:lvl w:ilvl="7" w:tplc="234EC646">
      <w:start w:val="1"/>
      <w:numFmt w:val="bullet"/>
      <w:lvlText w:val="o"/>
      <w:lvlJc w:val="left"/>
      <w:pPr>
        <w:ind w:left="5760" w:hanging="360"/>
      </w:pPr>
      <w:rPr>
        <w:rFonts w:hint="default" w:ascii="Courier New" w:hAnsi="Courier New"/>
      </w:rPr>
    </w:lvl>
    <w:lvl w:ilvl="8" w:tplc="E020B272">
      <w:start w:val="1"/>
      <w:numFmt w:val="bullet"/>
      <w:lvlText w:val=""/>
      <w:lvlJc w:val="left"/>
      <w:pPr>
        <w:ind w:left="6480" w:hanging="360"/>
      </w:pPr>
      <w:rPr>
        <w:rFonts w:hint="default" w:ascii="Wingdings" w:hAnsi="Wingdings"/>
      </w:rPr>
    </w:lvl>
  </w:abstractNum>
  <w:abstractNum w:abstractNumId="74" w15:restartNumberingAfterBreak="0">
    <w:nsid w:val="3E0778E8"/>
    <w:multiLevelType w:val="hybridMultilevel"/>
    <w:tmpl w:val="113698C2"/>
    <w:lvl w:ilvl="0" w:tplc="B7548EE6">
      <w:start w:val="1"/>
      <w:numFmt w:val="bullet"/>
      <w:lvlText w:val=""/>
      <w:lvlJc w:val="left"/>
      <w:pPr>
        <w:ind w:left="1080" w:hanging="360"/>
      </w:pPr>
      <w:rPr>
        <w:rFonts w:hint="default" w:ascii="Symbol" w:hAnsi="Symbol"/>
      </w:rPr>
    </w:lvl>
    <w:lvl w:ilvl="1" w:tplc="85906060">
      <w:start w:val="1"/>
      <w:numFmt w:val="bullet"/>
      <w:lvlText w:val="o"/>
      <w:lvlJc w:val="left"/>
      <w:pPr>
        <w:ind w:left="1800" w:hanging="360"/>
      </w:pPr>
      <w:rPr>
        <w:rFonts w:hint="default" w:ascii="Courier New" w:hAnsi="Courier New"/>
      </w:rPr>
    </w:lvl>
    <w:lvl w:ilvl="2" w:tplc="C116F5C6">
      <w:start w:val="1"/>
      <w:numFmt w:val="bullet"/>
      <w:lvlText w:val=""/>
      <w:lvlJc w:val="left"/>
      <w:pPr>
        <w:ind w:left="2520" w:hanging="360"/>
      </w:pPr>
      <w:rPr>
        <w:rFonts w:hint="default" w:ascii="Wingdings" w:hAnsi="Wingdings"/>
      </w:rPr>
    </w:lvl>
    <w:lvl w:ilvl="3" w:tplc="710AFC48">
      <w:start w:val="1"/>
      <w:numFmt w:val="bullet"/>
      <w:lvlText w:val=""/>
      <w:lvlJc w:val="left"/>
      <w:pPr>
        <w:ind w:left="3240" w:hanging="360"/>
      </w:pPr>
      <w:rPr>
        <w:rFonts w:hint="default" w:ascii="Symbol" w:hAnsi="Symbol"/>
      </w:rPr>
    </w:lvl>
    <w:lvl w:ilvl="4" w:tplc="14881DEE">
      <w:start w:val="1"/>
      <w:numFmt w:val="bullet"/>
      <w:lvlText w:val="o"/>
      <w:lvlJc w:val="left"/>
      <w:pPr>
        <w:ind w:left="3960" w:hanging="360"/>
      </w:pPr>
      <w:rPr>
        <w:rFonts w:hint="default" w:ascii="Courier New" w:hAnsi="Courier New"/>
      </w:rPr>
    </w:lvl>
    <w:lvl w:ilvl="5" w:tplc="79820D46">
      <w:start w:val="1"/>
      <w:numFmt w:val="bullet"/>
      <w:lvlText w:val=""/>
      <w:lvlJc w:val="left"/>
      <w:pPr>
        <w:ind w:left="4680" w:hanging="360"/>
      </w:pPr>
      <w:rPr>
        <w:rFonts w:hint="default" w:ascii="Wingdings" w:hAnsi="Wingdings"/>
      </w:rPr>
    </w:lvl>
    <w:lvl w:ilvl="6" w:tplc="9F96D554">
      <w:start w:val="1"/>
      <w:numFmt w:val="bullet"/>
      <w:lvlText w:val=""/>
      <w:lvlJc w:val="left"/>
      <w:pPr>
        <w:ind w:left="5400" w:hanging="360"/>
      </w:pPr>
      <w:rPr>
        <w:rFonts w:hint="default" w:ascii="Symbol" w:hAnsi="Symbol"/>
      </w:rPr>
    </w:lvl>
    <w:lvl w:ilvl="7" w:tplc="736A2026">
      <w:start w:val="1"/>
      <w:numFmt w:val="bullet"/>
      <w:lvlText w:val="o"/>
      <w:lvlJc w:val="left"/>
      <w:pPr>
        <w:ind w:left="6120" w:hanging="360"/>
      </w:pPr>
      <w:rPr>
        <w:rFonts w:hint="default" w:ascii="Courier New" w:hAnsi="Courier New"/>
      </w:rPr>
    </w:lvl>
    <w:lvl w:ilvl="8" w:tplc="C0F650AA">
      <w:start w:val="1"/>
      <w:numFmt w:val="bullet"/>
      <w:lvlText w:val=""/>
      <w:lvlJc w:val="left"/>
      <w:pPr>
        <w:ind w:left="6840" w:hanging="360"/>
      </w:pPr>
      <w:rPr>
        <w:rFonts w:hint="default" w:ascii="Wingdings" w:hAnsi="Wingdings"/>
      </w:rPr>
    </w:lvl>
  </w:abstractNum>
  <w:abstractNum w:abstractNumId="75" w15:restartNumberingAfterBreak="0">
    <w:nsid w:val="42E57875"/>
    <w:multiLevelType w:val="hybridMultilevel"/>
    <w:tmpl w:val="FFFFFFFF"/>
    <w:lvl w:ilvl="0" w:tplc="A90220C8">
      <w:start w:val="1"/>
      <w:numFmt w:val="bullet"/>
      <w:lvlText w:val=""/>
      <w:lvlJc w:val="left"/>
      <w:pPr>
        <w:ind w:left="720" w:hanging="360"/>
      </w:pPr>
      <w:rPr>
        <w:rFonts w:hint="default" w:ascii="Symbol" w:hAnsi="Symbol"/>
      </w:rPr>
    </w:lvl>
    <w:lvl w:ilvl="1" w:tplc="EFE6D5EA">
      <w:start w:val="1"/>
      <w:numFmt w:val="bullet"/>
      <w:lvlText w:val="o"/>
      <w:lvlJc w:val="left"/>
      <w:pPr>
        <w:ind w:left="1440" w:hanging="360"/>
      </w:pPr>
      <w:rPr>
        <w:rFonts w:hint="default" w:ascii="Courier New" w:hAnsi="Courier New"/>
      </w:rPr>
    </w:lvl>
    <w:lvl w:ilvl="2" w:tplc="13564678">
      <w:start w:val="1"/>
      <w:numFmt w:val="bullet"/>
      <w:lvlText w:val=""/>
      <w:lvlJc w:val="left"/>
      <w:pPr>
        <w:ind w:left="2160" w:hanging="360"/>
      </w:pPr>
      <w:rPr>
        <w:rFonts w:hint="default" w:ascii="Wingdings" w:hAnsi="Wingdings"/>
      </w:rPr>
    </w:lvl>
    <w:lvl w:ilvl="3" w:tplc="D938D202">
      <w:start w:val="1"/>
      <w:numFmt w:val="bullet"/>
      <w:lvlText w:val=""/>
      <w:lvlJc w:val="left"/>
      <w:pPr>
        <w:ind w:left="2880" w:hanging="360"/>
      </w:pPr>
      <w:rPr>
        <w:rFonts w:hint="default" w:ascii="Symbol" w:hAnsi="Symbol"/>
      </w:rPr>
    </w:lvl>
    <w:lvl w:ilvl="4" w:tplc="1ADA9C40">
      <w:start w:val="1"/>
      <w:numFmt w:val="bullet"/>
      <w:lvlText w:val="o"/>
      <w:lvlJc w:val="left"/>
      <w:pPr>
        <w:ind w:left="3600" w:hanging="360"/>
      </w:pPr>
      <w:rPr>
        <w:rFonts w:hint="default" w:ascii="Courier New" w:hAnsi="Courier New"/>
      </w:rPr>
    </w:lvl>
    <w:lvl w:ilvl="5" w:tplc="D5E68674">
      <w:start w:val="1"/>
      <w:numFmt w:val="bullet"/>
      <w:lvlText w:val=""/>
      <w:lvlJc w:val="left"/>
      <w:pPr>
        <w:ind w:left="4320" w:hanging="360"/>
      </w:pPr>
      <w:rPr>
        <w:rFonts w:hint="default" w:ascii="Wingdings" w:hAnsi="Wingdings"/>
      </w:rPr>
    </w:lvl>
    <w:lvl w:ilvl="6" w:tplc="A83C91F4">
      <w:start w:val="1"/>
      <w:numFmt w:val="bullet"/>
      <w:lvlText w:val=""/>
      <w:lvlJc w:val="left"/>
      <w:pPr>
        <w:ind w:left="5040" w:hanging="360"/>
      </w:pPr>
      <w:rPr>
        <w:rFonts w:hint="default" w:ascii="Symbol" w:hAnsi="Symbol"/>
      </w:rPr>
    </w:lvl>
    <w:lvl w:ilvl="7" w:tplc="E82A51F2">
      <w:start w:val="1"/>
      <w:numFmt w:val="bullet"/>
      <w:lvlText w:val="o"/>
      <w:lvlJc w:val="left"/>
      <w:pPr>
        <w:ind w:left="5760" w:hanging="360"/>
      </w:pPr>
      <w:rPr>
        <w:rFonts w:hint="default" w:ascii="Courier New" w:hAnsi="Courier New"/>
      </w:rPr>
    </w:lvl>
    <w:lvl w:ilvl="8" w:tplc="0DFE286A">
      <w:start w:val="1"/>
      <w:numFmt w:val="bullet"/>
      <w:lvlText w:val=""/>
      <w:lvlJc w:val="left"/>
      <w:pPr>
        <w:ind w:left="6480" w:hanging="360"/>
      </w:pPr>
      <w:rPr>
        <w:rFonts w:hint="default" w:ascii="Wingdings" w:hAnsi="Wingdings"/>
      </w:rPr>
    </w:lvl>
  </w:abstractNum>
  <w:abstractNum w:abstractNumId="76" w15:restartNumberingAfterBreak="0">
    <w:nsid w:val="4448FD2E"/>
    <w:multiLevelType w:val="hybridMultilevel"/>
    <w:tmpl w:val="06C89778"/>
    <w:lvl w:ilvl="0" w:tplc="75B2C544">
      <w:start w:val="1"/>
      <w:numFmt w:val="decimal"/>
      <w:lvlText w:val="%1."/>
      <w:lvlJc w:val="left"/>
      <w:pPr>
        <w:ind w:left="720" w:hanging="360"/>
      </w:pPr>
    </w:lvl>
    <w:lvl w:ilvl="1" w:tplc="47C6FB12">
      <w:start w:val="1"/>
      <w:numFmt w:val="lowerLetter"/>
      <w:lvlText w:val="%2."/>
      <w:lvlJc w:val="left"/>
      <w:pPr>
        <w:ind w:left="1440" w:hanging="360"/>
      </w:pPr>
    </w:lvl>
    <w:lvl w:ilvl="2" w:tplc="7CD8D9A4">
      <w:start w:val="1"/>
      <w:numFmt w:val="lowerRoman"/>
      <w:lvlText w:val="%3."/>
      <w:lvlJc w:val="right"/>
      <w:pPr>
        <w:ind w:left="2160" w:hanging="180"/>
      </w:pPr>
    </w:lvl>
    <w:lvl w:ilvl="3" w:tplc="0154762A">
      <w:start w:val="1"/>
      <w:numFmt w:val="decimal"/>
      <w:lvlText w:val="%4."/>
      <w:lvlJc w:val="left"/>
      <w:pPr>
        <w:ind w:left="2880" w:hanging="360"/>
      </w:pPr>
    </w:lvl>
    <w:lvl w:ilvl="4" w:tplc="C8BA2C2C">
      <w:start w:val="1"/>
      <w:numFmt w:val="lowerLetter"/>
      <w:lvlText w:val="%5."/>
      <w:lvlJc w:val="left"/>
      <w:pPr>
        <w:ind w:left="3600" w:hanging="360"/>
      </w:pPr>
    </w:lvl>
    <w:lvl w:ilvl="5" w:tplc="074EB52A">
      <w:start w:val="1"/>
      <w:numFmt w:val="lowerRoman"/>
      <w:lvlText w:val="%6."/>
      <w:lvlJc w:val="right"/>
      <w:pPr>
        <w:ind w:left="4320" w:hanging="180"/>
      </w:pPr>
    </w:lvl>
    <w:lvl w:ilvl="6" w:tplc="B0D205EC">
      <w:start w:val="1"/>
      <w:numFmt w:val="decimal"/>
      <w:lvlText w:val="%7."/>
      <w:lvlJc w:val="left"/>
      <w:pPr>
        <w:ind w:left="5040" w:hanging="360"/>
      </w:pPr>
    </w:lvl>
    <w:lvl w:ilvl="7" w:tplc="864A28A8">
      <w:start w:val="1"/>
      <w:numFmt w:val="lowerLetter"/>
      <w:lvlText w:val="%8."/>
      <w:lvlJc w:val="left"/>
      <w:pPr>
        <w:ind w:left="5760" w:hanging="360"/>
      </w:pPr>
    </w:lvl>
    <w:lvl w:ilvl="8" w:tplc="1AF6C560">
      <w:start w:val="1"/>
      <w:numFmt w:val="lowerRoman"/>
      <w:lvlText w:val="%9."/>
      <w:lvlJc w:val="right"/>
      <w:pPr>
        <w:ind w:left="6480" w:hanging="180"/>
      </w:pPr>
    </w:lvl>
  </w:abstractNum>
  <w:abstractNum w:abstractNumId="77" w15:restartNumberingAfterBreak="0">
    <w:nsid w:val="44A86CD2"/>
    <w:multiLevelType w:val="hybridMultilevel"/>
    <w:tmpl w:val="FFFFFFFF"/>
    <w:lvl w:ilvl="0" w:tplc="70641CF0">
      <w:start w:val="1"/>
      <w:numFmt w:val="bullet"/>
      <w:lvlText w:val=""/>
      <w:lvlJc w:val="left"/>
      <w:pPr>
        <w:ind w:left="720" w:hanging="360"/>
      </w:pPr>
      <w:rPr>
        <w:rFonts w:hint="default" w:ascii="Symbol" w:hAnsi="Symbol"/>
      </w:rPr>
    </w:lvl>
    <w:lvl w:ilvl="1" w:tplc="998627D0">
      <w:start w:val="1"/>
      <w:numFmt w:val="bullet"/>
      <w:lvlText w:val="o"/>
      <w:lvlJc w:val="left"/>
      <w:pPr>
        <w:ind w:left="1440" w:hanging="360"/>
      </w:pPr>
      <w:rPr>
        <w:rFonts w:hint="default" w:ascii="Courier New" w:hAnsi="Courier New"/>
      </w:rPr>
    </w:lvl>
    <w:lvl w:ilvl="2" w:tplc="9E9C4BF8">
      <w:start w:val="1"/>
      <w:numFmt w:val="bullet"/>
      <w:lvlText w:val=""/>
      <w:lvlJc w:val="left"/>
      <w:pPr>
        <w:ind w:left="2160" w:hanging="360"/>
      </w:pPr>
      <w:rPr>
        <w:rFonts w:hint="default" w:ascii="Wingdings" w:hAnsi="Wingdings"/>
      </w:rPr>
    </w:lvl>
    <w:lvl w:ilvl="3" w:tplc="B9AA264A">
      <w:start w:val="1"/>
      <w:numFmt w:val="bullet"/>
      <w:lvlText w:val=""/>
      <w:lvlJc w:val="left"/>
      <w:pPr>
        <w:ind w:left="2880" w:hanging="360"/>
      </w:pPr>
      <w:rPr>
        <w:rFonts w:hint="default" w:ascii="Symbol" w:hAnsi="Symbol"/>
      </w:rPr>
    </w:lvl>
    <w:lvl w:ilvl="4" w:tplc="355C7E90">
      <w:start w:val="1"/>
      <w:numFmt w:val="bullet"/>
      <w:lvlText w:val="o"/>
      <w:lvlJc w:val="left"/>
      <w:pPr>
        <w:ind w:left="3600" w:hanging="360"/>
      </w:pPr>
      <w:rPr>
        <w:rFonts w:hint="default" w:ascii="Courier New" w:hAnsi="Courier New"/>
      </w:rPr>
    </w:lvl>
    <w:lvl w:ilvl="5" w:tplc="D4126FFA">
      <w:start w:val="1"/>
      <w:numFmt w:val="bullet"/>
      <w:lvlText w:val=""/>
      <w:lvlJc w:val="left"/>
      <w:pPr>
        <w:ind w:left="4320" w:hanging="360"/>
      </w:pPr>
      <w:rPr>
        <w:rFonts w:hint="default" w:ascii="Wingdings" w:hAnsi="Wingdings"/>
      </w:rPr>
    </w:lvl>
    <w:lvl w:ilvl="6" w:tplc="46081690">
      <w:start w:val="1"/>
      <w:numFmt w:val="bullet"/>
      <w:lvlText w:val=""/>
      <w:lvlJc w:val="left"/>
      <w:pPr>
        <w:ind w:left="5040" w:hanging="360"/>
      </w:pPr>
      <w:rPr>
        <w:rFonts w:hint="default" w:ascii="Symbol" w:hAnsi="Symbol"/>
      </w:rPr>
    </w:lvl>
    <w:lvl w:ilvl="7" w:tplc="D9C290B4">
      <w:start w:val="1"/>
      <w:numFmt w:val="bullet"/>
      <w:lvlText w:val="o"/>
      <w:lvlJc w:val="left"/>
      <w:pPr>
        <w:ind w:left="5760" w:hanging="360"/>
      </w:pPr>
      <w:rPr>
        <w:rFonts w:hint="default" w:ascii="Courier New" w:hAnsi="Courier New"/>
      </w:rPr>
    </w:lvl>
    <w:lvl w:ilvl="8" w:tplc="DAA8F880">
      <w:start w:val="1"/>
      <w:numFmt w:val="bullet"/>
      <w:lvlText w:val=""/>
      <w:lvlJc w:val="left"/>
      <w:pPr>
        <w:ind w:left="6480" w:hanging="360"/>
      </w:pPr>
      <w:rPr>
        <w:rFonts w:hint="default" w:ascii="Wingdings" w:hAnsi="Wingdings"/>
      </w:rPr>
    </w:lvl>
  </w:abstractNum>
  <w:abstractNum w:abstractNumId="78" w15:restartNumberingAfterBreak="0">
    <w:nsid w:val="44F068FD"/>
    <w:multiLevelType w:val="hybridMultilevel"/>
    <w:tmpl w:val="056A29E2"/>
    <w:lvl w:ilvl="0" w:tplc="2A54215C">
      <w:start w:val="1"/>
      <w:numFmt w:val="bullet"/>
      <w:lvlText w:val=""/>
      <w:lvlJc w:val="left"/>
      <w:pPr>
        <w:ind w:left="720" w:hanging="360"/>
      </w:pPr>
      <w:rPr>
        <w:rFonts w:hint="default" w:ascii="Symbol" w:hAnsi="Symbol"/>
      </w:rPr>
    </w:lvl>
    <w:lvl w:ilvl="1" w:tplc="1730D3D0">
      <w:start w:val="1"/>
      <w:numFmt w:val="bullet"/>
      <w:lvlText w:val="o"/>
      <w:lvlJc w:val="left"/>
      <w:pPr>
        <w:ind w:left="1440" w:hanging="360"/>
      </w:pPr>
      <w:rPr>
        <w:rFonts w:hint="default" w:ascii="Courier New" w:hAnsi="Courier New"/>
      </w:rPr>
    </w:lvl>
    <w:lvl w:ilvl="2" w:tplc="743C892C">
      <w:start w:val="1"/>
      <w:numFmt w:val="bullet"/>
      <w:lvlText w:val=""/>
      <w:lvlJc w:val="left"/>
      <w:pPr>
        <w:ind w:left="2160" w:hanging="360"/>
      </w:pPr>
      <w:rPr>
        <w:rFonts w:hint="default" w:ascii="Wingdings" w:hAnsi="Wingdings"/>
      </w:rPr>
    </w:lvl>
    <w:lvl w:ilvl="3" w:tplc="E1B45558">
      <w:start w:val="1"/>
      <w:numFmt w:val="bullet"/>
      <w:lvlText w:val=""/>
      <w:lvlJc w:val="left"/>
      <w:pPr>
        <w:ind w:left="2880" w:hanging="360"/>
      </w:pPr>
      <w:rPr>
        <w:rFonts w:hint="default" w:ascii="Symbol" w:hAnsi="Symbol"/>
      </w:rPr>
    </w:lvl>
    <w:lvl w:ilvl="4" w:tplc="98A21A40">
      <w:start w:val="1"/>
      <w:numFmt w:val="bullet"/>
      <w:lvlText w:val="o"/>
      <w:lvlJc w:val="left"/>
      <w:pPr>
        <w:ind w:left="3600" w:hanging="360"/>
      </w:pPr>
      <w:rPr>
        <w:rFonts w:hint="default" w:ascii="Courier New" w:hAnsi="Courier New"/>
      </w:rPr>
    </w:lvl>
    <w:lvl w:ilvl="5" w:tplc="87B00902">
      <w:start w:val="1"/>
      <w:numFmt w:val="bullet"/>
      <w:lvlText w:val=""/>
      <w:lvlJc w:val="left"/>
      <w:pPr>
        <w:ind w:left="4320" w:hanging="360"/>
      </w:pPr>
      <w:rPr>
        <w:rFonts w:hint="default" w:ascii="Wingdings" w:hAnsi="Wingdings"/>
      </w:rPr>
    </w:lvl>
    <w:lvl w:ilvl="6" w:tplc="171AA916">
      <w:start w:val="1"/>
      <w:numFmt w:val="bullet"/>
      <w:lvlText w:val=""/>
      <w:lvlJc w:val="left"/>
      <w:pPr>
        <w:ind w:left="5040" w:hanging="360"/>
      </w:pPr>
      <w:rPr>
        <w:rFonts w:hint="default" w:ascii="Symbol" w:hAnsi="Symbol"/>
      </w:rPr>
    </w:lvl>
    <w:lvl w:ilvl="7" w:tplc="4AEE1172">
      <w:start w:val="1"/>
      <w:numFmt w:val="bullet"/>
      <w:lvlText w:val="o"/>
      <w:lvlJc w:val="left"/>
      <w:pPr>
        <w:ind w:left="5760" w:hanging="360"/>
      </w:pPr>
      <w:rPr>
        <w:rFonts w:hint="default" w:ascii="Courier New" w:hAnsi="Courier New"/>
      </w:rPr>
    </w:lvl>
    <w:lvl w:ilvl="8" w:tplc="A6187044">
      <w:start w:val="1"/>
      <w:numFmt w:val="bullet"/>
      <w:lvlText w:val=""/>
      <w:lvlJc w:val="left"/>
      <w:pPr>
        <w:ind w:left="6480" w:hanging="360"/>
      </w:pPr>
      <w:rPr>
        <w:rFonts w:hint="default" w:ascii="Wingdings" w:hAnsi="Wingdings"/>
      </w:rPr>
    </w:lvl>
  </w:abstractNum>
  <w:abstractNum w:abstractNumId="79" w15:restartNumberingAfterBreak="0">
    <w:nsid w:val="4597D08C"/>
    <w:multiLevelType w:val="hybridMultilevel"/>
    <w:tmpl w:val="A0CA1182"/>
    <w:lvl w:ilvl="0" w:tplc="EF4CF290">
      <w:start w:val="1"/>
      <w:numFmt w:val="bullet"/>
      <w:lvlText w:val=""/>
      <w:lvlJc w:val="left"/>
      <w:pPr>
        <w:ind w:left="720" w:hanging="360"/>
      </w:pPr>
      <w:rPr>
        <w:rFonts w:hint="default" w:ascii="Symbol" w:hAnsi="Symbol"/>
      </w:rPr>
    </w:lvl>
    <w:lvl w:ilvl="1" w:tplc="005C16AA">
      <w:start w:val="1"/>
      <w:numFmt w:val="bullet"/>
      <w:lvlText w:val="o"/>
      <w:lvlJc w:val="left"/>
      <w:pPr>
        <w:ind w:left="1440" w:hanging="360"/>
      </w:pPr>
      <w:rPr>
        <w:rFonts w:hint="default" w:ascii="Courier New" w:hAnsi="Courier New"/>
      </w:rPr>
    </w:lvl>
    <w:lvl w:ilvl="2" w:tplc="E2F208A8">
      <w:start w:val="1"/>
      <w:numFmt w:val="bullet"/>
      <w:lvlText w:val=""/>
      <w:lvlJc w:val="left"/>
      <w:pPr>
        <w:ind w:left="2160" w:hanging="360"/>
      </w:pPr>
      <w:rPr>
        <w:rFonts w:hint="default" w:ascii="Wingdings" w:hAnsi="Wingdings"/>
      </w:rPr>
    </w:lvl>
    <w:lvl w:ilvl="3" w:tplc="9A4CBAB6">
      <w:start w:val="1"/>
      <w:numFmt w:val="bullet"/>
      <w:lvlText w:val=""/>
      <w:lvlJc w:val="left"/>
      <w:pPr>
        <w:ind w:left="2880" w:hanging="360"/>
      </w:pPr>
      <w:rPr>
        <w:rFonts w:hint="default" w:ascii="Symbol" w:hAnsi="Symbol"/>
      </w:rPr>
    </w:lvl>
    <w:lvl w:ilvl="4" w:tplc="71900A72">
      <w:start w:val="1"/>
      <w:numFmt w:val="bullet"/>
      <w:lvlText w:val="o"/>
      <w:lvlJc w:val="left"/>
      <w:pPr>
        <w:ind w:left="3600" w:hanging="360"/>
      </w:pPr>
      <w:rPr>
        <w:rFonts w:hint="default" w:ascii="Courier New" w:hAnsi="Courier New"/>
      </w:rPr>
    </w:lvl>
    <w:lvl w:ilvl="5" w:tplc="23DC2376">
      <w:start w:val="1"/>
      <w:numFmt w:val="bullet"/>
      <w:lvlText w:val=""/>
      <w:lvlJc w:val="left"/>
      <w:pPr>
        <w:ind w:left="4320" w:hanging="360"/>
      </w:pPr>
      <w:rPr>
        <w:rFonts w:hint="default" w:ascii="Wingdings" w:hAnsi="Wingdings"/>
      </w:rPr>
    </w:lvl>
    <w:lvl w:ilvl="6" w:tplc="E3AE1DE8">
      <w:start w:val="1"/>
      <w:numFmt w:val="bullet"/>
      <w:lvlText w:val=""/>
      <w:lvlJc w:val="left"/>
      <w:pPr>
        <w:ind w:left="5040" w:hanging="360"/>
      </w:pPr>
      <w:rPr>
        <w:rFonts w:hint="default" w:ascii="Symbol" w:hAnsi="Symbol"/>
      </w:rPr>
    </w:lvl>
    <w:lvl w:ilvl="7" w:tplc="D77C5348">
      <w:start w:val="1"/>
      <w:numFmt w:val="bullet"/>
      <w:lvlText w:val="o"/>
      <w:lvlJc w:val="left"/>
      <w:pPr>
        <w:ind w:left="5760" w:hanging="360"/>
      </w:pPr>
      <w:rPr>
        <w:rFonts w:hint="default" w:ascii="Courier New" w:hAnsi="Courier New"/>
      </w:rPr>
    </w:lvl>
    <w:lvl w:ilvl="8" w:tplc="66069584">
      <w:start w:val="1"/>
      <w:numFmt w:val="bullet"/>
      <w:lvlText w:val=""/>
      <w:lvlJc w:val="left"/>
      <w:pPr>
        <w:ind w:left="6480" w:hanging="360"/>
      </w:pPr>
      <w:rPr>
        <w:rFonts w:hint="default" w:ascii="Wingdings" w:hAnsi="Wingdings"/>
      </w:rPr>
    </w:lvl>
  </w:abstractNum>
  <w:abstractNum w:abstractNumId="80" w15:restartNumberingAfterBreak="0">
    <w:nsid w:val="45FF8E38"/>
    <w:multiLevelType w:val="hybridMultilevel"/>
    <w:tmpl w:val="FFFFFFFF"/>
    <w:lvl w:ilvl="0" w:tplc="FB92BE98">
      <w:start w:val="1"/>
      <w:numFmt w:val="bullet"/>
      <w:lvlText w:val=""/>
      <w:lvlJc w:val="left"/>
      <w:pPr>
        <w:ind w:left="720" w:hanging="360"/>
      </w:pPr>
      <w:rPr>
        <w:rFonts w:hint="default" w:ascii="Symbol" w:hAnsi="Symbol"/>
      </w:rPr>
    </w:lvl>
    <w:lvl w:ilvl="1" w:tplc="46221000">
      <w:start w:val="1"/>
      <w:numFmt w:val="bullet"/>
      <w:lvlText w:val="o"/>
      <w:lvlJc w:val="left"/>
      <w:pPr>
        <w:ind w:left="1440" w:hanging="360"/>
      </w:pPr>
      <w:rPr>
        <w:rFonts w:hint="default" w:ascii="Courier New" w:hAnsi="Courier New"/>
      </w:rPr>
    </w:lvl>
    <w:lvl w:ilvl="2" w:tplc="2E1A21A4">
      <w:start w:val="1"/>
      <w:numFmt w:val="bullet"/>
      <w:lvlText w:val=""/>
      <w:lvlJc w:val="left"/>
      <w:pPr>
        <w:ind w:left="2160" w:hanging="360"/>
      </w:pPr>
      <w:rPr>
        <w:rFonts w:hint="default" w:ascii="Wingdings" w:hAnsi="Wingdings"/>
      </w:rPr>
    </w:lvl>
    <w:lvl w:ilvl="3" w:tplc="10B692AC">
      <w:start w:val="1"/>
      <w:numFmt w:val="bullet"/>
      <w:lvlText w:val=""/>
      <w:lvlJc w:val="left"/>
      <w:pPr>
        <w:ind w:left="2880" w:hanging="360"/>
      </w:pPr>
      <w:rPr>
        <w:rFonts w:hint="default" w:ascii="Symbol" w:hAnsi="Symbol"/>
      </w:rPr>
    </w:lvl>
    <w:lvl w:ilvl="4" w:tplc="7960BE4A">
      <w:start w:val="1"/>
      <w:numFmt w:val="bullet"/>
      <w:lvlText w:val="o"/>
      <w:lvlJc w:val="left"/>
      <w:pPr>
        <w:ind w:left="3600" w:hanging="360"/>
      </w:pPr>
      <w:rPr>
        <w:rFonts w:hint="default" w:ascii="Courier New" w:hAnsi="Courier New"/>
      </w:rPr>
    </w:lvl>
    <w:lvl w:ilvl="5" w:tplc="B11880C0">
      <w:start w:val="1"/>
      <w:numFmt w:val="bullet"/>
      <w:lvlText w:val=""/>
      <w:lvlJc w:val="left"/>
      <w:pPr>
        <w:ind w:left="4320" w:hanging="360"/>
      </w:pPr>
      <w:rPr>
        <w:rFonts w:hint="default" w:ascii="Wingdings" w:hAnsi="Wingdings"/>
      </w:rPr>
    </w:lvl>
    <w:lvl w:ilvl="6" w:tplc="EF226F02">
      <w:start w:val="1"/>
      <w:numFmt w:val="bullet"/>
      <w:lvlText w:val=""/>
      <w:lvlJc w:val="left"/>
      <w:pPr>
        <w:ind w:left="5040" w:hanging="360"/>
      </w:pPr>
      <w:rPr>
        <w:rFonts w:hint="default" w:ascii="Symbol" w:hAnsi="Symbol"/>
      </w:rPr>
    </w:lvl>
    <w:lvl w:ilvl="7" w:tplc="3BF6947A">
      <w:start w:val="1"/>
      <w:numFmt w:val="bullet"/>
      <w:lvlText w:val="o"/>
      <w:lvlJc w:val="left"/>
      <w:pPr>
        <w:ind w:left="5760" w:hanging="360"/>
      </w:pPr>
      <w:rPr>
        <w:rFonts w:hint="default" w:ascii="Courier New" w:hAnsi="Courier New"/>
      </w:rPr>
    </w:lvl>
    <w:lvl w:ilvl="8" w:tplc="A3EAFACC">
      <w:start w:val="1"/>
      <w:numFmt w:val="bullet"/>
      <w:lvlText w:val=""/>
      <w:lvlJc w:val="left"/>
      <w:pPr>
        <w:ind w:left="6480" w:hanging="360"/>
      </w:pPr>
      <w:rPr>
        <w:rFonts w:hint="default" w:ascii="Wingdings" w:hAnsi="Wingdings"/>
      </w:rPr>
    </w:lvl>
  </w:abstractNum>
  <w:abstractNum w:abstractNumId="81" w15:restartNumberingAfterBreak="0">
    <w:nsid w:val="4658051F"/>
    <w:multiLevelType w:val="hybridMultilevel"/>
    <w:tmpl w:val="FFFFFFFF"/>
    <w:lvl w:ilvl="0" w:tplc="234A569A">
      <w:start w:val="1"/>
      <w:numFmt w:val="bullet"/>
      <w:lvlText w:val=""/>
      <w:lvlJc w:val="left"/>
      <w:pPr>
        <w:ind w:left="720" w:hanging="360"/>
      </w:pPr>
      <w:rPr>
        <w:rFonts w:hint="default" w:ascii="Symbol" w:hAnsi="Symbol"/>
      </w:rPr>
    </w:lvl>
    <w:lvl w:ilvl="1" w:tplc="E0B2B364">
      <w:start w:val="1"/>
      <w:numFmt w:val="bullet"/>
      <w:lvlText w:val="o"/>
      <w:lvlJc w:val="left"/>
      <w:pPr>
        <w:ind w:left="1440" w:hanging="360"/>
      </w:pPr>
      <w:rPr>
        <w:rFonts w:hint="default" w:ascii="Courier New" w:hAnsi="Courier New"/>
      </w:rPr>
    </w:lvl>
    <w:lvl w:ilvl="2" w:tplc="8CB2FB7C">
      <w:start w:val="1"/>
      <w:numFmt w:val="bullet"/>
      <w:lvlText w:val=""/>
      <w:lvlJc w:val="left"/>
      <w:pPr>
        <w:ind w:left="2160" w:hanging="360"/>
      </w:pPr>
      <w:rPr>
        <w:rFonts w:hint="default" w:ascii="Wingdings" w:hAnsi="Wingdings"/>
      </w:rPr>
    </w:lvl>
    <w:lvl w:ilvl="3" w:tplc="4DAE62C6">
      <w:start w:val="1"/>
      <w:numFmt w:val="bullet"/>
      <w:lvlText w:val=""/>
      <w:lvlJc w:val="left"/>
      <w:pPr>
        <w:ind w:left="2880" w:hanging="360"/>
      </w:pPr>
      <w:rPr>
        <w:rFonts w:hint="default" w:ascii="Symbol" w:hAnsi="Symbol"/>
      </w:rPr>
    </w:lvl>
    <w:lvl w:ilvl="4" w:tplc="B8B47998">
      <w:start w:val="1"/>
      <w:numFmt w:val="bullet"/>
      <w:lvlText w:val="o"/>
      <w:lvlJc w:val="left"/>
      <w:pPr>
        <w:ind w:left="3600" w:hanging="360"/>
      </w:pPr>
      <w:rPr>
        <w:rFonts w:hint="default" w:ascii="Courier New" w:hAnsi="Courier New"/>
      </w:rPr>
    </w:lvl>
    <w:lvl w:ilvl="5" w:tplc="593A6CFC">
      <w:start w:val="1"/>
      <w:numFmt w:val="bullet"/>
      <w:lvlText w:val=""/>
      <w:lvlJc w:val="left"/>
      <w:pPr>
        <w:ind w:left="4320" w:hanging="360"/>
      </w:pPr>
      <w:rPr>
        <w:rFonts w:hint="default" w:ascii="Wingdings" w:hAnsi="Wingdings"/>
      </w:rPr>
    </w:lvl>
    <w:lvl w:ilvl="6" w:tplc="7546A0E8">
      <w:start w:val="1"/>
      <w:numFmt w:val="bullet"/>
      <w:lvlText w:val=""/>
      <w:lvlJc w:val="left"/>
      <w:pPr>
        <w:ind w:left="5040" w:hanging="360"/>
      </w:pPr>
      <w:rPr>
        <w:rFonts w:hint="default" w:ascii="Symbol" w:hAnsi="Symbol"/>
      </w:rPr>
    </w:lvl>
    <w:lvl w:ilvl="7" w:tplc="90D49354">
      <w:start w:val="1"/>
      <w:numFmt w:val="bullet"/>
      <w:lvlText w:val="o"/>
      <w:lvlJc w:val="left"/>
      <w:pPr>
        <w:ind w:left="5760" w:hanging="360"/>
      </w:pPr>
      <w:rPr>
        <w:rFonts w:hint="default" w:ascii="Courier New" w:hAnsi="Courier New"/>
      </w:rPr>
    </w:lvl>
    <w:lvl w:ilvl="8" w:tplc="70DE5990">
      <w:start w:val="1"/>
      <w:numFmt w:val="bullet"/>
      <w:lvlText w:val=""/>
      <w:lvlJc w:val="left"/>
      <w:pPr>
        <w:ind w:left="6480" w:hanging="360"/>
      </w:pPr>
      <w:rPr>
        <w:rFonts w:hint="default" w:ascii="Wingdings" w:hAnsi="Wingdings"/>
      </w:rPr>
    </w:lvl>
  </w:abstractNum>
  <w:abstractNum w:abstractNumId="82" w15:restartNumberingAfterBreak="0">
    <w:nsid w:val="47ACF771"/>
    <w:multiLevelType w:val="hybridMultilevel"/>
    <w:tmpl w:val="F84040FE"/>
    <w:lvl w:ilvl="0" w:tplc="AE0A3BF6">
      <w:start w:val="1"/>
      <w:numFmt w:val="decimal"/>
      <w:lvlText w:val="%1."/>
      <w:lvlJc w:val="left"/>
      <w:pPr>
        <w:ind w:left="720" w:hanging="360"/>
      </w:pPr>
    </w:lvl>
    <w:lvl w:ilvl="1" w:tplc="B69E79D8">
      <w:start w:val="1"/>
      <w:numFmt w:val="lowerLetter"/>
      <w:lvlText w:val="%2."/>
      <w:lvlJc w:val="left"/>
      <w:pPr>
        <w:ind w:left="1440" w:hanging="360"/>
      </w:pPr>
    </w:lvl>
    <w:lvl w:ilvl="2" w:tplc="F3F6AFD2">
      <w:start w:val="1"/>
      <w:numFmt w:val="lowerRoman"/>
      <w:lvlText w:val="%3."/>
      <w:lvlJc w:val="right"/>
      <w:pPr>
        <w:ind w:left="2160" w:hanging="180"/>
      </w:pPr>
    </w:lvl>
    <w:lvl w:ilvl="3" w:tplc="A8147174">
      <w:start w:val="1"/>
      <w:numFmt w:val="decimal"/>
      <w:lvlText w:val="%4."/>
      <w:lvlJc w:val="left"/>
      <w:pPr>
        <w:ind w:left="2880" w:hanging="360"/>
      </w:pPr>
    </w:lvl>
    <w:lvl w:ilvl="4" w:tplc="EEC80E12">
      <w:start w:val="1"/>
      <w:numFmt w:val="lowerLetter"/>
      <w:lvlText w:val="%5."/>
      <w:lvlJc w:val="left"/>
      <w:pPr>
        <w:ind w:left="3600" w:hanging="360"/>
      </w:pPr>
    </w:lvl>
    <w:lvl w:ilvl="5" w:tplc="0DFA7742">
      <w:start w:val="1"/>
      <w:numFmt w:val="lowerRoman"/>
      <w:lvlText w:val="%6."/>
      <w:lvlJc w:val="right"/>
      <w:pPr>
        <w:ind w:left="4320" w:hanging="180"/>
      </w:pPr>
    </w:lvl>
    <w:lvl w:ilvl="6" w:tplc="82A68856">
      <w:start w:val="1"/>
      <w:numFmt w:val="decimal"/>
      <w:lvlText w:val="%7."/>
      <w:lvlJc w:val="left"/>
      <w:pPr>
        <w:ind w:left="5040" w:hanging="360"/>
      </w:pPr>
    </w:lvl>
    <w:lvl w:ilvl="7" w:tplc="C46292DA">
      <w:start w:val="1"/>
      <w:numFmt w:val="lowerLetter"/>
      <w:lvlText w:val="%8."/>
      <w:lvlJc w:val="left"/>
      <w:pPr>
        <w:ind w:left="5760" w:hanging="360"/>
      </w:pPr>
    </w:lvl>
    <w:lvl w:ilvl="8" w:tplc="415A663E">
      <w:start w:val="1"/>
      <w:numFmt w:val="lowerRoman"/>
      <w:lvlText w:val="%9."/>
      <w:lvlJc w:val="right"/>
      <w:pPr>
        <w:ind w:left="6480" w:hanging="180"/>
      </w:pPr>
    </w:lvl>
  </w:abstractNum>
  <w:abstractNum w:abstractNumId="83" w15:restartNumberingAfterBreak="0">
    <w:nsid w:val="47C4D180"/>
    <w:multiLevelType w:val="hybridMultilevel"/>
    <w:tmpl w:val="FFFFFFFF"/>
    <w:lvl w:ilvl="0" w:tplc="EDB83388">
      <w:start w:val="1"/>
      <w:numFmt w:val="bullet"/>
      <w:lvlText w:val=""/>
      <w:lvlJc w:val="left"/>
      <w:pPr>
        <w:ind w:left="720" w:hanging="360"/>
      </w:pPr>
      <w:rPr>
        <w:rFonts w:hint="default" w:ascii="Symbol" w:hAnsi="Symbol"/>
      </w:rPr>
    </w:lvl>
    <w:lvl w:ilvl="1" w:tplc="604E0E72">
      <w:start w:val="1"/>
      <w:numFmt w:val="bullet"/>
      <w:lvlText w:val="o"/>
      <w:lvlJc w:val="left"/>
      <w:pPr>
        <w:ind w:left="1440" w:hanging="360"/>
      </w:pPr>
      <w:rPr>
        <w:rFonts w:hint="default" w:ascii="Courier New" w:hAnsi="Courier New"/>
      </w:rPr>
    </w:lvl>
    <w:lvl w:ilvl="2" w:tplc="6DD29134">
      <w:start w:val="1"/>
      <w:numFmt w:val="bullet"/>
      <w:lvlText w:val=""/>
      <w:lvlJc w:val="left"/>
      <w:pPr>
        <w:ind w:left="2160" w:hanging="360"/>
      </w:pPr>
      <w:rPr>
        <w:rFonts w:hint="default" w:ascii="Wingdings" w:hAnsi="Wingdings"/>
      </w:rPr>
    </w:lvl>
    <w:lvl w:ilvl="3" w:tplc="E846462C">
      <w:start w:val="1"/>
      <w:numFmt w:val="bullet"/>
      <w:lvlText w:val=""/>
      <w:lvlJc w:val="left"/>
      <w:pPr>
        <w:ind w:left="2880" w:hanging="360"/>
      </w:pPr>
      <w:rPr>
        <w:rFonts w:hint="default" w:ascii="Symbol" w:hAnsi="Symbol"/>
      </w:rPr>
    </w:lvl>
    <w:lvl w:ilvl="4" w:tplc="897610A8">
      <w:start w:val="1"/>
      <w:numFmt w:val="bullet"/>
      <w:lvlText w:val="o"/>
      <w:lvlJc w:val="left"/>
      <w:pPr>
        <w:ind w:left="3600" w:hanging="360"/>
      </w:pPr>
      <w:rPr>
        <w:rFonts w:hint="default" w:ascii="Courier New" w:hAnsi="Courier New"/>
      </w:rPr>
    </w:lvl>
    <w:lvl w:ilvl="5" w:tplc="5CF49796">
      <w:start w:val="1"/>
      <w:numFmt w:val="bullet"/>
      <w:lvlText w:val=""/>
      <w:lvlJc w:val="left"/>
      <w:pPr>
        <w:ind w:left="4320" w:hanging="360"/>
      </w:pPr>
      <w:rPr>
        <w:rFonts w:hint="default" w:ascii="Wingdings" w:hAnsi="Wingdings"/>
      </w:rPr>
    </w:lvl>
    <w:lvl w:ilvl="6" w:tplc="F27E508C">
      <w:start w:val="1"/>
      <w:numFmt w:val="bullet"/>
      <w:lvlText w:val=""/>
      <w:lvlJc w:val="left"/>
      <w:pPr>
        <w:ind w:left="5040" w:hanging="360"/>
      </w:pPr>
      <w:rPr>
        <w:rFonts w:hint="default" w:ascii="Symbol" w:hAnsi="Symbol"/>
      </w:rPr>
    </w:lvl>
    <w:lvl w:ilvl="7" w:tplc="7B2A890E">
      <w:start w:val="1"/>
      <w:numFmt w:val="bullet"/>
      <w:lvlText w:val="o"/>
      <w:lvlJc w:val="left"/>
      <w:pPr>
        <w:ind w:left="5760" w:hanging="360"/>
      </w:pPr>
      <w:rPr>
        <w:rFonts w:hint="default" w:ascii="Courier New" w:hAnsi="Courier New"/>
      </w:rPr>
    </w:lvl>
    <w:lvl w:ilvl="8" w:tplc="839C7AFC">
      <w:start w:val="1"/>
      <w:numFmt w:val="bullet"/>
      <w:lvlText w:val=""/>
      <w:lvlJc w:val="left"/>
      <w:pPr>
        <w:ind w:left="6480" w:hanging="360"/>
      </w:pPr>
      <w:rPr>
        <w:rFonts w:hint="default" w:ascii="Wingdings" w:hAnsi="Wingdings"/>
      </w:rPr>
    </w:lvl>
  </w:abstractNum>
  <w:abstractNum w:abstractNumId="84" w15:restartNumberingAfterBreak="0">
    <w:nsid w:val="47C64D2B"/>
    <w:multiLevelType w:val="hybridMultilevel"/>
    <w:tmpl w:val="FFFFFFFF"/>
    <w:lvl w:ilvl="0" w:tplc="A72602BE">
      <w:start w:val="1"/>
      <w:numFmt w:val="bullet"/>
      <w:lvlText w:val=""/>
      <w:lvlJc w:val="left"/>
      <w:pPr>
        <w:ind w:left="720" w:hanging="360"/>
      </w:pPr>
      <w:rPr>
        <w:rFonts w:hint="default" w:ascii="Symbol" w:hAnsi="Symbol"/>
      </w:rPr>
    </w:lvl>
    <w:lvl w:ilvl="1" w:tplc="74961FEE">
      <w:start w:val="1"/>
      <w:numFmt w:val="bullet"/>
      <w:lvlText w:val="o"/>
      <w:lvlJc w:val="left"/>
      <w:pPr>
        <w:ind w:left="1440" w:hanging="360"/>
      </w:pPr>
      <w:rPr>
        <w:rFonts w:hint="default" w:ascii="Courier New" w:hAnsi="Courier New"/>
      </w:rPr>
    </w:lvl>
    <w:lvl w:ilvl="2" w:tplc="5DB67176">
      <w:start w:val="1"/>
      <w:numFmt w:val="bullet"/>
      <w:lvlText w:val=""/>
      <w:lvlJc w:val="left"/>
      <w:pPr>
        <w:ind w:left="2160" w:hanging="360"/>
      </w:pPr>
      <w:rPr>
        <w:rFonts w:hint="default" w:ascii="Wingdings" w:hAnsi="Wingdings"/>
      </w:rPr>
    </w:lvl>
    <w:lvl w:ilvl="3" w:tplc="1AF8F8DA">
      <w:start w:val="1"/>
      <w:numFmt w:val="bullet"/>
      <w:lvlText w:val=""/>
      <w:lvlJc w:val="left"/>
      <w:pPr>
        <w:ind w:left="2880" w:hanging="360"/>
      </w:pPr>
      <w:rPr>
        <w:rFonts w:hint="default" w:ascii="Symbol" w:hAnsi="Symbol"/>
      </w:rPr>
    </w:lvl>
    <w:lvl w:ilvl="4" w:tplc="90685E24">
      <w:start w:val="1"/>
      <w:numFmt w:val="bullet"/>
      <w:lvlText w:val="o"/>
      <w:lvlJc w:val="left"/>
      <w:pPr>
        <w:ind w:left="3600" w:hanging="360"/>
      </w:pPr>
      <w:rPr>
        <w:rFonts w:hint="default" w:ascii="Courier New" w:hAnsi="Courier New"/>
      </w:rPr>
    </w:lvl>
    <w:lvl w:ilvl="5" w:tplc="07DA87AA">
      <w:start w:val="1"/>
      <w:numFmt w:val="bullet"/>
      <w:lvlText w:val=""/>
      <w:lvlJc w:val="left"/>
      <w:pPr>
        <w:ind w:left="4320" w:hanging="360"/>
      </w:pPr>
      <w:rPr>
        <w:rFonts w:hint="default" w:ascii="Wingdings" w:hAnsi="Wingdings"/>
      </w:rPr>
    </w:lvl>
    <w:lvl w:ilvl="6" w:tplc="F5D0CC24">
      <w:start w:val="1"/>
      <w:numFmt w:val="bullet"/>
      <w:lvlText w:val=""/>
      <w:lvlJc w:val="left"/>
      <w:pPr>
        <w:ind w:left="5040" w:hanging="360"/>
      </w:pPr>
      <w:rPr>
        <w:rFonts w:hint="default" w:ascii="Symbol" w:hAnsi="Symbol"/>
      </w:rPr>
    </w:lvl>
    <w:lvl w:ilvl="7" w:tplc="3DC40518">
      <w:start w:val="1"/>
      <w:numFmt w:val="bullet"/>
      <w:lvlText w:val="o"/>
      <w:lvlJc w:val="left"/>
      <w:pPr>
        <w:ind w:left="5760" w:hanging="360"/>
      </w:pPr>
      <w:rPr>
        <w:rFonts w:hint="default" w:ascii="Courier New" w:hAnsi="Courier New"/>
      </w:rPr>
    </w:lvl>
    <w:lvl w:ilvl="8" w:tplc="DD1E5390">
      <w:start w:val="1"/>
      <w:numFmt w:val="bullet"/>
      <w:lvlText w:val=""/>
      <w:lvlJc w:val="left"/>
      <w:pPr>
        <w:ind w:left="6480" w:hanging="360"/>
      </w:pPr>
      <w:rPr>
        <w:rFonts w:hint="default" w:ascii="Wingdings" w:hAnsi="Wingdings"/>
      </w:rPr>
    </w:lvl>
  </w:abstractNum>
  <w:abstractNum w:abstractNumId="85" w15:restartNumberingAfterBreak="0">
    <w:nsid w:val="4844732E"/>
    <w:multiLevelType w:val="hybridMultilevel"/>
    <w:tmpl w:val="FFFFFFFF"/>
    <w:lvl w:ilvl="0" w:tplc="16B6AF32">
      <w:start w:val="1"/>
      <w:numFmt w:val="bullet"/>
      <w:lvlText w:val=""/>
      <w:lvlJc w:val="left"/>
      <w:pPr>
        <w:ind w:left="720" w:hanging="360"/>
      </w:pPr>
      <w:rPr>
        <w:rFonts w:hint="default" w:ascii="Symbol" w:hAnsi="Symbol"/>
      </w:rPr>
    </w:lvl>
    <w:lvl w:ilvl="1" w:tplc="A940A062">
      <w:start w:val="1"/>
      <w:numFmt w:val="bullet"/>
      <w:lvlText w:val="o"/>
      <w:lvlJc w:val="left"/>
      <w:pPr>
        <w:ind w:left="1440" w:hanging="360"/>
      </w:pPr>
      <w:rPr>
        <w:rFonts w:hint="default" w:ascii="Courier New" w:hAnsi="Courier New"/>
      </w:rPr>
    </w:lvl>
    <w:lvl w:ilvl="2" w:tplc="6BAE8098">
      <w:start w:val="1"/>
      <w:numFmt w:val="bullet"/>
      <w:lvlText w:val=""/>
      <w:lvlJc w:val="left"/>
      <w:pPr>
        <w:ind w:left="2160" w:hanging="360"/>
      </w:pPr>
      <w:rPr>
        <w:rFonts w:hint="default" w:ascii="Wingdings" w:hAnsi="Wingdings"/>
      </w:rPr>
    </w:lvl>
    <w:lvl w:ilvl="3" w:tplc="AA32DE4E">
      <w:start w:val="1"/>
      <w:numFmt w:val="bullet"/>
      <w:lvlText w:val=""/>
      <w:lvlJc w:val="left"/>
      <w:pPr>
        <w:ind w:left="2880" w:hanging="360"/>
      </w:pPr>
      <w:rPr>
        <w:rFonts w:hint="default" w:ascii="Symbol" w:hAnsi="Symbol"/>
      </w:rPr>
    </w:lvl>
    <w:lvl w:ilvl="4" w:tplc="EEA60526">
      <w:start w:val="1"/>
      <w:numFmt w:val="bullet"/>
      <w:lvlText w:val="o"/>
      <w:lvlJc w:val="left"/>
      <w:pPr>
        <w:ind w:left="3600" w:hanging="360"/>
      </w:pPr>
      <w:rPr>
        <w:rFonts w:hint="default" w:ascii="Courier New" w:hAnsi="Courier New"/>
      </w:rPr>
    </w:lvl>
    <w:lvl w:ilvl="5" w:tplc="CEBC7AB6">
      <w:start w:val="1"/>
      <w:numFmt w:val="bullet"/>
      <w:lvlText w:val=""/>
      <w:lvlJc w:val="left"/>
      <w:pPr>
        <w:ind w:left="4320" w:hanging="360"/>
      </w:pPr>
      <w:rPr>
        <w:rFonts w:hint="default" w:ascii="Wingdings" w:hAnsi="Wingdings"/>
      </w:rPr>
    </w:lvl>
    <w:lvl w:ilvl="6" w:tplc="29865818">
      <w:start w:val="1"/>
      <w:numFmt w:val="bullet"/>
      <w:lvlText w:val=""/>
      <w:lvlJc w:val="left"/>
      <w:pPr>
        <w:ind w:left="5040" w:hanging="360"/>
      </w:pPr>
      <w:rPr>
        <w:rFonts w:hint="default" w:ascii="Symbol" w:hAnsi="Symbol"/>
      </w:rPr>
    </w:lvl>
    <w:lvl w:ilvl="7" w:tplc="09D823EE">
      <w:start w:val="1"/>
      <w:numFmt w:val="bullet"/>
      <w:lvlText w:val="o"/>
      <w:lvlJc w:val="left"/>
      <w:pPr>
        <w:ind w:left="5760" w:hanging="360"/>
      </w:pPr>
      <w:rPr>
        <w:rFonts w:hint="default" w:ascii="Courier New" w:hAnsi="Courier New"/>
      </w:rPr>
    </w:lvl>
    <w:lvl w:ilvl="8" w:tplc="AAD64F56">
      <w:start w:val="1"/>
      <w:numFmt w:val="bullet"/>
      <w:lvlText w:val=""/>
      <w:lvlJc w:val="left"/>
      <w:pPr>
        <w:ind w:left="6480" w:hanging="360"/>
      </w:pPr>
      <w:rPr>
        <w:rFonts w:hint="default" w:ascii="Wingdings" w:hAnsi="Wingdings"/>
      </w:rPr>
    </w:lvl>
  </w:abstractNum>
  <w:abstractNum w:abstractNumId="86" w15:restartNumberingAfterBreak="0">
    <w:nsid w:val="48E6A29D"/>
    <w:multiLevelType w:val="hybridMultilevel"/>
    <w:tmpl w:val="FFFFFFFF"/>
    <w:lvl w:ilvl="0" w:tplc="1A6AC6BC">
      <w:start w:val="1"/>
      <w:numFmt w:val="bullet"/>
      <w:lvlText w:val=""/>
      <w:lvlJc w:val="left"/>
      <w:pPr>
        <w:ind w:left="720" w:hanging="360"/>
      </w:pPr>
      <w:rPr>
        <w:rFonts w:hint="default" w:ascii="Symbol" w:hAnsi="Symbol"/>
      </w:rPr>
    </w:lvl>
    <w:lvl w:ilvl="1" w:tplc="CF766444">
      <w:start w:val="1"/>
      <w:numFmt w:val="bullet"/>
      <w:lvlText w:val="o"/>
      <w:lvlJc w:val="left"/>
      <w:pPr>
        <w:ind w:left="1440" w:hanging="360"/>
      </w:pPr>
      <w:rPr>
        <w:rFonts w:hint="default" w:ascii="Courier New" w:hAnsi="Courier New"/>
      </w:rPr>
    </w:lvl>
    <w:lvl w:ilvl="2" w:tplc="DC1224C0">
      <w:start w:val="1"/>
      <w:numFmt w:val="bullet"/>
      <w:lvlText w:val=""/>
      <w:lvlJc w:val="left"/>
      <w:pPr>
        <w:ind w:left="2160" w:hanging="360"/>
      </w:pPr>
      <w:rPr>
        <w:rFonts w:hint="default" w:ascii="Wingdings" w:hAnsi="Wingdings"/>
      </w:rPr>
    </w:lvl>
    <w:lvl w:ilvl="3" w:tplc="2E5CE150">
      <w:start w:val="1"/>
      <w:numFmt w:val="bullet"/>
      <w:lvlText w:val=""/>
      <w:lvlJc w:val="left"/>
      <w:pPr>
        <w:ind w:left="2880" w:hanging="360"/>
      </w:pPr>
      <w:rPr>
        <w:rFonts w:hint="default" w:ascii="Symbol" w:hAnsi="Symbol"/>
      </w:rPr>
    </w:lvl>
    <w:lvl w:ilvl="4" w:tplc="45C86E68">
      <w:start w:val="1"/>
      <w:numFmt w:val="bullet"/>
      <w:lvlText w:val="o"/>
      <w:lvlJc w:val="left"/>
      <w:pPr>
        <w:ind w:left="3600" w:hanging="360"/>
      </w:pPr>
      <w:rPr>
        <w:rFonts w:hint="default" w:ascii="Courier New" w:hAnsi="Courier New"/>
      </w:rPr>
    </w:lvl>
    <w:lvl w:ilvl="5" w:tplc="F24A9EFE">
      <w:start w:val="1"/>
      <w:numFmt w:val="bullet"/>
      <w:lvlText w:val=""/>
      <w:lvlJc w:val="left"/>
      <w:pPr>
        <w:ind w:left="4320" w:hanging="360"/>
      </w:pPr>
      <w:rPr>
        <w:rFonts w:hint="default" w:ascii="Wingdings" w:hAnsi="Wingdings"/>
      </w:rPr>
    </w:lvl>
    <w:lvl w:ilvl="6" w:tplc="1654F51C">
      <w:start w:val="1"/>
      <w:numFmt w:val="bullet"/>
      <w:lvlText w:val=""/>
      <w:lvlJc w:val="left"/>
      <w:pPr>
        <w:ind w:left="5040" w:hanging="360"/>
      </w:pPr>
      <w:rPr>
        <w:rFonts w:hint="default" w:ascii="Symbol" w:hAnsi="Symbol"/>
      </w:rPr>
    </w:lvl>
    <w:lvl w:ilvl="7" w:tplc="EC540374">
      <w:start w:val="1"/>
      <w:numFmt w:val="bullet"/>
      <w:lvlText w:val="o"/>
      <w:lvlJc w:val="left"/>
      <w:pPr>
        <w:ind w:left="5760" w:hanging="360"/>
      </w:pPr>
      <w:rPr>
        <w:rFonts w:hint="default" w:ascii="Courier New" w:hAnsi="Courier New"/>
      </w:rPr>
    </w:lvl>
    <w:lvl w:ilvl="8" w:tplc="B16CFE42">
      <w:start w:val="1"/>
      <w:numFmt w:val="bullet"/>
      <w:lvlText w:val=""/>
      <w:lvlJc w:val="left"/>
      <w:pPr>
        <w:ind w:left="6480" w:hanging="360"/>
      </w:pPr>
      <w:rPr>
        <w:rFonts w:hint="default" w:ascii="Wingdings" w:hAnsi="Wingdings"/>
      </w:rPr>
    </w:lvl>
  </w:abstractNum>
  <w:abstractNum w:abstractNumId="87" w15:restartNumberingAfterBreak="0">
    <w:nsid w:val="497889E2"/>
    <w:multiLevelType w:val="hybridMultilevel"/>
    <w:tmpl w:val="D5C46AAC"/>
    <w:lvl w:ilvl="0" w:tplc="BFDE562A">
      <w:start w:val="1"/>
      <w:numFmt w:val="bullet"/>
      <w:lvlText w:val=""/>
      <w:lvlJc w:val="left"/>
      <w:pPr>
        <w:ind w:left="720" w:hanging="360"/>
      </w:pPr>
      <w:rPr>
        <w:rFonts w:hint="default" w:ascii="Symbol" w:hAnsi="Symbol"/>
      </w:rPr>
    </w:lvl>
    <w:lvl w:ilvl="1" w:tplc="E4BA66D2">
      <w:start w:val="1"/>
      <w:numFmt w:val="bullet"/>
      <w:lvlText w:val="o"/>
      <w:lvlJc w:val="left"/>
      <w:pPr>
        <w:ind w:left="1440" w:hanging="360"/>
      </w:pPr>
      <w:rPr>
        <w:rFonts w:hint="default" w:ascii="Courier New" w:hAnsi="Courier New"/>
      </w:rPr>
    </w:lvl>
    <w:lvl w:ilvl="2" w:tplc="11B22A9C">
      <w:start w:val="1"/>
      <w:numFmt w:val="bullet"/>
      <w:lvlText w:val=""/>
      <w:lvlJc w:val="left"/>
      <w:pPr>
        <w:ind w:left="2160" w:hanging="360"/>
      </w:pPr>
      <w:rPr>
        <w:rFonts w:hint="default" w:ascii="Wingdings" w:hAnsi="Wingdings"/>
      </w:rPr>
    </w:lvl>
    <w:lvl w:ilvl="3" w:tplc="F4DAFEFA">
      <w:start w:val="1"/>
      <w:numFmt w:val="bullet"/>
      <w:lvlText w:val=""/>
      <w:lvlJc w:val="left"/>
      <w:pPr>
        <w:ind w:left="2880" w:hanging="360"/>
      </w:pPr>
      <w:rPr>
        <w:rFonts w:hint="default" w:ascii="Symbol" w:hAnsi="Symbol"/>
      </w:rPr>
    </w:lvl>
    <w:lvl w:ilvl="4" w:tplc="848EB1B8">
      <w:start w:val="1"/>
      <w:numFmt w:val="bullet"/>
      <w:lvlText w:val="o"/>
      <w:lvlJc w:val="left"/>
      <w:pPr>
        <w:ind w:left="3600" w:hanging="360"/>
      </w:pPr>
      <w:rPr>
        <w:rFonts w:hint="default" w:ascii="Courier New" w:hAnsi="Courier New"/>
      </w:rPr>
    </w:lvl>
    <w:lvl w:ilvl="5" w:tplc="5A866178">
      <w:start w:val="1"/>
      <w:numFmt w:val="bullet"/>
      <w:lvlText w:val=""/>
      <w:lvlJc w:val="left"/>
      <w:pPr>
        <w:ind w:left="4320" w:hanging="360"/>
      </w:pPr>
      <w:rPr>
        <w:rFonts w:hint="default" w:ascii="Wingdings" w:hAnsi="Wingdings"/>
      </w:rPr>
    </w:lvl>
    <w:lvl w:ilvl="6" w:tplc="A350BAD4">
      <w:start w:val="1"/>
      <w:numFmt w:val="bullet"/>
      <w:lvlText w:val=""/>
      <w:lvlJc w:val="left"/>
      <w:pPr>
        <w:ind w:left="5040" w:hanging="360"/>
      </w:pPr>
      <w:rPr>
        <w:rFonts w:hint="default" w:ascii="Symbol" w:hAnsi="Symbol"/>
      </w:rPr>
    </w:lvl>
    <w:lvl w:ilvl="7" w:tplc="E118179A">
      <w:start w:val="1"/>
      <w:numFmt w:val="bullet"/>
      <w:lvlText w:val="o"/>
      <w:lvlJc w:val="left"/>
      <w:pPr>
        <w:ind w:left="5760" w:hanging="360"/>
      </w:pPr>
      <w:rPr>
        <w:rFonts w:hint="default" w:ascii="Courier New" w:hAnsi="Courier New"/>
      </w:rPr>
    </w:lvl>
    <w:lvl w:ilvl="8" w:tplc="C168463E">
      <w:start w:val="1"/>
      <w:numFmt w:val="bullet"/>
      <w:lvlText w:val=""/>
      <w:lvlJc w:val="left"/>
      <w:pPr>
        <w:ind w:left="6480" w:hanging="360"/>
      </w:pPr>
      <w:rPr>
        <w:rFonts w:hint="default" w:ascii="Wingdings" w:hAnsi="Wingdings"/>
      </w:rPr>
    </w:lvl>
  </w:abstractNum>
  <w:abstractNum w:abstractNumId="88" w15:restartNumberingAfterBreak="0">
    <w:nsid w:val="49DE19B1"/>
    <w:multiLevelType w:val="hybridMultilevel"/>
    <w:tmpl w:val="FFFFFFFF"/>
    <w:lvl w:ilvl="0" w:tplc="EFA66CBE">
      <w:start w:val="1"/>
      <w:numFmt w:val="decimal"/>
      <w:lvlText w:val="%1."/>
      <w:lvlJc w:val="left"/>
      <w:pPr>
        <w:ind w:left="720" w:hanging="360"/>
      </w:pPr>
    </w:lvl>
    <w:lvl w:ilvl="1" w:tplc="341C86E2">
      <w:start w:val="1"/>
      <w:numFmt w:val="lowerLetter"/>
      <w:lvlText w:val="%2."/>
      <w:lvlJc w:val="left"/>
      <w:pPr>
        <w:ind w:left="1440" w:hanging="360"/>
      </w:pPr>
    </w:lvl>
    <w:lvl w:ilvl="2" w:tplc="12747028">
      <w:start w:val="1"/>
      <w:numFmt w:val="lowerRoman"/>
      <w:lvlText w:val="%3."/>
      <w:lvlJc w:val="right"/>
      <w:pPr>
        <w:ind w:left="2160" w:hanging="180"/>
      </w:pPr>
    </w:lvl>
    <w:lvl w:ilvl="3" w:tplc="3FA28D2C">
      <w:start w:val="1"/>
      <w:numFmt w:val="decimal"/>
      <w:lvlText w:val="%4."/>
      <w:lvlJc w:val="left"/>
      <w:pPr>
        <w:ind w:left="2880" w:hanging="360"/>
      </w:pPr>
    </w:lvl>
    <w:lvl w:ilvl="4" w:tplc="3CF4B66C">
      <w:start w:val="1"/>
      <w:numFmt w:val="lowerLetter"/>
      <w:lvlText w:val="%5."/>
      <w:lvlJc w:val="left"/>
      <w:pPr>
        <w:ind w:left="3600" w:hanging="360"/>
      </w:pPr>
    </w:lvl>
    <w:lvl w:ilvl="5" w:tplc="E8C8F05A">
      <w:start w:val="1"/>
      <w:numFmt w:val="lowerRoman"/>
      <w:lvlText w:val="%6."/>
      <w:lvlJc w:val="right"/>
      <w:pPr>
        <w:ind w:left="4320" w:hanging="180"/>
      </w:pPr>
    </w:lvl>
    <w:lvl w:ilvl="6" w:tplc="6F0ED748">
      <w:start w:val="1"/>
      <w:numFmt w:val="decimal"/>
      <w:lvlText w:val="%7."/>
      <w:lvlJc w:val="left"/>
      <w:pPr>
        <w:ind w:left="5040" w:hanging="360"/>
      </w:pPr>
    </w:lvl>
    <w:lvl w:ilvl="7" w:tplc="718C7BE8">
      <w:start w:val="1"/>
      <w:numFmt w:val="lowerLetter"/>
      <w:lvlText w:val="%8."/>
      <w:lvlJc w:val="left"/>
      <w:pPr>
        <w:ind w:left="5760" w:hanging="360"/>
      </w:pPr>
    </w:lvl>
    <w:lvl w:ilvl="8" w:tplc="077C8292">
      <w:start w:val="1"/>
      <w:numFmt w:val="lowerRoman"/>
      <w:lvlText w:val="%9."/>
      <w:lvlJc w:val="right"/>
      <w:pPr>
        <w:ind w:left="6480" w:hanging="180"/>
      </w:pPr>
    </w:lvl>
  </w:abstractNum>
  <w:abstractNum w:abstractNumId="89" w15:restartNumberingAfterBreak="0">
    <w:nsid w:val="4A22249B"/>
    <w:multiLevelType w:val="hybridMultilevel"/>
    <w:tmpl w:val="FFFFFFFF"/>
    <w:lvl w:ilvl="0" w:tplc="B6A8FDF8">
      <w:start w:val="1"/>
      <w:numFmt w:val="bullet"/>
      <w:lvlText w:val=""/>
      <w:lvlJc w:val="left"/>
      <w:pPr>
        <w:ind w:left="720" w:hanging="360"/>
      </w:pPr>
      <w:rPr>
        <w:rFonts w:hint="default" w:ascii="Symbol" w:hAnsi="Symbol"/>
      </w:rPr>
    </w:lvl>
    <w:lvl w:ilvl="1" w:tplc="C096B38E">
      <w:start w:val="1"/>
      <w:numFmt w:val="bullet"/>
      <w:lvlText w:val="o"/>
      <w:lvlJc w:val="left"/>
      <w:pPr>
        <w:ind w:left="1440" w:hanging="360"/>
      </w:pPr>
      <w:rPr>
        <w:rFonts w:hint="default" w:ascii="Courier New" w:hAnsi="Courier New"/>
      </w:rPr>
    </w:lvl>
    <w:lvl w:ilvl="2" w:tplc="E076A81E">
      <w:start w:val="1"/>
      <w:numFmt w:val="bullet"/>
      <w:lvlText w:val=""/>
      <w:lvlJc w:val="left"/>
      <w:pPr>
        <w:ind w:left="2160" w:hanging="360"/>
      </w:pPr>
      <w:rPr>
        <w:rFonts w:hint="default" w:ascii="Wingdings" w:hAnsi="Wingdings"/>
      </w:rPr>
    </w:lvl>
    <w:lvl w:ilvl="3" w:tplc="08FCF872">
      <w:start w:val="1"/>
      <w:numFmt w:val="bullet"/>
      <w:lvlText w:val=""/>
      <w:lvlJc w:val="left"/>
      <w:pPr>
        <w:ind w:left="2880" w:hanging="360"/>
      </w:pPr>
      <w:rPr>
        <w:rFonts w:hint="default" w:ascii="Symbol" w:hAnsi="Symbol"/>
      </w:rPr>
    </w:lvl>
    <w:lvl w:ilvl="4" w:tplc="DBEA4EF0">
      <w:start w:val="1"/>
      <w:numFmt w:val="bullet"/>
      <w:lvlText w:val="o"/>
      <w:lvlJc w:val="left"/>
      <w:pPr>
        <w:ind w:left="3600" w:hanging="360"/>
      </w:pPr>
      <w:rPr>
        <w:rFonts w:hint="default" w:ascii="Courier New" w:hAnsi="Courier New"/>
      </w:rPr>
    </w:lvl>
    <w:lvl w:ilvl="5" w:tplc="C30C5ABE">
      <w:start w:val="1"/>
      <w:numFmt w:val="bullet"/>
      <w:lvlText w:val=""/>
      <w:lvlJc w:val="left"/>
      <w:pPr>
        <w:ind w:left="4320" w:hanging="360"/>
      </w:pPr>
      <w:rPr>
        <w:rFonts w:hint="default" w:ascii="Wingdings" w:hAnsi="Wingdings"/>
      </w:rPr>
    </w:lvl>
    <w:lvl w:ilvl="6" w:tplc="B608C4F0">
      <w:start w:val="1"/>
      <w:numFmt w:val="bullet"/>
      <w:lvlText w:val=""/>
      <w:lvlJc w:val="left"/>
      <w:pPr>
        <w:ind w:left="5040" w:hanging="360"/>
      </w:pPr>
      <w:rPr>
        <w:rFonts w:hint="default" w:ascii="Symbol" w:hAnsi="Symbol"/>
      </w:rPr>
    </w:lvl>
    <w:lvl w:ilvl="7" w:tplc="B5DEA4DE">
      <w:start w:val="1"/>
      <w:numFmt w:val="bullet"/>
      <w:lvlText w:val="o"/>
      <w:lvlJc w:val="left"/>
      <w:pPr>
        <w:ind w:left="5760" w:hanging="360"/>
      </w:pPr>
      <w:rPr>
        <w:rFonts w:hint="default" w:ascii="Courier New" w:hAnsi="Courier New"/>
      </w:rPr>
    </w:lvl>
    <w:lvl w:ilvl="8" w:tplc="78109B9C">
      <w:start w:val="1"/>
      <w:numFmt w:val="bullet"/>
      <w:lvlText w:val=""/>
      <w:lvlJc w:val="left"/>
      <w:pPr>
        <w:ind w:left="6480" w:hanging="360"/>
      </w:pPr>
      <w:rPr>
        <w:rFonts w:hint="default" w:ascii="Wingdings" w:hAnsi="Wingdings"/>
      </w:rPr>
    </w:lvl>
  </w:abstractNum>
  <w:abstractNum w:abstractNumId="90" w15:restartNumberingAfterBreak="0">
    <w:nsid w:val="4B0F4B90"/>
    <w:multiLevelType w:val="hybridMultilevel"/>
    <w:tmpl w:val="5DDC372E"/>
    <w:lvl w:ilvl="0" w:tplc="6E4CEF82">
      <w:start w:val="1"/>
      <w:numFmt w:val="bullet"/>
      <w:lvlText w:val=""/>
      <w:lvlJc w:val="left"/>
      <w:pPr>
        <w:ind w:left="720" w:hanging="360"/>
      </w:pPr>
      <w:rPr>
        <w:rFonts w:hint="default" w:ascii="Symbol" w:hAnsi="Symbol"/>
      </w:rPr>
    </w:lvl>
    <w:lvl w:ilvl="1" w:tplc="CDF6DD28">
      <w:start w:val="1"/>
      <w:numFmt w:val="bullet"/>
      <w:lvlText w:val="o"/>
      <w:lvlJc w:val="left"/>
      <w:pPr>
        <w:ind w:left="1440" w:hanging="360"/>
      </w:pPr>
      <w:rPr>
        <w:rFonts w:hint="default" w:ascii="Courier New" w:hAnsi="Courier New"/>
      </w:rPr>
    </w:lvl>
    <w:lvl w:ilvl="2" w:tplc="D7242AC2">
      <w:start w:val="1"/>
      <w:numFmt w:val="bullet"/>
      <w:lvlText w:val=""/>
      <w:lvlJc w:val="left"/>
      <w:pPr>
        <w:ind w:left="2160" w:hanging="360"/>
      </w:pPr>
      <w:rPr>
        <w:rFonts w:hint="default" w:ascii="Wingdings" w:hAnsi="Wingdings"/>
      </w:rPr>
    </w:lvl>
    <w:lvl w:ilvl="3" w:tplc="CEAAE800">
      <w:start w:val="1"/>
      <w:numFmt w:val="bullet"/>
      <w:lvlText w:val=""/>
      <w:lvlJc w:val="left"/>
      <w:pPr>
        <w:ind w:left="2880" w:hanging="360"/>
      </w:pPr>
      <w:rPr>
        <w:rFonts w:hint="default" w:ascii="Symbol" w:hAnsi="Symbol"/>
      </w:rPr>
    </w:lvl>
    <w:lvl w:ilvl="4" w:tplc="E61E8B7A">
      <w:start w:val="1"/>
      <w:numFmt w:val="bullet"/>
      <w:lvlText w:val="o"/>
      <w:lvlJc w:val="left"/>
      <w:pPr>
        <w:ind w:left="3600" w:hanging="360"/>
      </w:pPr>
      <w:rPr>
        <w:rFonts w:hint="default" w:ascii="Courier New" w:hAnsi="Courier New"/>
      </w:rPr>
    </w:lvl>
    <w:lvl w:ilvl="5" w:tplc="3D2E6038">
      <w:start w:val="1"/>
      <w:numFmt w:val="bullet"/>
      <w:lvlText w:val=""/>
      <w:lvlJc w:val="left"/>
      <w:pPr>
        <w:ind w:left="4320" w:hanging="360"/>
      </w:pPr>
      <w:rPr>
        <w:rFonts w:hint="default" w:ascii="Wingdings" w:hAnsi="Wingdings"/>
      </w:rPr>
    </w:lvl>
    <w:lvl w:ilvl="6" w:tplc="BDA6F97A">
      <w:start w:val="1"/>
      <w:numFmt w:val="bullet"/>
      <w:lvlText w:val=""/>
      <w:lvlJc w:val="left"/>
      <w:pPr>
        <w:ind w:left="5040" w:hanging="360"/>
      </w:pPr>
      <w:rPr>
        <w:rFonts w:hint="default" w:ascii="Symbol" w:hAnsi="Symbol"/>
      </w:rPr>
    </w:lvl>
    <w:lvl w:ilvl="7" w:tplc="7D1AE99C">
      <w:start w:val="1"/>
      <w:numFmt w:val="bullet"/>
      <w:lvlText w:val="o"/>
      <w:lvlJc w:val="left"/>
      <w:pPr>
        <w:ind w:left="5760" w:hanging="360"/>
      </w:pPr>
      <w:rPr>
        <w:rFonts w:hint="default" w:ascii="Courier New" w:hAnsi="Courier New"/>
      </w:rPr>
    </w:lvl>
    <w:lvl w:ilvl="8" w:tplc="A530CCD6">
      <w:start w:val="1"/>
      <w:numFmt w:val="bullet"/>
      <w:lvlText w:val=""/>
      <w:lvlJc w:val="left"/>
      <w:pPr>
        <w:ind w:left="6480" w:hanging="360"/>
      </w:pPr>
      <w:rPr>
        <w:rFonts w:hint="default" w:ascii="Wingdings" w:hAnsi="Wingdings"/>
      </w:rPr>
    </w:lvl>
  </w:abstractNum>
  <w:abstractNum w:abstractNumId="91" w15:restartNumberingAfterBreak="0">
    <w:nsid w:val="4BACB896"/>
    <w:multiLevelType w:val="hybridMultilevel"/>
    <w:tmpl w:val="0D06FB90"/>
    <w:lvl w:ilvl="0" w:tplc="5106BF2A">
      <w:start w:val="1"/>
      <w:numFmt w:val="decimal"/>
      <w:lvlText w:val="%1."/>
      <w:lvlJc w:val="left"/>
      <w:pPr>
        <w:ind w:left="720" w:hanging="360"/>
      </w:pPr>
    </w:lvl>
    <w:lvl w:ilvl="1" w:tplc="4FEC93D0">
      <w:start w:val="1"/>
      <w:numFmt w:val="lowerLetter"/>
      <w:lvlText w:val="%2."/>
      <w:lvlJc w:val="left"/>
      <w:pPr>
        <w:ind w:left="1440" w:hanging="360"/>
      </w:pPr>
    </w:lvl>
    <w:lvl w:ilvl="2" w:tplc="15967052">
      <w:start w:val="1"/>
      <w:numFmt w:val="lowerRoman"/>
      <w:lvlText w:val="%3."/>
      <w:lvlJc w:val="right"/>
      <w:pPr>
        <w:ind w:left="2160" w:hanging="180"/>
      </w:pPr>
    </w:lvl>
    <w:lvl w:ilvl="3" w:tplc="87DC75F6">
      <w:start w:val="1"/>
      <w:numFmt w:val="decimal"/>
      <w:lvlText w:val="%4."/>
      <w:lvlJc w:val="left"/>
      <w:pPr>
        <w:ind w:left="2880" w:hanging="360"/>
      </w:pPr>
    </w:lvl>
    <w:lvl w:ilvl="4" w:tplc="C714CA14">
      <w:start w:val="1"/>
      <w:numFmt w:val="lowerLetter"/>
      <w:lvlText w:val="%5."/>
      <w:lvlJc w:val="left"/>
      <w:pPr>
        <w:ind w:left="3600" w:hanging="360"/>
      </w:pPr>
    </w:lvl>
    <w:lvl w:ilvl="5" w:tplc="D730EECE">
      <w:start w:val="1"/>
      <w:numFmt w:val="lowerRoman"/>
      <w:lvlText w:val="%6."/>
      <w:lvlJc w:val="right"/>
      <w:pPr>
        <w:ind w:left="4320" w:hanging="180"/>
      </w:pPr>
    </w:lvl>
    <w:lvl w:ilvl="6" w:tplc="E2E4F12E">
      <w:start w:val="1"/>
      <w:numFmt w:val="decimal"/>
      <w:lvlText w:val="%7."/>
      <w:lvlJc w:val="left"/>
      <w:pPr>
        <w:ind w:left="5040" w:hanging="360"/>
      </w:pPr>
    </w:lvl>
    <w:lvl w:ilvl="7" w:tplc="F0847F90">
      <w:start w:val="1"/>
      <w:numFmt w:val="lowerLetter"/>
      <w:lvlText w:val="%8."/>
      <w:lvlJc w:val="left"/>
      <w:pPr>
        <w:ind w:left="5760" w:hanging="360"/>
      </w:pPr>
    </w:lvl>
    <w:lvl w:ilvl="8" w:tplc="33C68D2E">
      <w:start w:val="1"/>
      <w:numFmt w:val="lowerRoman"/>
      <w:lvlText w:val="%9."/>
      <w:lvlJc w:val="right"/>
      <w:pPr>
        <w:ind w:left="6480" w:hanging="180"/>
      </w:pPr>
    </w:lvl>
  </w:abstractNum>
  <w:abstractNum w:abstractNumId="92" w15:restartNumberingAfterBreak="0">
    <w:nsid w:val="4C4C0656"/>
    <w:multiLevelType w:val="hybridMultilevel"/>
    <w:tmpl w:val="FFFFFFFF"/>
    <w:lvl w:ilvl="0" w:tplc="6854D15E">
      <w:start w:val="1"/>
      <w:numFmt w:val="bullet"/>
      <w:lvlText w:val=""/>
      <w:lvlJc w:val="left"/>
      <w:pPr>
        <w:ind w:left="720" w:hanging="360"/>
      </w:pPr>
      <w:rPr>
        <w:rFonts w:hint="default" w:ascii="Symbol" w:hAnsi="Symbol"/>
      </w:rPr>
    </w:lvl>
    <w:lvl w:ilvl="1" w:tplc="8824595E">
      <w:start w:val="1"/>
      <w:numFmt w:val="bullet"/>
      <w:lvlText w:val="o"/>
      <w:lvlJc w:val="left"/>
      <w:pPr>
        <w:ind w:left="1440" w:hanging="360"/>
      </w:pPr>
      <w:rPr>
        <w:rFonts w:hint="default" w:ascii="Courier New" w:hAnsi="Courier New"/>
      </w:rPr>
    </w:lvl>
    <w:lvl w:ilvl="2" w:tplc="06C4EB7C">
      <w:start w:val="1"/>
      <w:numFmt w:val="bullet"/>
      <w:lvlText w:val=""/>
      <w:lvlJc w:val="left"/>
      <w:pPr>
        <w:ind w:left="2160" w:hanging="360"/>
      </w:pPr>
      <w:rPr>
        <w:rFonts w:hint="default" w:ascii="Wingdings" w:hAnsi="Wingdings"/>
      </w:rPr>
    </w:lvl>
    <w:lvl w:ilvl="3" w:tplc="A6DE2012">
      <w:start w:val="1"/>
      <w:numFmt w:val="bullet"/>
      <w:lvlText w:val=""/>
      <w:lvlJc w:val="left"/>
      <w:pPr>
        <w:ind w:left="2880" w:hanging="360"/>
      </w:pPr>
      <w:rPr>
        <w:rFonts w:hint="default" w:ascii="Symbol" w:hAnsi="Symbol"/>
      </w:rPr>
    </w:lvl>
    <w:lvl w:ilvl="4" w:tplc="DDC2DE2A">
      <w:start w:val="1"/>
      <w:numFmt w:val="bullet"/>
      <w:lvlText w:val="o"/>
      <w:lvlJc w:val="left"/>
      <w:pPr>
        <w:ind w:left="3600" w:hanging="360"/>
      </w:pPr>
      <w:rPr>
        <w:rFonts w:hint="default" w:ascii="Courier New" w:hAnsi="Courier New"/>
      </w:rPr>
    </w:lvl>
    <w:lvl w:ilvl="5" w:tplc="9DF443D4">
      <w:start w:val="1"/>
      <w:numFmt w:val="bullet"/>
      <w:lvlText w:val=""/>
      <w:lvlJc w:val="left"/>
      <w:pPr>
        <w:ind w:left="4320" w:hanging="360"/>
      </w:pPr>
      <w:rPr>
        <w:rFonts w:hint="default" w:ascii="Wingdings" w:hAnsi="Wingdings"/>
      </w:rPr>
    </w:lvl>
    <w:lvl w:ilvl="6" w:tplc="7040C022">
      <w:start w:val="1"/>
      <w:numFmt w:val="bullet"/>
      <w:lvlText w:val=""/>
      <w:lvlJc w:val="left"/>
      <w:pPr>
        <w:ind w:left="5040" w:hanging="360"/>
      </w:pPr>
      <w:rPr>
        <w:rFonts w:hint="default" w:ascii="Symbol" w:hAnsi="Symbol"/>
      </w:rPr>
    </w:lvl>
    <w:lvl w:ilvl="7" w:tplc="60A89F9E">
      <w:start w:val="1"/>
      <w:numFmt w:val="bullet"/>
      <w:lvlText w:val="o"/>
      <w:lvlJc w:val="left"/>
      <w:pPr>
        <w:ind w:left="5760" w:hanging="360"/>
      </w:pPr>
      <w:rPr>
        <w:rFonts w:hint="default" w:ascii="Courier New" w:hAnsi="Courier New"/>
      </w:rPr>
    </w:lvl>
    <w:lvl w:ilvl="8" w:tplc="18642188">
      <w:start w:val="1"/>
      <w:numFmt w:val="bullet"/>
      <w:lvlText w:val=""/>
      <w:lvlJc w:val="left"/>
      <w:pPr>
        <w:ind w:left="6480" w:hanging="360"/>
      </w:pPr>
      <w:rPr>
        <w:rFonts w:hint="default" w:ascii="Wingdings" w:hAnsi="Wingdings"/>
      </w:rPr>
    </w:lvl>
  </w:abstractNum>
  <w:abstractNum w:abstractNumId="93" w15:restartNumberingAfterBreak="0">
    <w:nsid w:val="4CE050EE"/>
    <w:multiLevelType w:val="hybridMultilevel"/>
    <w:tmpl w:val="FFFFFFFF"/>
    <w:lvl w:ilvl="0" w:tplc="0574936A">
      <w:start w:val="1"/>
      <w:numFmt w:val="bullet"/>
      <w:lvlText w:val=""/>
      <w:lvlJc w:val="left"/>
      <w:pPr>
        <w:ind w:left="720" w:hanging="360"/>
      </w:pPr>
      <w:rPr>
        <w:rFonts w:hint="default" w:ascii="Symbol" w:hAnsi="Symbol"/>
      </w:rPr>
    </w:lvl>
    <w:lvl w:ilvl="1" w:tplc="C85C0B86">
      <w:start w:val="1"/>
      <w:numFmt w:val="bullet"/>
      <w:lvlText w:val="o"/>
      <w:lvlJc w:val="left"/>
      <w:pPr>
        <w:ind w:left="1440" w:hanging="360"/>
      </w:pPr>
      <w:rPr>
        <w:rFonts w:hint="default" w:ascii="Courier New" w:hAnsi="Courier New"/>
      </w:rPr>
    </w:lvl>
    <w:lvl w:ilvl="2" w:tplc="8BBC2F32">
      <w:start w:val="1"/>
      <w:numFmt w:val="bullet"/>
      <w:lvlText w:val=""/>
      <w:lvlJc w:val="left"/>
      <w:pPr>
        <w:ind w:left="2160" w:hanging="360"/>
      </w:pPr>
      <w:rPr>
        <w:rFonts w:hint="default" w:ascii="Wingdings" w:hAnsi="Wingdings"/>
      </w:rPr>
    </w:lvl>
    <w:lvl w:ilvl="3" w:tplc="01986AC4">
      <w:start w:val="1"/>
      <w:numFmt w:val="bullet"/>
      <w:lvlText w:val=""/>
      <w:lvlJc w:val="left"/>
      <w:pPr>
        <w:ind w:left="2880" w:hanging="360"/>
      </w:pPr>
      <w:rPr>
        <w:rFonts w:hint="default" w:ascii="Symbol" w:hAnsi="Symbol"/>
      </w:rPr>
    </w:lvl>
    <w:lvl w:ilvl="4" w:tplc="3ABCABAE">
      <w:start w:val="1"/>
      <w:numFmt w:val="bullet"/>
      <w:lvlText w:val="o"/>
      <w:lvlJc w:val="left"/>
      <w:pPr>
        <w:ind w:left="3600" w:hanging="360"/>
      </w:pPr>
      <w:rPr>
        <w:rFonts w:hint="default" w:ascii="Courier New" w:hAnsi="Courier New"/>
      </w:rPr>
    </w:lvl>
    <w:lvl w:ilvl="5" w:tplc="CA244B60">
      <w:start w:val="1"/>
      <w:numFmt w:val="bullet"/>
      <w:lvlText w:val=""/>
      <w:lvlJc w:val="left"/>
      <w:pPr>
        <w:ind w:left="4320" w:hanging="360"/>
      </w:pPr>
      <w:rPr>
        <w:rFonts w:hint="default" w:ascii="Wingdings" w:hAnsi="Wingdings"/>
      </w:rPr>
    </w:lvl>
    <w:lvl w:ilvl="6" w:tplc="F02C510C">
      <w:start w:val="1"/>
      <w:numFmt w:val="bullet"/>
      <w:lvlText w:val=""/>
      <w:lvlJc w:val="left"/>
      <w:pPr>
        <w:ind w:left="5040" w:hanging="360"/>
      </w:pPr>
      <w:rPr>
        <w:rFonts w:hint="default" w:ascii="Symbol" w:hAnsi="Symbol"/>
      </w:rPr>
    </w:lvl>
    <w:lvl w:ilvl="7" w:tplc="931039FE">
      <w:start w:val="1"/>
      <w:numFmt w:val="bullet"/>
      <w:lvlText w:val="o"/>
      <w:lvlJc w:val="left"/>
      <w:pPr>
        <w:ind w:left="5760" w:hanging="360"/>
      </w:pPr>
      <w:rPr>
        <w:rFonts w:hint="default" w:ascii="Courier New" w:hAnsi="Courier New"/>
      </w:rPr>
    </w:lvl>
    <w:lvl w:ilvl="8" w:tplc="35ECF3CE">
      <w:start w:val="1"/>
      <w:numFmt w:val="bullet"/>
      <w:lvlText w:val=""/>
      <w:lvlJc w:val="left"/>
      <w:pPr>
        <w:ind w:left="6480" w:hanging="360"/>
      </w:pPr>
      <w:rPr>
        <w:rFonts w:hint="default" w:ascii="Wingdings" w:hAnsi="Wingdings"/>
      </w:rPr>
    </w:lvl>
  </w:abstractNum>
  <w:abstractNum w:abstractNumId="94" w15:restartNumberingAfterBreak="0">
    <w:nsid w:val="4CF265BC"/>
    <w:multiLevelType w:val="hybridMultilevel"/>
    <w:tmpl w:val="FFFFFFFF"/>
    <w:lvl w:ilvl="0" w:tplc="9072C7B8">
      <w:start w:val="1"/>
      <w:numFmt w:val="decimal"/>
      <w:lvlText w:val="%1."/>
      <w:lvlJc w:val="left"/>
      <w:pPr>
        <w:ind w:left="720" w:hanging="360"/>
      </w:pPr>
    </w:lvl>
    <w:lvl w:ilvl="1" w:tplc="88DE3CFA">
      <w:start w:val="1"/>
      <w:numFmt w:val="lowerLetter"/>
      <w:lvlText w:val="%2."/>
      <w:lvlJc w:val="left"/>
      <w:pPr>
        <w:ind w:left="1440" w:hanging="360"/>
      </w:pPr>
    </w:lvl>
    <w:lvl w:ilvl="2" w:tplc="92CADCA0">
      <w:start w:val="1"/>
      <w:numFmt w:val="lowerRoman"/>
      <w:lvlText w:val="%3."/>
      <w:lvlJc w:val="right"/>
      <w:pPr>
        <w:ind w:left="2160" w:hanging="180"/>
      </w:pPr>
    </w:lvl>
    <w:lvl w:ilvl="3" w:tplc="996C6740">
      <w:start w:val="1"/>
      <w:numFmt w:val="decimal"/>
      <w:lvlText w:val="%4."/>
      <w:lvlJc w:val="left"/>
      <w:pPr>
        <w:ind w:left="2880" w:hanging="360"/>
      </w:pPr>
    </w:lvl>
    <w:lvl w:ilvl="4" w:tplc="657808D6">
      <w:start w:val="1"/>
      <w:numFmt w:val="lowerLetter"/>
      <w:lvlText w:val="%5."/>
      <w:lvlJc w:val="left"/>
      <w:pPr>
        <w:ind w:left="3600" w:hanging="360"/>
      </w:pPr>
    </w:lvl>
    <w:lvl w:ilvl="5" w:tplc="69E858BA">
      <w:start w:val="1"/>
      <w:numFmt w:val="lowerRoman"/>
      <w:lvlText w:val="%6."/>
      <w:lvlJc w:val="right"/>
      <w:pPr>
        <w:ind w:left="4320" w:hanging="180"/>
      </w:pPr>
    </w:lvl>
    <w:lvl w:ilvl="6" w:tplc="621C218E">
      <w:start w:val="1"/>
      <w:numFmt w:val="decimal"/>
      <w:lvlText w:val="%7."/>
      <w:lvlJc w:val="left"/>
      <w:pPr>
        <w:ind w:left="5040" w:hanging="360"/>
      </w:pPr>
    </w:lvl>
    <w:lvl w:ilvl="7" w:tplc="9F4235AC">
      <w:start w:val="1"/>
      <w:numFmt w:val="lowerLetter"/>
      <w:lvlText w:val="%8."/>
      <w:lvlJc w:val="left"/>
      <w:pPr>
        <w:ind w:left="5760" w:hanging="360"/>
      </w:pPr>
    </w:lvl>
    <w:lvl w:ilvl="8" w:tplc="92CC17F4">
      <w:start w:val="1"/>
      <w:numFmt w:val="lowerRoman"/>
      <w:lvlText w:val="%9."/>
      <w:lvlJc w:val="right"/>
      <w:pPr>
        <w:ind w:left="6480" w:hanging="180"/>
      </w:pPr>
    </w:lvl>
  </w:abstractNum>
  <w:abstractNum w:abstractNumId="95" w15:restartNumberingAfterBreak="0">
    <w:nsid w:val="4CFE7990"/>
    <w:multiLevelType w:val="hybridMultilevel"/>
    <w:tmpl w:val="FFFFFFFF"/>
    <w:lvl w:ilvl="0" w:tplc="44F4D894">
      <w:start w:val="1"/>
      <w:numFmt w:val="bullet"/>
      <w:lvlText w:val=""/>
      <w:lvlJc w:val="left"/>
      <w:pPr>
        <w:ind w:left="720" w:hanging="360"/>
      </w:pPr>
      <w:rPr>
        <w:rFonts w:hint="default" w:ascii="Symbol" w:hAnsi="Symbol"/>
      </w:rPr>
    </w:lvl>
    <w:lvl w:ilvl="1" w:tplc="4A200676">
      <w:start w:val="1"/>
      <w:numFmt w:val="bullet"/>
      <w:lvlText w:val="o"/>
      <w:lvlJc w:val="left"/>
      <w:pPr>
        <w:ind w:left="1440" w:hanging="360"/>
      </w:pPr>
      <w:rPr>
        <w:rFonts w:hint="default" w:ascii="Courier New" w:hAnsi="Courier New"/>
      </w:rPr>
    </w:lvl>
    <w:lvl w:ilvl="2" w:tplc="4B52EA9C">
      <w:start w:val="1"/>
      <w:numFmt w:val="bullet"/>
      <w:lvlText w:val=""/>
      <w:lvlJc w:val="left"/>
      <w:pPr>
        <w:ind w:left="2160" w:hanging="360"/>
      </w:pPr>
      <w:rPr>
        <w:rFonts w:hint="default" w:ascii="Wingdings" w:hAnsi="Wingdings"/>
      </w:rPr>
    </w:lvl>
    <w:lvl w:ilvl="3" w:tplc="175CA246">
      <w:start w:val="1"/>
      <w:numFmt w:val="bullet"/>
      <w:lvlText w:val=""/>
      <w:lvlJc w:val="left"/>
      <w:pPr>
        <w:ind w:left="2880" w:hanging="360"/>
      </w:pPr>
      <w:rPr>
        <w:rFonts w:hint="default" w:ascii="Symbol" w:hAnsi="Symbol"/>
      </w:rPr>
    </w:lvl>
    <w:lvl w:ilvl="4" w:tplc="C2FE296A">
      <w:start w:val="1"/>
      <w:numFmt w:val="bullet"/>
      <w:lvlText w:val="o"/>
      <w:lvlJc w:val="left"/>
      <w:pPr>
        <w:ind w:left="3600" w:hanging="360"/>
      </w:pPr>
      <w:rPr>
        <w:rFonts w:hint="default" w:ascii="Courier New" w:hAnsi="Courier New"/>
      </w:rPr>
    </w:lvl>
    <w:lvl w:ilvl="5" w:tplc="1B747564">
      <w:start w:val="1"/>
      <w:numFmt w:val="bullet"/>
      <w:lvlText w:val=""/>
      <w:lvlJc w:val="left"/>
      <w:pPr>
        <w:ind w:left="4320" w:hanging="360"/>
      </w:pPr>
      <w:rPr>
        <w:rFonts w:hint="default" w:ascii="Wingdings" w:hAnsi="Wingdings"/>
      </w:rPr>
    </w:lvl>
    <w:lvl w:ilvl="6" w:tplc="F5F8C7DE">
      <w:start w:val="1"/>
      <w:numFmt w:val="bullet"/>
      <w:lvlText w:val=""/>
      <w:lvlJc w:val="left"/>
      <w:pPr>
        <w:ind w:left="5040" w:hanging="360"/>
      </w:pPr>
      <w:rPr>
        <w:rFonts w:hint="default" w:ascii="Symbol" w:hAnsi="Symbol"/>
      </w:rPr>
    </w:lvl>
    <w:lvl w:ilvl="7" w:tplc="427E3A44">
      <w:start w:val="1"/>
      <w:numFmt w:val="bullet"/>
      <w:lvlText w:val="o"/>
      <w:lvlJc w:val="left"/>
      <w:pPr>
        <w:ind w:left="5760" w:hanging="360"/>
      </w:pPr>
      <w:rPr>
        <w:rFonts w:hint="default" w:ascii="Courier New" w:hAnsi="Courier New"/>
      </w:rPr>
    </w:lvl>
    <w:lvl w:ilvl="8" w:tplc="C4849C98">
      <w:start w:val="1"/>
      <w:numFmt w:val="bullet"/>
      <w:lvlText w:val=""/>
      <w:lvlJc w:val="left"/>
      <w:pPr>
        <w:ind w:left="6480" w:hanging="360"/>
      </w:pPr>
      <w:rPr>
        <w:rFonts w:hint="default" w:ascii="Wingdings" w:hAnsi="Wingdings"/>
      </w:rPr>
    </w:lvl>
  </w:abstractNum>
  <w:abstractNum w:abstractNumId="96" w15:restartNumberingAfterBreak="0">
    <w:nsid w:val="4D648F83"/>
    <w:multiLevelType w:val="hybridMultilevel"/>
    <w:tmpl w:val="E1924092"/>
    <w:lvl w:ilvl="0" w:tplc="9D368C40">
      <w:start w:val="1"/>
      <w:numFmt w:val="decimal"/>
      <w:lvlText w:val="%1)"/>
      <w:lvlJc w:val="left"/>
      <w:pPr>
        <w:ind w:left="720" w:hanging="360"/>
      </w:pPr>
    </w:lvl>
    <w:lvl w:ilvl="1" w:tplc="05EA5C0E">
      <w:start w:val="1"/>
      <w:numFmt w:val="lowerLetter"/>
      <w:lvlText w:val="%2."/>
      <w:lvlJc w:val="left"/>
      <w:pPr>
        <w:ind w:left="1440" w:hanging="360"/>
      </w:pPr>
    </w:lvl>
    <w:lvl w:ilvl="2" w:tplc="E0EA131E">
      <w:start w:val="1"/>
      <w:numFmt w:val="lowerRoman"/>
      <w:lvlText w:val="%3."/>
      <w:lvlJc w:val="right"/>
      <w:pPr>
        <w:ind w:left="2160" w:hanging="180"/>
      </w:pPr>
    </w:lvl>
    <w:lvl w:ilvl="3" w:tplc="AAB20FF6">
      <w:start w:val="1"/>
      <w:numFmt w:val="decimal"/>
      <w:lvlText w:val="%4."/>
      <w:lvlJc w:val="left"/>
      <w:pPr>
        <w:ind w:left="2880" w:hanging="360"/>
      </w:pPr>
    </w:lvl>
    <w:lvl w:ilvl="4" w:tplc="8E76D534">
      <w:start w:val="1"/>
      <w:numFmt w:val="lowerLetter"/>
      <w:lvlText w:val="%5."/>
      <w:lvlJc w:val="left"/>
      <w:pPr>
        <w:ind w:left="3600" w:hanging="360"/>
      </w:pPr>
    </w:lvl>
    <w:lvl w:ilvl="5" w:tplc="B96CFC26">
      <w:start w:val="1"/>
      <w:numFmt w:val="lowerRoman"/>
      <w:lvlText w:val="%6."/>
      <w:lvlJc w:val="right"/>
      <w:pPr>
        <w:ind w:left="4320" w:hanging="180"/>
      </w:pPr>
    </w:lvl>
    <w:lvl w:ilvl="6" w:tplc="FDE616F2">
      <w:start w:val="1"/>
      <w:numFmt w:val="decimal"/>
      <w:lvlText w:val="%7."/>
      <w:lvlJc w:val="left"/>
      <w:pPr>
        <w:ind w:left="5040" w:hanging="360"/>
      </w:pPr>
    </w:lvl>
    <w:lvl w:ilvl="7" w:tplc="890AC0A0">
      <w:start w:val="1"/>
      <w:numFmt w:val="lowerLetter"/>
      <w:lvlText w:val="%8."/>
      <w:lvlJc w:val="left"/>
      <w:pPr>
        <w:ind w:left="5760" w:hanging="360"/>
      </w:pPr>
    </w:lvl>
    <w:lvl w:ilvl="8" w:tplc="31306FCA">
      <w:start w:val="1"/>
      <w:numFmt w:val="lowerRoman"/>
      <w:lvlText w:val="%9."/>
      <w:lvlJc w:val="right"/>
      <w:pPr>
        <w:ind w:left="6480" w:hanging="180"/>
      </w:pPr>
    </w:lvl>
  </w:abstractNum>
  <w:abstractNum w:abstractNumId="97" w15:restartNumberingAfterBreak="0">
    <w:nsid w:val="4FC3EA2B"/>
    <w:multiLevelType w:val="hybridMultilevel"/>
    <w:tmpl w:val="FFFFFFFF"/>
    <w:lvl w:ilvl="0" w:tplc="5C1AAF18">
      <w:start w:val="1"/>
      <w:numFmt w:val="bullet"/>
      <w:lvlText w:val=""/>
      <w:lvlJc w:val="left"/>
      <w:pPr>
        <w:ind w:left="720" w:hanging="360"/>
      </w:pPr>
      <w:rPr>
        <w:rFonts w:hint="default" w:ascii="Symbol" w:hAnsi="Symbol"/>
      </w:rPr>
    </w:lvl>
    <w:lvl w:ilvl="1" w:tplc="9C665F76">
      <w:start w:val="1"/>
      <w:numFmt w:val="bullet"/>
      <w:lvlText w:val="o"/>
      <w:lvlJc w:val="left"/>
      <w:pPr>
        <w:ind w:left="1440" w:hanging="360"/>
      </w:pPr>
      <w:rPr>
        <w:rFonts w:hint="default" w:ascii="Courier New" w:hAnsi="Courier New"/>
      </w:rPr>
    </w:lvl>
    <w:lvl w:ilvl="2" w:tplc="8870D776">
      <w:start w:val="1"/>
      <w:numFmt w:val="bullet"/>
      <w:lvlText w:val=""/>
      <w:lvlJc w:val="left"/>
      <w:pPr>
        <w:ind w:left="2160" w:hanging="360"/>
      </w:pPr>
      <w:rPr>
        <w:rFonts w:hint="default" w:ascii="Wingdings" w:hAnsi="Wingdings"/>
      </w:rPr>
    </w:lvl>
    <w:lvl w:ilvl="3" w:tplc="53B606EA">
      <w:start w:val="1"/>
      <w:numFmt w:val="bullet"/>
      <w:lvlText w:val=""/>
      <w:lvlJc w:val="left"/>
      <w:pPr>
        <w:ind w:left="2880" w:hanging="360"/>
      </w:pPr>
      <w:rPr>
        <w:rFonts w:hint="default" w:ascii="Symbol" w:hAnsi="Symbol"/>
      </w:rPr>
    </w:lvl>
    <w:lvl w:ilvl="4" w:tplc="95D6B1C0">
      <w:start w:val="1"/>
      <w:numFmt w:val="bullet"/>
      <w:lvlText w:val="o"/>
      <w:lvlJc w:val="left"/>
      <w:pPr>
        <w:ind w:left="3600" w:hanging="360"/>
      </w:pPr>
      <w:rPr>
        <w:rFonts w:hint="default" w:ascii="Courier New" w:hAnsi="Courier New"/>
      </w:rPr>
    </w:lvl>
    <w:lvl w:ilvl="5" w:tplc="8E26E2D4">
      <w:start w:val="1"/>
      <w:numFmt w:val="bullet"/>
      <w:lvlText w:val=""/>
      <w:lvlJc w:val="left"/>
      <w:pPr>
        <w:ind w:left="4320" w:hanging="360"/>
      </w:pPr>
      <w:rPr>
        <w:rFonts w:hint="default" w:ascii="Wingdings" w:hAnsi="Wingdings"/>
      </w:rPr>
    </w:lvl>
    <w:lvl w:ilvl="6" w:tplc="92DA54EC">
      <w:start w:val="1"/>
      <w:numFmt w:val="bullet"/>
      <w:lvlText w:val=""/>
      <w:lvlJc w:val="left"/>
      <w:pPr>
        <w:ind w:left="5040" w:hanging="360"/>
      </w:pPr>
      <w:rPr>
        <w:rFonts w:hint="default" w:ascii="Symbol" w:hAnsi="Symbol"/>
      </w:rPr>
    </w:lvl>
    <w:lvl w:ilvl="7" w:tplc="4D0E6B66">
      <w:start w:val="1"/>
      <w:numFmt w:val="bullet"/>
      <w:lvlText w:val="o"/>
      <w:lvlJc w:val="left"/>
      <w:pPr>
        <w:ind w:left="5760" w:hanging="360"/>
      </w:pPr>
      <w:rPr>
        <w:rFonts w:hint="default" w:ascii="Courier New" w:hAnsi="Courier New"/>
      </w:rPr>
    </w:lvl>
    <w:lvl w:ilvl="8" w:tplc="81E0F110">
      <w:start w:val="1"/>
      <w:numFmt w:val="bullet"/>
      <w:lvlText w:val=""/>
      <w:lvlJc w:val="left"/>
      <w:pPr>
        <w:ind w:left="6480" w:hanging="360"/>
      </w:pPr>
      <w:rPr>
        <w:rFonts w:hint="default" w:ascii="Wingdings" w:hAnsi="Wingdings"/>
      </w:rPr>
    </w:lvl>
  </w:abstractNum>
  <w:abstractNum w:abstractNumId="98" w15:restartNumberingAfterBreak="0">
    <w:nsid w:val="52BEDB17"/>
    <w:multiLevelType w:val="hybridMultilevel"/>
    <w:tmpl w:val="FFFFFFFF"/>
    <w:lvl w:ilvl="0" w:tplc="8886180E">
      <w:start w:val="1"/>
      <w:numFmt w:val="bullet"/>
      <w:lvlText w:val=""/>
      <w:lvlJc w:val="left"/>
      <w:pPr>
        <w:ind w:left="720" w:hanging="360"/>
      </w:pPr>
      <w:rPr>
        <w:rFonts w:hint="default" w:ascii="Symbol" w:hAnsi="Symbol"/>
      </w:rPr>
    </w:lvl>
    <w:lvl w:ilvl="1" w:tplc="1DE06596">
      <w:start w:val="1"/>
      <w:numFmt w:val="bullet"/>
      <w:lvlText w:val="o"/>
      <w:lvlJc w:val="left"/>
      <w:pPr>
        <w:ind w:left="1440" w:hanging="360"/>
      </w:pPr>
      <w:rPr>
        <w:rFonts w:hint="default" w:ascii="Courier New" w:hAnsi="Courier New"/>
      </w:rPr>
    </w:lvl>
    <w:lvl w:ilvl="2" w:tplc="9906E904">
      <w:start w:val="1"/>
      <w:numFmt w:val="bullet"/>
      <w:lvlText w:val=""/>
      <w:lvlJc w:val="left"/>
      <w:pPr>
        <w:ind w:left="2160" w:hanging="360"/>
      </w:pPr>
      <w:rPr>
        <w:rFonts w:hint="default" w:ascii="Wingdings" w:hAnsi="Wingdings"/>
      </w:rPr>
    </w:lvl>
    <w:lvl w:ilvl="3" w:tplc="C4E4F90A">
      <w:start w:val="1"/>
      <w:numFmt w:val="bullet"/>
      <w:lvlText w:val=""/>
      <w:lvlJc w:val="left"/>
      <w:pPr>
        <w:ind w:left="2880" w:hanging="360"/>
      </w:pPr>
      <w:rPr>
        <w:rFonts w:hint="default" w:ascii="Symbol" w:hAnsi="Symbol"/>
      </w:rPr>
    </w:lvl>
    <w:lvl w:ilvl="4" w:tplc="90742EDE">
      <w:start w:val="1"/>
      <w:numFmt w:val="bullet"/>
      <w:lvlText w:val="o"/>
      <w:lvlJc w:val="left"/>
      <w:pPr>
        <w:ind w:left="3600" w:hanging="360"/>
      </w:pPr>
      <w:rPr>
        <w:rFonts w:hint="default" w:ascii="Courier New" w:hAnsi="Courier New"/>
      </w:rPr>
    </w:lvl>
    <w:lvl w:ilvl="5" w:tplc="65BC33DE">
      <w:start w:val="1"/>
      <w:numFmt w:val="bullet"/>
      <w:lvlText w:val=""/>
      <w:lvlJc w:val="left"/>
      <w:pPr>
        <w:ind w:left="4320" w:hanging="360"/>
      </w:pPr>
      <w:rPr>
        <w:rFonts w:hint="default" w:ascii="Wingdings" w:hAnsi="Wingdings"/>
      </w:rPr>
    </w:lvl>
    <w:lvl w:ilvl="6" w:tplc="3FAC17D8">
      <w:start w:val="1"/>
      <w:numFmt w:val="bullet"/>
      <w:lvlText w:val=""/>
      <w:lvlJc w:val="left"/>
      <w:pPr>
        <w:ind w:left="5040" w:hanging="360"/>
      </w:pPr>
      <w:rPr>
        <w:rFonts w:hint="default" w:ascii="Symbol" w:hAnsi="Symbol"/>
      </w:rPr>
    </w:lvl>
    <w:lvl w:ilvl="7" w:tplc="14A8C4C4">
      <w:start w:val="1"/>
      <w:numFmt w:val="bullet"/>
      <w:lvlText w:val="o"/>
      <w:lvlJc w:val="left"/>
      <w:pPr>
        <w:ind w:left="5760" w:hanging="360"/>
      </w:pPr>
      <w:rPr>
        <w:rFonts w:hint="default" w:ascii="Courier New" w:hAnsi="Courier New"/>
      </w:rPr>
    </w:lvl>
    <w:lvl w:ilvl="8" w:tplc="047C7EEC">
      <w:start w:val="1"/>
      <w:numFmt w:val="bullet"/>
      <w:lvlText w:val=""/>
      <w:lvlJc w:val="left"/>
      <w:pPr>
        <w:ind w:left="6480" w:hanging="360"/>
      </w:pPr>
      <w:rPr>
        <w:rFonts w:hint="default" w:ascii="Wingdings" w:hAnsi="Wingdings"/>
      </w:rPr>
    </w:lvl>
  </w:abstractNum>
  <w:abstractNum w:abstractNumId="99" w15:restartNumberingAfterBreak="0">
    <w:nsid w:val="532DE728"/>
    <w:multiLevelType w:val="hybridMultilevel"/>
    <w:tmpl w:val="FFFFFFFF"/>
    <w:lvl w:ilvl="0" w:tplc="AC40B9F4">
      <w:start w:val="3"/>
      <w:numFmt w:val="decimal"/>
      <w:lvlText w:val="%1."/>
      <w:lvlJc w:val="left"/>
      <w:pPr>
        <w:ind w:left="720" w:hanging="360"/>
      </w:pPr>
    </w:lvl>
    <w:lvl w:ilvl="1" w:tplc="7464B692">
      <w:start w:val="1"/>
      <w:numFmt w:val="lowerLetter"/>
      <w:lvlText w:val="%2."/>
      <w:lvlJc w:val="left"/>
      <w:pPr>
        <w:ind w:left="1440" w:hanging="360"/>
      </w:pPr>
    </w:lvl>
    <w:lvl w:ilvl="2" w:tplc="8DB286F6">
      <w:start w:val="1"/>
      <w:numFmt w:val="lowerRoman"/>
      <w:lvlText w:val="%3."/>
      <w:lvlJc w:val="right"/>
      <w:pPr>
        <w:ind w:left="2160" w:hanging="180"/>
      </w:pPr>
    </w:lvl>
    <w:lvl w:ilvl="3" w:tplc="11987B26">
      <w:start w:val="1"/>
      <w:numFmt w:val="decimal"/>
      <w:lvlText w:val="%4."/>
      <w:lvlJc w:val="left"/>
      <w:pPr>
        <w:ind w:left="2880" w:hanging="360"/>
      </w:pPr>
    </w:lvl>
    <w:lvl w:ilvl="4" w:tplc="CF687744">
      <w:start w:val="1"/>
      <w:numFmt w:val="lowerLetter"/>
      <w:lvlText w:val="%5."/>
      <w:lvlJc w:val="left"/>
      <w:pPr>
        <w:ind w:left="3600" w:hanging="360"/>
      </w:pPr>
    </w:lvl>
    <w:lvl w:ilvl="5" w:tplc="EF0646A6">
      <w:start w:val="1"/>
      <w:numFmt w:val="lowerRoman"/>
      <w:lvlText w:val="%6."/>
      <w:lvlJc w:val="right"/>
      <w:pPr>
        <w:ind w:left="4320" w:hanging="180"/>
      </w:pPr>
    </w:lvl>
    <w:lvl w:ilvl="6" w:tplc="DD5E1634">
      <w:start w:val="1"/>
      <w:numFmt w:val="decimal"/>
      <w:lvlText w:val="%7."/>
      <w:lvlJc w:val="left"/>
      <w:pPr>
        <w:ind w:left="5040" w:hanging="360"/>
      </w:pPr>
    </w:lvl>
    <w:lvl w:ilvl="7" w:tplc="3C9EDB7C">
      <w:start w:val="1"/>
      <w:numFmt w:val="lowerLetter"/>
      <w:lvlText w:val="%8."/>
      <w:lvlJc w:val="left"/>
      <w:pPr>
        <w:ind w:left="5760" w:hanging="360"/>
      </w:pPr>
    </w:lvl>
    <w:lvl w:ilvl="8" w:tplc="CB18CE84">
      <w:start w:val="1"/>
      <w:numFmt w:val="lowerRoman"/>
      <w:lvlText w:val="%9."/>
      <w:lvlJc w:val="right"/>
      <w:pPr>
        <w:ind w:left="6480" w:hanging="180"/>
      </w:pPr>
    </w:lvl>
  </w:abstractNum>
  <w:abstractNum w:abstractNumId="100" w15:restartNumberingAfterBreak="0">
    <w:nsid w:val="532E1D3B"/>
    <w:multiLevelType w:val="hybridMultilevel"/>
    <w:tmpl w:val="FFFFFFFF"/>
    <w:lvl w:ilvl="0" w:tplc="AB44F2B4">
      <w:start w:val="4"/>
      <w:numFmt w:val="decimal"/>
      <w:lvlText w:val="%1."/>
      <w:lvlJc w:val="left"/>
      <w:pPr>
        <w:ind w:left="720" w:hanging="360"/>
      </w:pPr>
    </w:lvl>
    <w:lvl w:ilvl="1" w:tplc="93D61EFE">
      <w:start w:val="1"/>
      <w:numFmt w:val="lowerLetter"/>
      <w:lvlText w:val="%2."/>
      <w:lvlJc w:val="left"/>
      <w:pPr>
        <w:ind w:left="1440" w:hanging="360"/>
      </w:pPr>
    </w:lvl>
    <w:lvl w:ilvl="2" w:tplc="6FC0BCE4">
      <w:start w:val="1"/>
      <w:numFmt w:val="lowerRoman"/>
      <w:lvlText w:val="%3."/>
      <w:lvlJc w:val="right"/>
      <w:pPr>
        <w:ind w:left="2160" w:hanging="180"/>
      </w:pPr>
    </w:lvl>
    <w:lvl w:ilvl="3" w:tplc="E8ACAE0E">
      <w:start w:val="1"/>
      <w:numFmt w:val="decimal"/>
      <w:lvlText w:val="%4."/>
      <w:lvlJc w:val="left"/>
      <w:pPr>
        <w:ind w:left="2880" w:hanging="360"/>
      </w:pPr>
    </w:lvl>
    <w:lvl w:ilvl="4" w:tplc="CC742CEE">
      <w:start w:val="1"/>
      <w:numFmt w:val="lowerLetter"/>
      <w:lvlText w:val="%5."/>
      <w:lvlJc w:val="left"/>
      <w:pPr>
        <w:ind w:left="3600" w:hanging="360"/>
      </w:pPr>
    </w:lvl>
    <w:lvl w:ilvl="5" w:tplc="F8D6CD3E">
      <w:start w:val="1"/>
      <w:numFmt w:val="lowerRoman"/>
      <w:lvlText w:val="%6."/>
      <w:lvlJc w:val="right"/>
      <w:pPr>
        <w:ind w:left="4320" w:hanging="180"/>
      </w:pPr>
    </w:lvl>
    <w:lvl w:ilvl="6" w:tplc="6E9852C4">
      <w:start w:val="1"/>
      <w:numFmt w:val="decimal"/>
      <w:lvlText w:val="%7."/>
      <w:lvlJc w:val="left"/>
      <w:pPr>
        <w:ind w:left="5040" w:hanging="360"/>
      </w:pPr>
    </w:lvl>
    <w:lvl w:ilvl="7" w:tplc="7B387966">
      <w:start w:val="1"/>
      <w:numFmt w:val="lowerLetter"/>
      <w:lvlText w:val="%8."/>
      <w:lvlJc w:val="left"/>
      <w:pPr>
        <w:ind w:left="5760" w:hanging="360"/>
      </w:pPr>
    </w:lvl>
    <w:lvl w:ilvl="8" w:tplc="B1BE447A">
      <w:start w:val="1"/>
      <w:numFmt w:val="lowerRoman"/>
      <w:lvlText w:val="%9."/>
      <w:lvlJc w:val="right"/>
      <w:pPr>
        <w:ind w:left="6480" w:hanging="180"/>
      </w:pPr>
    </w:lvl>
  </w:abstractNum>
  <w:abstractNum w:abstractNumId="101" w15:restartNumberingAfterBreak="0">
    <w:nsid w:val="535F5329"/>
    <w:multiLevelType w:val="hybridMultilevel"/>
    <w:tmpl w:val="ADECD9E0"/>
    <w:lvl w:ilvl="0" w:tplc="20F0F6D2">
      <w:start w:val="1"/>
      <w:numFmt w:val="bullet"/>
      <w:lvlText w:val=""/>
      <w:lvlJc w:val="left"/>
      <w:pPr>
        <w:ind w:left="720" w:hanging="360"/>
      </w:pPr>
      <w:rPr>
        <w:rFonts w:hint="default" w:ascii="Symbol" w:hAnsi="Symbol"/>
      </w:rPr>
    </w:lvl>
    <w:lvl w:ilvl="1" w:tplc="66C85E62">
      <w:start w:val="1"/>
      <w:numFmt w:val="bullet"/>
      <w:lvlText w:val="o"/>
      <w:lvlJc w:val="left"/>
      <w:pPr>
        <w:ind w:left="1440" w:hanging="360"/>
      </w:pPr>
      <w:rPr>
        <w:rFonts w:hint="default" w:ascii="Courier New" w:hAnsi="Courier New"/>
      </w:rPr>
    </w:lvl>
    <w:lvl w:ilvl="2" w:tplc="55C623E6">
      <w:start w:val="1"/>
      <w:numFmt w:val="bullet"/>
      <w:lvlText w:val=""/>
      <w:lvlJc w:val="left"/>
      <w:pPr>
        <w:ind w:left="2160" w:hanging="360"/>
      </w:pPr>
      <w:rPr>
        <w:rFonts w:hint="default" w:ascii="Wingdings" w:hAnsi="Wingdings"/>
      </w:rPr>
    </w:lvl>
    <w:lvl w:ilvl="3" w:tplc="A97A3F62">
      <w:start w:val="1"/>
      <w:numFmt w:val="bullet"/>
      <w:lvlText w:val=""/>
      <w:lvlJc w:val="left"/>
      <w:pPr>
        <w:ind w:left="2880" w:hanging="360"/>
      </w:pPr>
      <w:rPr>
        <w:rFonts w:hint="default" w:ascii="Symbol" w:hAnsi="Symbol"/>
      </w:rPr>
    </w:lvl>
    <w:lvl w:ilvl="4" w:tplc="F8C07ABC">
      <w:start w:val="1"/>
      <w:numFmt w:val="bullet"/>
      <w:lvlText w:val="o"/>
      <w:lvlJc w:val="left"/>
      <w:pPr>
        <w:ind w:left="3600" w:hanging="360"/>
      </w:pPr>
      <w:rPr>
        <w:rFonts w:hint="default" w:ascii="Courier New" w:hAnsi="Courier New"/>
      </w:rPr>
    </w:lvl>
    <w:lvl w:ilvl="5" w:tplc="DEC2509C">
      <w:start w:val="1"/>
      <w:numFmt w:val="bullet"/>
      <w:lvlText w:val=""/>
      <w:lvlJc w:val="left"/>
      <w:pPr>
        <w:ind w:left="4320" w:hanging="360"/>
      </w:pPr>
      <w:rPr>
        <w:rFonts w:hint="default" w:ascii="Wingdings" w:hAnsi="Wingdings"/>
      </w:rPr>
    </w:lvl>
    <w:lvl w:ilvl="6" w:tplc="E4FA0AF4">
      <w:start w:val="1"/>
      <w:numFmt w:val="bullet"/>
      <w:lvlText w:val=""/>
      <w:lvlJc w:val="left"/>
      <w:pPr>
        <w:ind w:left="5040" w:hanging="360"/>
      </w:pPr>
      <w:rPr>
        <w:rFonts w:hint="default" w:ascii="Symbol" w:hAnsi="Symbol"/>
      </w:rPr>
    </w:lvl>
    <w:lvl w:ilvl="7" w:tplc="994EB5CA">
      <w:start w:val="1"/>
      <w:numFmt w:val="bullet"/>
      <w:lvlText w:val="o"/>
      <w:lvlJc w:val="left"/>
      <w:pPr>
        <w:ind w:left="5760" w:hanging="360"/>
      </w:pPr>
      <w:rPr>
        <w:rFonts w:hint="default" w:ascii="Courier New" w:hAnsi="Courier New"/>
      </w:rPr>
    </w:lvl>
    <w:lvl w:ilvl="8" w:tplc="B09260B2">
      <w:start w:val="1"/>
      <w:numFmt w:val="bullet"/>
      <w:lvlText w:val=""/>
      <w:lvlJc w:val="left"/>
      <w:pPr>
        <w:ind w:left="6480" w:hanging="360"/>
      </w:pPr>
      <w:rPr>
        <w:rFonts w:hint="default" w:ascii="Wingdings" w:hAnsi="Wingdings"/>
      </w:rPr>
    </w:lvl>
  </w:abstractNum>
  <w:abstractNum w:abstractNumId="102" w15:restartNumberingAfterBreak="0">
    <w:nsid w:val="53920954"/>
    <w:multiLevelType w:val="hybridMultilevel"/>
    <w:tmpl w:val="E7BEF3CC"/>
    <w:lvl w:ilvl="0" w:tplc="934A20BE">
      <w:start w:val="1"/>
      <w:numFmt w:val="decimal"/>
      <w:lvlText w:val="%1)"/>
      <w:lvlJc w:val="left"/>
      <w:pPr>
        <w:ind w:left="720" w:hanging="360"/>
      </w:pPr>
    </w:lvl>
    <w:lvl w:ilvl="1" w:tplc="87DEF93E">
      <w:start w:val="1"/>
      <w:numFmt w:val="lowerLetter"/>
      <w:lvlText w:val="%2."/>
      <w:lvlJc w:val="left"/>
      <w:pPr>
        <w:ind w:left="1440" w:hanging="360"/>
      </w:pPr>
    </w:lvl>
    <w:lvl w:ilvl="2" w:tplc="679A0E0C">
      <w:start w:val="1"/>
      <w:numFmt w:val="lowerRoman"/>
      <w:lvlText w:val="%3."/>
      <w:lvlJc w:val="right"/>
      <w:pPr>
        <w:ind w:left="2160" w:hanging="180"/>
      </w:pPr>
    </w:lvl>
    <w:lvl w:ilvl="3" w:tplc="2716E640">
      <w:start w:val="1"/>
      <w:numFmt w:val="decimal"/>
      <w:lvlText w:val="%4."/>
      <w:lvlJc w:val="left"/>
      <w:pPr>
        <w:ind w:left="2880" w:hanging="360"/>
      </w:pPr>
    </w:lvl>
    <w:lvl w:ilvl="4" w:tplc="EC3EC0B2">
      <w:start w:val="1"/>
      <w:numFmt w:val="lowerLetter"/>
      <w:lvlText w:val="%5."/>
      <w:lvlJc w:val="left"/>
      <w:pPr>
        <w:ind w:left="3600" w:hanging="360"/>
      </w:pPr>
    </w:lvl>
    <w:lvl w:ilvl="5" w:tplc="25C6638A">
      <w:start w:val="1"/>
      <w:numFmt w:val="lowerRoman"/>
      <w:lvlText w:val="%6."/>
      <w:lvlJc w:val="right"/>
      <w:pPr>
        <w:ind w:left="4320" w:hanging="180"/>
      </w:pPr>
    </w:lvl>
    <w:lvl w:ilvl="6" w:tplc="29F280B2">
      <w:start w:val="1"/>
      <w:numFmt w:val="decimal"/>
      <w:lvlText w:val="%7."/>
      <w:lvlJc w:val="left"/>
      <w:pPr>
        <w:ind w:left="5040" w:hanging="360"/>
      </w:pPr>
    </w:lvl>
    <w:lvl w:ilvl="7" w:tplc="BF00F11A">
      <w:start w:val="1"/>
      <w:numFmt w:val="lowerLetter"/>
      <w:lvlText w:val="%8."/>
      <w:lvlJc w:val="left"/>
      <w:pPr>
        <w:ind w:left="5760" w:hanging="360"/>
      </w:pPr>
    </w:lvl>
    <w:lvl w:ilvl="8" w:tplc="F7C01E06">
      <w:start w:val="1"/>
      <w:numFmt w:val="lowerRoman"/>
      <w:lvlText w:val="%9."/>
      <w:lvlJc w:val="right"/>
      <w:pPr>
        <w:ind w:left="6480" w:hanging="180"/>
      </w:pPr>
    </w:lvl>
  </w:abstractNum>
  <w:abstractNum w:abstractNumId="103" w15:restartNumberingAfterBreak="0">
    <w:nsid w:val="54CD33CD"/>
    <w:multiLevelType w:val="hybridMultilevel"/>
    <w:tmpl w:val="FFFFFFFF"/>
    <w:lvl w:ilvl="0" w:tplc="37AE7000">
      <w:start w:val="1"/>
      <w:numFmt w:val="bullet"/>
      <w:lvlText w:val=""/>
      <w:lvlJc w:val="left"/>
      <w:pPr>
        <w:ind w:left="720" w:hanging="360"/>
      </w:pPr>
      <w:rPr>
        <w:rFonts w:hint="default" w:ascii="Symbol" w:hAnsi="Symbol"/>
      </w:rPr>
    </w:lvl>
    <w:lvl w:ilvl="1" w:tplc="16A4DB3E">
      <w:start w:val="1"/>
      <w:numFmt w:val="bullet"/>
      <w:lvlText w:val="o"/>
      <w:lvlJc w:val="left"/>
      <w:pPr>
        <w:ind w:left="1440" w:hanging="360"/>
      </w:pPr>
      <w:rPr>
        <w:rFonts w:hint="default" w:ascii="Courier New" w:hAnsi="Courier New"/>
      </w:rPr>
    </w:lvl>
    <w:lvl w:ilvl="2" w:tplc="912E18D6">
      <w:start w:val="1"/>
      <w:numFmt w:val="bullet"/>
      <w:lvlText w:val=""/>
      <w:lvlJc w:val="left"/>
      <w:pPr>
        <w:ind w:left="2160" w:hanging="360"/>
      </w:pPr>
      <w:rPr>
        <w:rFonts w:hint="default" w:ascii="Wingdings" w:hAnsi="Wingdings"/>
      </w:rPr>
    </w:lvl>
    <w:lvl w:ilvl="3" w:tplc="250A4B74">
      <w:start w:val="1"/>
      <w:numFmt w:val="bullet"/>
      <w:lvlText w:val=""/>
      <w:lvlJc w:val="left"/>
      <w:pPr>
        <w:ind w:left="2880" w:hanging="360"/>
      </w:pPr>
      <w:rPr>
        <w:rFonts w:hint="default" w:ascii="Symbol" w:hAnsi="Symbol"/>
      </w:rPr>
    </w:lvl>
    <w:lvl w:ilvl="4" w:tplc="1FFA1A02">
      <w:start w:val="1"/>
      <w:numFmt w:val="bullet"/>
      <w:lvlText w:val="o"/>
      <w:lvlJc w:val="left"/>
      <w:pPr>
        <w:ind w:left="3600" w:hanging="360"/>
      </w:pPr>
      <w:rPr>
        <w:rFonts w:hint="default" w:ascii="Courier New" w:hAnsi="Courier New"/>
      </w:rPr>
    </w:lvl>
    <w:lvl w:ilvl="5" w:tplc="43707510">
      <w:start w:val="1"/>
      <w:numFmt w:val="bullet"/>
      <w:lvlText w:val=""/>
      <w:lvlJc w:val="left"/>
      <w:pPr>
        <w:ind w:left="4320" w:hanging="360"/>
      </w:pPr>
      <w:rPr>
        <w:rFonts w:hint="default" w:ascii="Wingdings" w:hAnsi="Wingdings"/>
      </w:rPr>
    </w:lvl>
    <w:lvl w:ilvl="6" w:tplc="6EF4FE90">
      <w:start w:val="1"/>
      <w:numFmt w:val="bullet"/>
      <w:lvlText w:val=""/>
      <w:lvlJc w:val="left"/>
      <w:pPr>
        <w:ind w:left="5040" w:hanging="360"/>
      </w:pPr>
      <w:rPr>
        <w:rFonts w:hint="default" w:ascii="Symbol" w:hAnsi="Symbol"/>
      </w:rPr>
    </w:lvl>
    <w:lvl w:ilvl="7" w:tplc="76784D90">
      <w:start w:val="1"/>
      <w:numFmt w:val="bullet"/>
      <w:lvlText w:val="o"/>
      <w:lvlJc w:val="left"/>
      <w:pPr>
        <w:ind w:left="5760" w:hanging="360"/>
      </w:pPr>
      <w:rPr>
        <w:rFonts w:hint="default" w:ascii="Courier New" w:hAnsi="Courier New"/>
      </w:rPr>
    </w:lvl>
    <w:lvl w:ilvl="8" w:tplc="1D280586">
      <w:start w:val="1"/>
      <w:numFmt w:val="bullet"/>
      <w:lvlText w:val=""/>
      <w:lvlJc w:val="left"/>
      <w:pPr>
        <w:ind w:left="6480" w:hanging="360"/>
      </w:pPr>
      <w:rPr>
        <w:rFonts w:hint="default" w:ascii="Wingdings" w:hAnsi="Wingdings"/>
      </w:rPr>
    </w:lvl>
  </w:abstractNum>
  <w:abstractNum w:abstractNumId="104" w15:restartNumberingAfterBreak="0">
    <w:nsid w:val="54FBC670"/>
    <w:multiLevelType w:val="hybridMultilevel"/>
    <w:tmpl w:val="874286A2"/>
    <w:lvl w:ilvl="0" w:tplc="8C308A44">
      <w:start w:val="1"/>
      <w:numFmt w:val="decimal"/>
      <w:lvlText w:val="%1."/>
      <w:lvlJc w:val="left"/>
      <w:pPr>
        <w:ind w:left="720" w:hanging="360"/>
      </w:pPr>
    </w:lvl>
    <w:lvl w:ilvl="1" w:tplc="CE8A2274">
      <w:start w:val="1"/>
      <w:numFmt w:val="lowerLetter"/>
      <w:lvlText w:val="%2."/>
      <w:lvlJc w:val="left"/>
      <w:pPr>
        <w:ind w:left="1440" w:hanging="360"/>
      </w:pPr>
    </w:lvl>
    <w:lvl w:ilvl="2" w:tplc="11A2DA36">
      <w:start w:val="1"/>
      <w:numFmt w:val="lowerRoman"/>
      <w:lvlText w:val="%3."/>
      <w:lvlJc w:val="right"/>
      <w:pPr>
        <w:ind w:left="2160" w:hanging="180"/>
      </w:pPr>
    </w:lvl>
    <w:lvl w:ilvl="3" w:tplc="FAB0E494">
      <w:start w:val="1"/>
      <w:numFmt w:val="decimal"/>
      <w:lvlText w:val="%4."/>
      <w:lvlJc w:val="left"/>
      <w:pPr>
        <w:ind w:left="2880" w:hanging="360"/>
      </w:pPr>
    </w:lvl>
    <w:lvl w:ilvl="4" w:tplc="AC78F2A4">
      <w:start w:val="1"/>
      <w:numFmt w:val="lowerLetter"/>
      <w:lvlText w:val="%5."/>
      <w:lvlJc w:val="left"/>
      <w:pPr>
        <w:ind w:left="3600" w:hanging="360"/>
      </w:pPr>
    </w:lvl>
    <w:lvl w:ilvl="5" w:tplc="06B0043E">
      <w:start w:val="1"/>
      <w:numFmt w:val="lowerRoman"/>
      <w:lvlText w:val="%6."/>
      <w:lvlJc w:val="right"/>
      <w:pPr>
        <w:ind w:left="4320" w:hanging="180"/>
      </w:pPr>
    </w:lvl>
    <w:lvl w:ilvl="6" w:tplc="FBD26172">
      <w:start w:val="1"/>
      <w:numFmt w:val="decimal"/>
      <w:lvlText w:val="%7."/>
      <w:lvlJc w:val="left"/>
      <w:pPr>
        <w:ind w:left="5040" w:hanging="360"/>
      </w:pPr>
    </w:lvl>
    <w:lvl w:ilvl="7" w:tplc="DEDAFB42">
      <w:start w:val="1"/>
      <w:numFmt w:val="lowerLetter"/>
      <w:lvlText w:val="%8."/>
      <w:lvlJc w:val="left"/>
      <w:pPr>
        <w:ind w:left="5760" w:hanging="360"/>
      </w:pPr>
    </w:lvl>
    <w:lvl w:ilvl="8" w:tplc="BE72A9B6">
      <w:start w:val="1"/>
      <w:numFmt w:val="lowerRoman"/>
      <w:lvlText w:val="%9."/>
      <w:lvlJc w:val="right"/>
      <w:pPr>
        <w:ind w:left="6480" w:hanging="180"/>
      </w:pPr>
    </w:lvl>
  </w:abstractNum>
  <w:abstractNum w:abstractNumId="105" w15:restartNumberingAfterBreak="0">
    <w:nsid w:val="55E71CB6"/>
    <w:multiLevelType w:val="hybridMultilevel"/>
    <w:tmpl w:val="FFFFFFFF"/>
    <w:lvl w:ilvl="0" w:tplc="D6F03778">
      <w:start w:val="1"/>
      <w:numFmt w:val="bullet"/>
      <w:lvlText w:val=""/>
      <w:lvlJc w:val="left"/>
      <w:pPr>
        <w:ind w:left="720" w:hanging="360"/>
      </w:pPr>
      <w:rPr>
        <w:rFonts w:hint="default" w:ascii="Symbol" w:hAnsi="Symbol"/>
      </w:rPr>
    </w:lvl>
    <w:lvl w:ilvl="1" w:tplc="62943EC4">
      <w:start w:val="1"/>
      <w:numFmt w:val="bullet"/>
      <w:lvlText w:val="o"/>
      <w:lvlJc w:val="left"/>
      <w:pPr>
        <w:ind w:left="1440" w:hanging="360"/>
      </w:pPr>
      <w:rPr>
        <w:rFonts w:hint="default" w:ascii="Courier New" w:hAnsi="Courier New"/>
      </w:rPr>
    </w:lvl>
    <w:lvl w:ilvl="2" w:tplc="3ED621E2">
      <w:start w:val="1"/>
      <w:numFmt w:val="bullet"/>
      <w:lvlText w:val=""/>
      <w:lvlJc w:val="left"/>
      <w:pPr>
        <w:ind w:left="2160" w:hanging="360"/>
      </w:pPr>
      <w:rPr>
        <w:rFonts w:hint="default" w:ascii="Wingdings" w:hAnsi="Wingdings"/>
      </w:rPr>
    </w:lvl>
    <w:lvl w:ilvl="3" w:tplc="1C60FB0C">
      <w:start w:val="1"/>
      <w:numFmt w:val="bullet"/>
      <w:lvlText w:val=""/>
      <w:lvlJc w:val="left"/>
      <w:pPr>
        <w:ind w:left="2880" w:hanging="360"/>
      </w:pPr>
      <w:rPr>
        <w:rFonts w:hint="default" w:ascii="Symbol" w:hAnsi="Symbol"/>
      </w:rPr>
    </w:lvl>
    <w:lvl w:ilvl="4" w:tplc="8F4AB416">
      <w:start w:val="1"/>
      <w:numFmt w:val="bullet"/>
      <w:lvlText w:val="o"/>
      <w:lvlJc w:val="left"/>
      <w:pPr>
        <w:ind w:left="3600" w:hanging="360"/>
      </w:pPr>
      <w:rPr>
        <w:rFonts w:hint="default" w:ascii="Courier New" w:hAnsi="Courier New"/>
      </w:rPr>
    </w:lvl>
    <w:lvl w:ilvl="5" w:tplc="5CD027DE">
      <w:start w:val="1"/>
      <w:numFmt w:val="bullet"/>
      <w:lvlText w:val=""/>
      <w:lvlJc w:val="left"/>
      <w:pPr>
        <w:ind w:left="4320" w:hanging="360"/>
      </w:pPr>
      <w:rPr>
        <w:rFonts w:hint="default" w:ascii="Wingdings" w:hAnsi="Wingdings"/>
      </w:rPr>
    </w:lvl>
    <w:lvl w:ilvl="6" w:tplc="B7B05394">
      <w:start w:val="1"/>
      <w:numFmt w:val="bullet"/>
      <w:lvlText w:val=""/>
      <w:lvlJc w:val="left"/>
      <w:pPr>
        <w:ind w:left="5040" w:hanging="360"/>
      </w:pPr>
      <w:rPr>
        <w:rFonts w:hint="default" w:ascii="Symbol" w:hAnsi="Symbol"/>
      </w:rPr>
    </w:lvl>
    <w:lvl w:ilvl="7" w:tplc="CC8246DA">
      <w:start w:val="1"/>
      <w:numFmt w:val="bullet"/>
      <w:lvlText w:val="o"/>
      <w:lvlJc w:val="left"/>
      <w:pPr>
        <w:ind w:left="5760" w:hanging="360"/>
      </w:pPr>
      <w:rPr>
        <w:rFonts w:hint="default" w:ascii="Courier New" w:hAnsi="Courier New"/>
      </w:rPr>
    </w:lvl>
    <w:lvl w:ilvl="8" w:tplc="712AB43C">
      <w:start w:val="1"/>
      <w:numFmt w:val="bullet"/>
      <w:lvlText w:val=""/>
      <w:lvlJc w:val="left"/>
      <w:pPr>
        <w:ind w:left="6480" w:hanging="360"/>
      </w:pPr>
      <w:rPr>
        <w:rFonts w:hint="default" w:ascii="Wingdings" w:hAnsi="Wingdings"/>
      </w:rPr>
    </w:lvl>
  </w:abstractNum>
  <w:abstractNum w:abstractNumId="106" w15:restartNumberingAfterBreak="0">
    <w:nsid w:val="561E4F1D"/>
    <w:multiLevelType w:val="hybridMultilevel"/>
    <w:tmpl w:val="A0EADFC4"/>
    <w:lvl w:ilvl="0" w:tplc="FC5CFBEE">
      <w:start w:val="1"/>
      <w:numFmt w:val="bullet"/>
      <w:lvlText w:val=""/>
      <w:lvlJc w:val="left"/>
      <w:pPr>
        <w:ind w:left="720" w:hanging="360"/>
      </w:pPr>
      <w:rPr>
        <w:rFonts w:hint="default" w:ascii="Symbol" w:hAnsi="Symbol"/>
      </w:rPr>
    </w:lvl>
    <w:lvl w:ilvl="1" w:tplc="96C45C44">
      <w:start w:val="1"/>
      <w:numFmt w:val="bullet"/>
      <w:lvlText w:val="o"/>
      <w:lvlJc w:val="left"/>
      <w:pPr>
        <w:ind w:left="1440" w:hanging="360"/>
      </w:pPr>
      <w:rPr>
        <w:rFonts w:hint="default" w:ascii="Courier New" w:hAnsi="Courier New"/>
      </w:rPr>
    </w:lvl>
    <w:lvl w:ilvl="2" w:tplc="F13E9C24">
      <w:start w:val="1"/>
      <w:numFmt w:val="bullet"/>
      <w:lvlText w:val=""/>
      <w:lvlJc w:val="left"/>
      <w:pPr>
        <w:ind w:left="2160" w:hanging="360"/>
      </w:pPr>
      <w:rPr>
        <w:rFonts w:hint="default" w:ascii="Wingdings" w:hAnsi="Wingdings"/>
      </w:rPr>
    </w:lvl>
    <w:lvl w:ilvl="3" w:tplc="BE66D798">
      <w:start w:val="1"/>
      <w:numFmt w:val="bullet"/>
      <w:lvlText w:val=""/>
      <w:lvlJc w:val="left"/>
      <w:pPr>
        <w:ind w:left="2880" w:hanging="360"/>
      </w:pPr>
      <w:rPr>
        <w:rFonts w:hint="default" w:ascii="Symbol" w:hAnsi="Symbol"/>
      </w:rPr>
    </w:lvl>
    <w:lvl w:ilvl="4" w:tplc="7D92A714">
      <w:start w:val="1"/>
      <w:numFmt w:val="bullet"/>
      <w:lvlText w:val="o"/>
      <w:lvlJc w:val="left"/>
      <w:pPr>
        <w:ind w:left="3600" w:hanging="360"/>
      </w:pPr>
      <w:rPr>
        <w:rFonts w:hint="default" w:ascii="Courier New" w:hAnsi="Courier New"/>
      </w:rPr>
    </w:lvl>
    <w:lvl w:ilvl="5" w:tplc="20A6CDE2">
      <w:start w:val="1"/>
      <w:numFmt w:val="bullet"/>
      <w:lvlText w:val=""/>
      <w:lvlJc w:val="left"/>
      <w:pPr>
        <w:ind w:left="4320" w:hanging="360"/>
      </w:pPr>
      <w:rPr>
        <w:rFonts w:hint="default" w:ascii="Wingdings" w:hAnsi="Wingdings"/>
      </w:rPr>
    </w:lvl>
    <w:lvl w:ilvl="6" w:tplc="112C106E">
      <w:start w:val="1"/>
      <w:numFmt w:val="bullet"/>
      <w:lvlText w:val=""/>
      <w:lvlJc w:val="left"/>
      <w:pPr>
        <w:ind w:left="5040" w:hanging="360"/>
      </w:pPr>
      <w:rPr>
        <w:rFonts w:hint="default" w:ascii="Symbol" w:hAnsi="Symbol"/>
      </w:rPr>
    </w:lvl>
    <w:lvl w:ilvl="7" w:tplc="A8043E56">
      <w:start w:val="1"/>
      <w:numFmt w:val="bullet"/>
      <w:lvlText w:val="o"/>
      <w:lvlJc w:val="left"/>
      <w:pPr>
        <w:ind w:left="5760" w:hanging="360"/>
      </w:pPr>
      <w:rPr>
        <w:rFonts w:hint="default" w:ascii="Courier New" w:hAnsi="Courier New"/>
      </w:rPr>
    </w:lvl>
    <w:lvl w:ilvl="8" w:tplc="EF2870F6">
      <w:start w:val="1"/>
      <w:numFmt w:val="bullet"/>
      <w:lvlText w:val=""/>
      <w:lvlJc w:val="left"/>
      <w:pPr>
        <w:ind w:left="6480" w:hanging="360"/>
      </w:pPr>
      <w:rPr>
        <w:rFonts w:hint="default" w:ascii="Wingdings" w:hAnsi="Wingdings"/>
      </w:rPr>
    </w:lvl>
  </w:abstractNum>
  <w:abstractNum w:abstractNumId="107" w15:restartNumberingAfterBreak="0">
    <w:nsid w:val="5666C11D"/>
    <w:multiLevelType w:val="hybridMultilevel"/>
    <w:tmpl w:val="FFFFFFFF"/>
    <w:lvl w:ilvl="0" w:tplc="3CD635D0">
      <w:start w:val="1"/>
      <w:numFmt w:val="bullet"/>
      <w:lvlText w:val=""/>
      <w:lvlJc w:val="left"/>
      <w:pPr>
        <w:ind w:left="720" w:hanging="360"/>
      </w:pPr>
      <w:rPr>
        <w:rFonts w:hint="default" w:ascii="Symbol" w:hAnsi="Symbol"/>
      </w:rPr>
    </w:lvl>
    <w:lvl w:ilvl="1" w:tplc="E1AE4BEE">
      <w:start w:val="1"/>
      <w:numFmt w:val="bullet"/>
      <w:lvlText w:val="o"/>
      <w:lvlJc w:val="left"/>
      <w:pPr>
        <w:ind w:left="1440" w:hanging="360"/>
      </w:pPr>
      <w:rPr>
        <w:rFonts w:hint="default" w:ascii="Courier New" w:hAnsi="Courier New"/>
      </w:rPr>
    </w:lvl>
    <w:lvl w:ilvl="2" w:tplc="52D8BDBC">
      <w:start w:val="1"/>
      <w:numFmt w:val="bullet"/>
      <w:lvlText w:val=""/>
      <w:lvlJc w:val="left"/>
      <w:pPr>
        <w:ind w:left="2160" w:hanging="360"/>
      </w:pPr>
      <w:rPr>
        <w:rFonts w:hint="default" w:ascii="Wingdings" w:hAnsi="Wingdings"/>
      </w:rPr>
    </w:lvl>
    <w:lvl w:ilvl="3" w:tplc="5B16E530">
      <w:start w:val="1"/>
      <w:numFmt w:val="bullet"/>
      <w:lvlText w:val=""/>
      <w:lvlJc w:val="left"/>
      <w:pPr>
        <w:ind w:left="2880" w:hanging="360"/>
      </w:pPr>
      <w:rPr>
        <w:rFonts w:hint="default" w:ascii="Symbol" w:hAnsi="Symbol"/>
      </w:rPr>
    </w:lvl>
    <w:lvl w:ilvl="4" w:tplc="FDB6B978">
      <w:start w:val="1"/>
      <w:numFmt w:val="bullet"/>
      <w:lvlText w:val="o"/>
      <w:lvlJc w:val="left"/>
      <w:pPr>
        <w:ind w:left="3600" w:hanging="360"/>
      </w:pPr>
      <w:rPr>
        <w:rFonts w:hint="default" w:ascii="Courier New" w:hAnsi="Courier New"/>
      </w:rPr>
    </w:lvl>
    <w:lvl w:ilvl="5" w:tplc="DFC8B872">
      <w:start w:val="1"/>
      <w:numFmt w:val="bullet"/>
      <w:lvlText w:val=""/>
      <w:lvlJc w:val="left"/>
      <w:pPr>
        <w:ind w:left="4320" w:hanging="360"/>
      </w:pPr>
      <w:rPr>
        <w:rFonts w:hint="default" w:ascii="Wingdings" w:hAnsi="Wingdings"/>
      </w:rPr>
    </w:lvl>
    <w:lvl w:ilvl="6" w:tplc="67245756">
      <w:start w:val="1"/>
      <w:numFmt w:val="bullet"/>
      <w:lvlText w:val=""/>
      <w:lvlJc w:val="left"/>
      <w:pPr>
        <w:ind w:left="5040" w:hanging="360"/>
      </w:pPr>
      <w:rPr>
        <w:rFonts w:hint="default" w:ascii="Symbol" w:hAnsi="Symbol"/>
      </w:rPr>
    </w:lvl>
    <w:lvl w:ilvl="7" w:tplc="E0328FEE">
      <w:start w:val="1"/>
      <w:numFmt w:val="bullet"/>
      <w:lvlText w:val="o"/>
      <w:lvlJc w:val="left"/>
      <w:pPr>
        <w:ind w:left="5760" w:hanging="360"/>
      </w:pPr>
      <w:rPr>
        <w:rFonts w:hint="default" w:ascii="Courier New" w:hAnsi="Courier New"/>
      </w:rPr>
    </w:lvl>
    <w:lvl w:ilvl="8" w:tplc="FF3AE832">
      <w:start w:val="1"/>
      <w:numFmt w:val="bullet"/>
      <w:lvlText w:val=""/>
      <w:lvlJc w:val="left"/>
      <w:pPr>
        <w:ind w:left="6480" w:hanging="360"/>
      </w:pPr>
      <w:rPr>
        <w:rFonts w:hint="default" w:ascii="Wingdings" w:hAnsi="Wingdings"/>
      </w:rPr>
    </w:lvl>
  </w:abstractNum>
  <w:abstractNum w:abstractNumId="108" w15:restartNumberingAfterBreak="0">
    <w:nsid w:val="58AD8EA8"/>
    <w:multiLevelType w:val="hybridMultilevel"/>
    <w:tmpl w:val="117C19F0"/>
    <w:lvl w:ilvl="0" w:tplc="89341972">
      <w:start w:val="1"/>
      <w:numFmt w:val="bullet"/>
      <w:lvlText w:val=""/>
      <w:lvlJc w:val="left"/>
      <w:pPr>
        <w:ind w:left="1080" w:hanging="360"/>
      </w:pPr>
      <w:rPr>
        <w:rFonts w:hint="default" w:ascii="Symbol" w:hAnsi="Symbol"/>
      </w:rPr>
    </w:lvl>
    <w:lvl w:ilvl="1" w:tplc="86F294AA">
      <w:start w:val="1"/>
      <w:numFmt w:val="bullet"/>
      <w:lvlText w:val="o"/>
      <w:lvlJc w:val="left"/>
      <w:pPr>
        <w:ind w:left="1800" w:hanging="360"/>
      </w:pPr>
      <w:rPr>
        <w:rFonts w:hint="default" w:ascii="Courier New" w:hAnsi="Courier New"/>
      </w:rPr>
    </w:lvl>
    <w:lvl w:ilvl="2" w:tplc="DD2A302A">
      <w:start w:val="1"/>
      <w:numFmt w:val="bullet"/>
      <w:lvlText w:val=""/>
      <w:lvlJc w:val="left"/>
      <w:pPr>
        <w:ind w:left="2520" w:hanging="360"/>
      </w:pPr>
      <w:rPr>
        <w:rFonts w:hint="default" w:ascii="Wingdings" w:hAnsi="Wingdings"/>
      </w:rPr>
    </w:lvl>
    <w:lvl w:ilvl="3" w:tplc="2B6A0CEE">
      <w:start w:val="1"/>
      <w:numFmt w:val="bullet"/>
      <w:lvlText w:val=""/>
      <w:lvlJc w:val="left"/>
      <w:pPr>
        <w:ind w:left="3240" w:hanging="360"/>
      </w:pPr>
      <w:rPr>
        <w:rFonts w:hint="default" w:ascii="Symbol" w:hAnsi="Symbol"/>
      </w:rPr>
    </w:lvl>
    <w:lvl w:ilvl="4" w:tplc="687618CA">
      <w:start w:val="1"/>
      <w:numFmt w:val="bullet"/>
      <w:lvlText w:val="o"/>
      <w:lvlJc w:val="left"/>
      <w:pPr>
        <w:ind w:left="3960" w:hanging="360"/>
      </w:pPr>
      <w:rPr>
        <w:rFonts w:hint="default" w:ascii="Courier New" w:hAnsi="Courier New"/>
      </w:rPr>
    </w:lvl>
    <w:lvl w:ilvl="5" w:tplc="4C02566E">
      <w:start w:val="1"/>
      <w:numFmt w:val="bullet"/>
      <w:lvlText w:val=""/>
      <w:lvlJc w:val="left"/>
      <w:pPr>
        <w:ind w:left="4680" w:hanging="360"/>
      </w:pPr>
      <w:rPr>
        <w:rFonts w:hint="default" w:ascii="Wingdings" w:hAnsi="Wingdings"/>
      </w:rPr>
    </w:lvl>
    <w:lvl w:ilvl="6" w:tplc="26BE97E8">
      <w:start w:val="1"/>
      <w:numFmt w:val="bullet"/>
      <w:lvlText w:val=""/>
      <w:lvlJc w:val="left"/>
      <w:pPr>
        <w:ind w:left="5400" w:hanging="360"/>
      </w:pPr>
      <w:rPr>
        <w:rFonts w:hint="default" w:ascii="Symbol" w:hAnsi="Symbol"/>
      </w:rPr>
    </w:lvl>
    <w:lvl w:ilvl="7" w:tplc="106411A8">
      <w:start w:val="1"/>
      <w:numFmt w:val="bullet"/>
      <w:lvlText w:val="o"/>
      <w:lvlJc w:val="left"/>
      <w:pPr>
        <w:ind w:left="6120" w:hanging="360"/>
      </w:pPr>
      <w:rPr>
        <w:rFonts w:hint="default" w:ascii="Courier New" w:hAnsi="Courier New"/>
      </w:rPr>
    </w:lvl>
    <w:lvl w:ilvl="8" w:tplc="BC72E63A">
      <w:start w:val="1"/>
      <w:numFmt w:val="bullet"/>
      <w:lvlText w:val=""/>
      <w:lvlJc w:val="left"/>
      <w:pPr>
        <w:ind w:left="6840" w:hanging="360"/>
      </w:pPr>
      <w:rPr>
        <w:rFonts w:hint="default" w:ascii="Wingdings" w:hAnsi="Wingdings"/>
      </w:rPr>
    </w:lvl>
  </w:abstractNum>
  <w:abstractNum w:abstractNumId="109" w15:restartNumberingAfterBreak="0">
    <w:nsid w:val="59FD5BD7"/>
    <w:multiLevelType w:val="hybridMultilevel"/>
    <w:tmpl w:val="FFFFFFFF"/>
    <w:lvl w:ilvl="0" w:tplc="D5B2A8A6">
      <w:start w:val="1"/>
      <w:numFmt w:val="bullet"/>
      <w:lvlText w:val=""/>
      <w:lvlJc w:val="left"/>
      <w:pPr>
        <w:ind w:left="720" w:hanging="360"/>
      </w:pPr>
      <w:rPr>
        <w:rFonts w:hint="default" w:ascii="Symbol" w:hAnsi="Symbol"/>
      </w:rPr>
    </w:lvl>
    <w:lvl w:ilvl="1" w:tplc="5E741612">
      <w:start w:val="1"/>
      <w:numFmt w:val="bullet"/>
      <w:lvlText w:val="o"/>
      <w:lvlJc w:val="left"/>
      <w:pPr>
        <w:ind w:left="1440" w:hanging="360"/>
      </w:pPr>
      <w:rPr>
        <w:rFonts w:hint="default" w:ascii="Courier New" w:hAnsi="Courier New"/>
      </w:rPr>
    </w:lvl>
    <w:lvl w:ilvl="2" w:tplc="F440E7AA">
      <w:start w:val="1"/>
      <w:numFmt w:val="bullet"/>
      <w:lvlText w:val=""/>
      <w:lvlJc w:val="left"/>
      <w:pPr>
        <w:ind w:left="2160" w:hanging="360"/>
      </w:pPr>
      <w:rPr>
        <w:rFonts w:hint="default" w:ascii="Wingdings" w:hAnsi="Wingdings"/>
      </w:rPr>
    </w:lvl>
    <w:lvl w:ilvl="3" w:tplc="FC168728">
      <w:start w:val="1"/>
      <w:numFmt w:val="bullet"/>
      <w:lvlText w:val=""/>
      <w:lvlJc w:val="left"/>
      <w:pPr>
        <w:ind w:left="2880" w:hanging="360"/>
      </w:pPr>
      <w:rPr>
        <w:rFonts w:hint="default" w:ascii="Symbol" w:hAnsi="Symbol"/>
      </w:rPr>
    </w:lvl>
    <w:lvl w:ilvl="4" w:tplc="A9582806">
      <w:start w:val="1"/>
      <w:numFmt w:val="bullet"/>
      <w:lvlText w:val="o"/>
      <w:lvlJc w:val="left"/>
      <w:pPr>
        <w:ind w:left="3600" w:hanging="360"/>
      </w:pPr>
      <w:rPr>
        <w:rFonts w:hint="default" w:ascii="Courier New" w:hAnsi="Courier New"/>
      </w:rPr>
    </w:lvl>
    <w:lvl w:ilvl="5" w:tplc="D0B64D20">
      <w:start w:val="1"/>
      <w:numFmt w:val="bullet"/>
      <w:lvlText w:val=""/>
      <w:lvlJc w:val="left"/>
      <w:pPr>
        <w:ind w:left="4320" w:hanging="360"/>
      </w:pPr>
      <w:rPr>
        <w:rFonts w:hint="default" w:ascii="Wingdings" w:hAnsi="Wingdings"/>
      </w:rPr>
    </w:lvl>
    <w:lvl w:ilvl="6" w:tplc="2DEC27AE">
      <w:start w:val="1"/>
      <w:numFmt w:val="bullet"/>
      <w:lvlText w:val=""/>
      <w:lvlJc w:val="left"/>
      <w:pPr>
        <w:ind w:left="5040" w:hanging="360"/>
      </w:pPr>
      <w:rPr>
        <w:rFonts w:hint="default" w:ascii="Symbol" w:hAnsi="Symbol"/>
      </w:rPr>
    </w:lvl>
    <w:lvl w:ilvl="7" w:tplc="B4E2F210">
      <w:start w:val="1"/>
      <w:numFmt w:val="bullet"/>
      <w:lvlText w:val="o"/>
      <w:lvlJc w:val="left"/>
      <w:pPr>
        <w:ind w:left="5760" w:hanging="360"/>
      </w:pPr>
      <w:rPr>
        <w:rFonts w:hint="default" w:ascii="Courier New" w:hAnsi="Courier New"/>
      </w:rPr>
    </w:lvl>
    <w:lvl w:ilvl="8" w:tplc="E75A21D2">
      <w:start w:val="1"/>
      <w:numFmt w:val="bullet"/>
      <w:lvlText w:val=""/>
      <w:lvlJc w:val="left"/>
      <w:pPr>
        <w:ind w:left="6480" w:hanging="360"/>
      </w:pPr>
      <w:rPr>
        <w:rFonts w:hint="default" w:ascii="Wingdings" w:hAnsi="Wingdings"/>
      </w:rPr>
    </w:lvl>
  </w:abstractNum>
  <w:abstractNum w:abstractNumId="110" w15:restartNumberingAfterBreak="0">
    <w:nsid w:val="5A073157"/>
    <w:multiLevelType w:val="hybridMultilevel"/>
    <w:tmpl w:val="41CA5050"/>
    <w:lvl w:ilvl="0" w:tplc="8132DE58">
      <w:start w:val="1"/>
      <w:numFmt w:val="bullet"/>
      <w:lvlText w:val=""/>
      <w:lvlJc w:val="left"/>
      <w:pPr>
        <w:ind w:left="1080" w:hanging="360"/>
      </w:pPr>
      <w:rPr>
        <w:rFonts w:hint="default" w:ascii="Symbol" w:hAnsi="Symbol"/>
      </w:rPr>
    </w:lvl>
    <w:lvl w:ilvl="1" w:tplc="9A123A6E">
      <w:start w:val="1"/>
      <w:numFmt w:val="bullet"/>
      <w:lvlText w:val="o"/>
      <w:lvlJc w:val="left"/>
      <w:pPr>
        <w:ind w:left="1800" w:hanging="360"/>
      </w:pPr>
      <w:rPr>
        <w:rFonts w:hint="default" w:ascii="Courier New" w:hAnsi="Courier New"/>
      </w:rPr>
    </w:lvl>
    <w:lvl w:ilvl="2" w:tplc="088C4A56">
      <w:start w:val="1"/>
      <w:numFmt w:val="bullet"/>
      <w:lvlText w:val=""/>
      <w:lvlJc w:val="left"/>
      <w:pPr>
        <w:ind w:left="2520" w:hanging="360"/>
      </w:pPr>
      <w:rPr>
        <w:rFonts w:hint="default" w:ascii="Wingdings" w:hAnsi="Wingdings"/>
      </w:rPr>
    </w:lvl>
    <w:lvl w:ilvl="3" w:tplc="4C0E4B9A">
      <w:start w:val="1"/>
      <w:numFmt w:val="bullet"/>
      <w:lvlText w:val=""/>
      <w:lvlJc w:val="left"/>
      <w:pPr>
        <w:ind w:left="3240" w:hanging="360"/>
      </w:pPr>
      <w:rPr>
        <w:rFonts w:hint="default" w:ascii="Symbol" w:hAnsi="Symbol"/>
      </w:rPr>
    </w:lvl>
    <w:lvl w:ilvl="4" w:tplc="B41AFD0C">
      <w:start w:val="1"/>
      <w:numFmt w:val="bullet"/>
      <w:lvlText w:val="o"/>
      <w:lvlJc w:val="left"/>
      <w:pPr>
        <w:ind w:left="3960" w:hanging="360"/>
      </w:pPr>
      <w:rPr>
        <w:rFonts w:hint="default" w:ascii="Courier New" w:hAnsi="Courier New"/>
      </w:rPr>
    </w:lvl>
    <w:lvl w:ilvl="5" w:tplc="816463EA">
      <w:start w:val="1"/>
      <w:numFmt w:val="bullet"/>
      <w:lvlText w:val=""/>
      <w:lvlJc w:val="left"/>
      <w:pPr>
        <w:ind w:left="4680" w:hanging="360"/>
      </w:pPr>
      <w:rPr>
        <w:rFonts w:hint="default" w:ascii="Wingdings" w:hAnsi="Wingdings"/>
      </w:rPr>
    </w:lvl>
    <w:lvl w:ilvl="6" w:tplc="8BAE118A">
      <w:start w:val="1"/>
      <w:numFmt w:val="bullet"/>
      <w:lvlText w:val=""/>
      <w:lvlJc w:val="left"/>
      <w:pPr>
        <w:ind w:left="5400" w:hanging="360"/>
      </w:pPr>
      <w:rPr>
        <w:rFonts w:hint="default" w:ascii="Symbol" w:hAnsi="Symbol"/>
      </w:rPr>
    </w:lvl>
    <w:lvl w:ilvl="7" w:tplc="1F4859B6">
      <w:start w:val="1"/>
      <w:numFmt w:val="bullet"/>
      <w:lvlText w:val="o"/>
      <w:lvlJc w:val="left"/>
      <w:pPr>
        <w:ind w:left="6120" w:hanging="360"/>
      </w:pPr>
      <w:rPr>
        <w:rFonts w:hint="default" w:ascii="Courier New" w:hAnsi="Courier New"/>
      </w:rPr>
    </w:lvl>
    <w:lvl w:ilvl="8" w:tplc="28EAFF66">
      <w:start w:val="1"/>
      <w:numFmt w:val="bullet"/>
      <w:lvlText w:val=""/>
      <w:lvlJc w:val="left"/>
      <w:pPr>
        <w:ind w:left="6840" w:hanging="360"/>
      </w:pPr>
      <w:rPr>
        <w:rFonts w:hint="default" w:ascii="Wingdings" w:hAnsi="Wingdings"/>
      </w:rPr>
    </w:lvl>
  </w:abstractNum>
  <w:abstractNum w:abstractNumId="111" w15:restartNumberingAfterBreak="0">
    <w:nsid w:val="5A482789"/>
    <w:multiLevelType w:val="hybridMultilevel"/>
    <w:tmpl w:val="FFFFFFFF"/>
    <w:lvl w:ilvl="0" w:tplc="5D6C93AC">
      <w:start w:val="1"/>
      <w:numFmt w:val="bullet"/>
      <w:lvlText w:val=""/>
      <w:lvlJc w:val="left"/>
      <w:pPr>
        <w:ind w:left="720" w:hanging="360"/>
      </w:pPr>
      <w:rPr>
        <w:rFonts w:hint="default" w:ascii="Symbol" w:hAnsi="Symbol"/>
      </w:rPr>
    </w:lvl>
    <w:lvl w:ilvl="1" w:tplc="C5D070B2">
      <w:start w:val="1"/>
      <w:numFmt w:val="bullet"/>
      <w:lvlText w:val="o"/>
      <w:lvlJc w:val="left"/>
      <w:pPr>
        <w:ind w:left="1440" w:hanging="360"/>
      </w:pPr>
      <w:rPr>
        <w:rFonts w:hint="default" w:ascii="Courier New" w:hAnsi="Courier New"/>
      </w:rPr>
    </w:lvl>
    <w:lvl w:ilvl="2" w:tplc="E64482F4">
      <w:start w:val="1"/>
      <w:numFmt w:val="bullet"/>
      <w:lvlText w:val=""/>
      <w:lvlJc w:val="left"/>
      <w:pPr>
        <w:ind w:left="2160" w:hanging="360"/>
      </w:pPr>
      <w:rPr>
        <w:rFonts w:hint="default" w:ascii="Wingdings" w:hAnsi="Wingdings"/>
      </w:rPr>
    </w:lvl>
    <w:lvl w:ilvl="3" w:tplc="4BB4C05E">
      <w:start w:val="1"/>
      <w:numFmt w:val="bullet"/>
      <w:lvlText w:val=""/>
      <w:lvlJc w:val="left"/>
      <w:pPr>
        <w:ind w:left="2880" w:hanging="360"/>
      </w:pPr>
      <w:rPr>
        <w:rFonts w:hint="default" w:ascii="Symbol" w:hAnsi="Symbol"/>
      </w:rPr>
    </w:lvl>
    <w:lvl w:ilvl="4" w:tplc="7380771A">
      <w:start w:val="1"/>
      <w:numFmt w:val="bullet"/>
      <w:lvlText w:val="o"/>
      <w:lvlJc w:val="left"/>
      <w:pPr>
        <w:ind w:left="3600" w:hanging="360"/>
      </w:pPr>
      <w:rPr>
        <w:rFonts w:hint="default" w:ascii="Courier New" w:hAnsi="Courier New"/>
      </w:rPr>
    </w:lvl>
    <w:lvl w:ilvl="5" w:tplc="C2BC2BD4">
      <w:start w:val="1"/>
      <w:numFmt w:val="bullet"/>
      <w:lvlText w:val=""/>
      <w:lvlJc w:val="left"/>
      <w:pPr>
        <w:ind w:left="4320" w:hanging="360"/>
      </w:pPr>
      <w:rPr>
        <w:rFonts w:hint="default" w:ascii="Wingdings" w:hAnsi="Wingdings"/>
      </w:rPr>
    </w:lvl>
    <w:lvl w:ilvl="6" w:tplc="ACBEA7BE">
      <w:start w:val="1"/>
      <w:numFmt w:val="bullet"/>
      <w:lvlText w:val=""/>
      <w:lvlJc w:val="left"/>
      <w:pPr>
        <w:ind w:left="5040" w:hanging="360"/>
      </w:pPr>
      <w:rPr>
        <w:rFonts w:hint="default" w:ascii="Symbol" w:hAnsi="Symbol"/>
      </w:rPr>
    </w:lvl>
    <w:lvl w:ilvl="7" w:tplc="967811D2">
      <w:start w:val="1"/>
      <w:numFmt w:val="bullet"/>
      <w:lvlText w:val="o"/>
      <w:lvlJc w:val="left"/>
      <w:pPr>
        <w:ind w:left="5760" w:hanging="360"/>
      </w:pPr>
      <w:rPr>
        <w:rFonts w:hint="default" w:ascii="Courier New" w:hAnsi="Courier New"/>
      </w:rPr>
    </w:lvl>
    <w:lvl w:ilvl="8" w:tplc="F3C0C464">
      <w:start w:val="1"/>
      <w:numFmt w:val="bullet"/>
      <w:lvlText w:val=""/>
      <w:lvlJc w:val="left"/>
      <w:pPr>
        <w:ind w:left="6480" w:hanging="360"/>
      </w:pPr>
      <w:rPr>
        <w:rFonts w:hint="default" w:ascii="Wingdings" w:hAnsi="Wingdings"/>
      </w:rPr>
    </w:lvl>
  </w:abstractNum>
  <w:abstractNum w:abstractNumId="112" w15:restartNumberingAfterBreak="0">
    <w:nsid w:val="5B534B76"/>
    <w:multiLevelType w:val="multilevel"/>
    <w:tmpl w:val="876CA3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5C8F2345"/>
    <w:multiLevelType w:val="hybridMultilevel"/>
    <w:tmpl w:val="C114B012"/>
    <w:lvl w:ilvl="0" w:tplc="385A2754">
      <w:start w:val="1"/>
      <w:numFmt w:val="bullet"/>
      <w:lvlText w:val=""/>
      <w:lvlJc w:val="left"/>
      <w:pPr>
        <w:ind w:left="720" w:hanging="360"/>
      </w:pPr>
      <w:rPr>
        <w:rFonts w:hint="default" w:ascii="Symbol" w:hAnsi="Symbol"/>
      </w:rPr>
    </w:lvl>
    <w:lvl w:ilvl="1" w:tplc="3EC215BC">
      <w:start w:val="1"/>
      <w:numFmt w:val="bullet"/>
      <w:lvlText w:val="o"/>
      <w:lvlJc w:val="left"/>
      <w:pPr>
        <w:ind w:left="1440" w:hanging="360"/>
      </w:pPr>
      <w:rPr>
        <w:rFonts w:hint="default" w:ascii="Courier New" w:hAnsi="Courier New"/>
      </w:rPr>
    </w:lvl>
    <w:lvl w:ilvl="2" w:tplc="4E1A9D0A">
      <w:start w:val="1"/>
      <w:numFmt w:val="bullet"/>
      <w:lvlText w:val=""/>
      <w:lvlJc w:val="left"/>
      <w:pPr>
        <w:ind w:left="2160" w:hanging="360"/>
      </w:pPr>
      <w:rPr>
        <w:rFonts w:hint="default" w:ascii="Wingdings" w:hAnsi="Wingdings"/>
      </w:rPr>
    </w:lvl>
    <w:lvl w:ilvl="3" w:tplc="21DE9F66">
      <w:start w:val="1"/>
      <w:numFmt w:val="bullet"/>
      <w:lvlText w:val=""/>
      <w:lvlJc w:val="left"/>
      <w:pPr>
        <w:ind w:left="2880" w:hanging="360"/>
      </w:pPr>
      <w:rPr>
        <w:rFonts w:hint="default" w:ascii="Symbol" w:hAnsi="Symbol"/>
      </w:rPr>
    </w:lvl>
    <w:lvl w:ilvl="4" w:tplc="8A5EBFBA">
      <w:start w:val="1"/>
      <w:numFmt w:val="bullet"/>
      <w:lvlText w:val="o"/>
      <w:lvlJc w:val="left"/>
      <w:pPr>
        <w:ind w:left="3600" w:hanging="360"/>
      </w:pPr>
      <w:rPr>
        <w:rFonts w:hint="default" w:ascii="Courier New" w:hAnsi="Courier New"/>
      </w:rPr>
    </w:lvl>
    <w:lvl w:ilvl="5" w:tplc="EE0E5094">
      <w:start w:val="1"/>
      <w:numFmt w:val="bullet"/>
      <w:lvlText w:val=""/>
      <w:lvlJc w:val="left"/>
      <w:pPr>
        <w:ind w:left="4320" w:hanging="360"/>
      </w:pPr>
      <w:rPr>
        <w:rFonts w:hint="default" w:ascii="Wingdings" w:hAnsi="Wingdings"/>
      </w:rPr>
    </w:lvl>
    <w:lvl w:ilvl="6" w:tplc="D57C88E0">
      <w:start w:val="1"/>
      <w:numFmt w:val="bullet"/>
      <w:lvlText w:val=""/>
      <w:lvlJc w:val="left"/>
      <w:pPr>
        <w:ind w:left="5040" w:hanging="360"/>
      </w:pPr>
      <w:rPr>
        <w:rFonts w:hint="default" w:ascii="Symbol" w:hAnsi="Symbol"/>
      </w:rPr>
    </w:lvl>
    <w:lvl w:ilvl="7" w:tplc="665C4086">
      <w:start w:val="1"/>
      <w:numFmt w:val="bullet"/>
      <w:lvlText w:val="o"/>
      <w:lvlJc w:val="left"/>
      <w:pPr>
        <w:ind w:left="5760" w:hanging="360"/>
      </w:pPr>
      <w:rPr>
        <w:rFonts w:hint="default" w:ascii="Courier New" w:hAnsi="Courier New"/>
      </w:rPr>
    </w:lvl>
    <w:lvl w:ilvl="8" w:tplc="B8B0C6D8">
      <w:start w:val="1"/>
      <w:numFmt w:val="bullet"/>
      <w:lvlText w:val=""/>
      <w:lvlJc w:val="left"/>
      <w:pPr>
        <w:ind w:left="6480" w:hanging="360"/>
      </w:pPr>
      <w:rPr>
        <w:rFonts w:hint="default" w:ascii="Wingdings" w:hAnsi="Wingdings"/>
      </w:rPr>
    </w:lvl>
  </w:abstractNum>
  <w:abstractNum w:abstractNumId="114" w15:restartNumberingAfterBreak="0">
    <w:nsid w:val="5D37E47B"/>
    <w:multiLevelType w:val="hybridMultilevel"/>
    <w:tmpl w:val="D81A1758"/>
    <w:lvl w:ilvl="0" w:tplc="0FC0A2C6">
      <w:start w:val="1"/>
      <w:numFmt w:val="decimal"/>
      <w:lvlText w:val="%1)"/>
      <w:lvlJc w:val="left"/>
      <w:pPr>
        <w:ind w:left="1080" w:hanging="360"/>
      </w:pPr>
    </w:lvl>
    <w:lvl w:ilvl="1" w:tplc="2AF66AC2">
      <w:start w:val="1"/>
      <w:numFmt w:val="lowerLetter"/>
      <w:lvlText w:val="%2."/>
      <w:lvlJc w:val="left"/>
      <w:pPr>
        <w:ind w:left="1800" w:hanging="360"/>
      </w:pPr>
    </w:lvl>
    <w:lvl w:ilvl="2" w:tplc="157C8FDC">
      <w:start w:val="1"/>
      <w:numFmt w:val="lowerRoman"/>
      <w:lvlText w:val="%3."/>
      <w:lvlJc w:val="right"/>
      <w:pPr>
        <w:ind w:left="2520" w:hanging="180"/>
      </w:pPr>
    </w:lvl>
    <w:lvl w:ilvl="3" w:tplc="6B2863D8">
      <w:start w:val="1"/>
      <w:numFmt w:val="decimal"/>
      <w:lvlText w:val="%4."/>
      <w:lvlJc w:val="left"/>
      <w:pPr>
        <w:ind w:left="3240" w:hanging="360"/>
      </w:pPr>
    </w:lvl>
    <w:lvl w:ilvl="4" w:tplc="B8BEE178">
      <w:start w:val="1"/>
      <w:numFmt w:val="lowerLetter"/>
      <w:lvlText w:val="%5."/>
      <w:lvlJc w:val="left"/>
      <w:pPr>
        <w:ind w:left="3960" w:hanging="360"/>
      </w:pPr>
    </w:lvl>
    <w:lvl w:ilvl="5" w:tplc="5838DBA4">
      <w:start w:val="1"/>
      <w:numFmt w:val="lowerRoman"/>
      <w:lvlText w:val="%6."/>
      <w:lvlJc w:val="right"/>
      <w:pPr>
        <w:ind w:left="4680" w:hanging="180"/>
      </w:pPr>
    </w:lvl>
    <w:lvl w:ilvl="6" w:tplc="B4909D52">
      <w:start w:val="1"/>
      <w:numFmt w:val="decimal"/>
      <w:lvlText w:val="%7."/>
      <w:lvlJc w:val="left"/>
      <w:pPr>
        <w:ind w:left="5400" w:hanging="360"/>
      </w:pPr>
    </w:lvl>
    <w:lvl w:ilvl="7" w:tplc="DA5C821E">
      <w:start w:val="1"/>
      <w:numFmt w:val="lowerLetter"/>
      <w:lvlText w:val="%8."/>
      <w:lvlJc w:val="left"/>
      <w:pPr>
        <w:ind w:left="6120" w:hanging="360"/>
      </w:pPr>
    </w:lvl>
    <w:lvl w:ilvl="8" w:tplc="4E903AF0">
      <w:start w:val="1"/>
      <w:numFmt w:val="lowerRoman"/>
      <w:lvlText w:val="%9."/>
      <w:lvlJc w:val="right"/>
      <w:pPr>
        <w:ind w:left="6840" w:hanging="180"/>
      </w:pPr>
    </w:lvl>
  </w:abstractNum>
  <w:abstractNum w:abstractNumId="115" w15:restartNumberingAfterBreak="0">
    <w:nsid w:val="5DE1B52C"/>
    <w:multiLevelType w:val="hybridMultilevel"/>
    <w:tmpl w:val="FFFFFFFF"/>
    <w:lvl w:ilvl="0" w:tplc="B7468F56">
      <w:start w:val="1"/>
      <w:numFmt w:val="bullet"/>
      <w:lvlText w:val=""/>
      <w:lvlJc w:val="left"/>
      <w:pPr>
        <w:ind w:left="720" w:hanging="360"/>
      </w:pPr>
      <w:rPr>
        <w:rFonts w:hint="default" w:ascii="Symbol" w:hAnsi="Symbol"/>
      </w:rPr>
    </w:lvl>
    <w:lvl w:ilvl="1" w:tplc="54BC1DBA">
      <w:start w:val="1"/>
      <w:numFmt w:val="bullet"/>
      <w:lvlText w:val="o"/>
      <w:lvlJc w:val="left"/>
      <w:pPr>
        <w:ind w:left="1440" w:hanging="360"/>
      </w:pPr>
      <w:rPr>
        <w:rFonts w:hint="default" w:ascii="Courier New" w:hAnsi="Courier New"/>
      </w:rPr>
    </w:lvl>
    <w:lvl w:ilvl="2" w:tplc="B5588558">
      <w:start w:val="1"/>
      <w:numFmt w:val="bullet"/>
      <w:lvlText w:val=""/>
      <w:lvlJc w:val="left"/>
      <w:pPr>
        <w:ind w:left="2160" w:hanging="360"/>
      </w:pPr>
      <w:rPr>
        <w:rFonts w:hint="default" w:ascii="Wingdings" w:hAnsi="Wingdings"/>
      </w:rPr>
    </w:lvl>
    <w:lvl w:ilvl="3" w:tplc="22C0A108">
      <w:start w:val="1"/>
      <w:numFmt w:val="bullet"/>
      <w:lvlText w:val=""/>
      <w:lvlJc w:val="left"/>
      <w:pPr>
        <w:ind w:left="2880" w:hanging="360"/>
      </w:pPr>
      <w:rPr>
        <w:rFonts w:hint="default" w:ascii="Symbol" w:hAnsi="Symbol"/>
      </w:rPr>
    </w:lvl>
    <w:lvl w:ilvl="4" w:tplc="34E22EB6">
      <w:start w:val="1"/>
      <w:numFmt w:val="bullet"/>
      <w:lvlText w:val="o"/>
      <w:lvlJc w:val="left"/>
      <w:pPr>
        <w:ind w:left="3600" w:hanging="360"/>
      </w:pPr>
      <w:rPr>
        <w:rFonts w:hint="default" w:ascii="Courier New" w:hAnsi="Courier New"/>
      </w:rPr>
    </w:lvl>
    <w:lvl w:ilvl="5" w:tplc="7E02703A">
      <w:start w:val="1"/>
      <w:numFmt w:val="bullet"/>
      <w:lvlText w:val=""/>
      <w:lvlJc w:val="left"/>
      <w:pPr>
        <w:ind w:left="4320" w:hanging="360"/>
      </w:pPr>
      <w:rPr>
        <w:rFonts w:hint="default" w:ascii="Wingdings" w:hAnsi="Wingdings"/>
      </w:rPr>
    </w:lvl>
    <w:lvl w:ilvl="6" w:tplc="D8108D66">
      <w:start w:val="1"/>
      <w:numFmt w:val="bullet"/>
      <w:lvlText w:val=""/>
      <w:lvlJc w:val="left"/>
      <w:pPr>
        <w:ind w:left="5040" w:hanging="360"/>
      </w:pPr>
      <w:rPr>
        <w:rFonts w:hint="default" w:ascii="Symbol" w:hAnsi="Symbol"/>
      </w:rPr>
    </w:lvl>
    <w:lvl w:ilvl="7" w:tplc="2C36A1EE">
      <w:start w:val="1"/>
      <w:numFmt w:val="bullet"/>
      <w:lvlText w:val="o"/>
      <w:lvlJc w:val="left"/>
      <w:pPr>
        <w:ind w:left="5760" w:hanging="360"/>
      </w:pPr>
      <w:rPr>
        <w:rFonts w:hint="default" w:ascii="Courier New" w:hAnsi="Courier New"/>
      </w:rPr>
    </w:lvl>
    <w:lvl w:ilvl="8" w:tplc="CE2E3CDC">
      <w:start w:val="1"/>
      <w:numFmt w:val="bullet"/>
      <w:lvlText w:val=""/>
      <w:lvlJc w:val="left"/>
      <w:pPr>
        <w:ind w:left="6480" w:hanging="360"/>
      </w:pPr>
      <w:rPr>
        <w:rFonts w:hint="default" w:ascii="Wingdings" w:hAnsi="Wingdings"/>
      </w:rPr>
    </w:lvl>
  </w:abstractNum>
  <w:abstractNum w:abstractNumId="116" w15:restartNumberingAfterBreak="0">
    <w:nsid w:val="5E4A1321"/>
    <w:multiLevelType w:val="hybridMultilevel"/>
    <w:tmpl w:val="FFFFFFFF"/>
    <w:lvl w:ilvl="0" w:tplc="360CFB12">
      <w:start w:val="1"/>
      <w:numFmt w:val="decimal"/>
      <w:lvlText w:val="%1."/>
      <w:lvlJc w:val="left"/>
      <w:pPr>
        <w:ind w:left="720" w:hanging="360"/>
      </w:pPr>
    </w:lvl>
    <w:lvl w:ilvl="1" w:tplc="AB60F6F0">
      <w:start w:val="1"/>
      <w:numFmt w:val="lowerLetter"/>
      <w:lvlText w:val="%2."/>
      <w:lvlJc w:val="left"/>
      <w:pPr>
        <w:ind w:left="1440" w:hanging="360"/>
      </w:pPr>
    </w:lvl>
    <w:lvl w:ilvl="2" w:tplc="F4CAA162">
      <w:start w:val="1"/>
      <w:numFmt w:val="lowerRoman"/>
      <w:lvlText w:val="%3."/>
      <w:lvlJc w:val="right"/>
      <w:pPr>
        <w:ind w:left="2160" w:hanging="180"/>
      </w:pPr>
    </w:lvl>
    <w:lvl w:ilvl="3" w:tplc="9A508422">
      <w:start w:val="1"/>
      <w:numFmt w:val="decimal"/>
      <w:lvlText w:val="%4."/>
      <w:lvlJc w:val="left"/>
      <w:pPr>
        <w:ind w:left="2880" w:hanging="360"/>
      </w:pPr>
    </w:lvl>
    <w:lvl w:ilvl="4" w:tplc="A962A88C">
      <w:start w:val="1"/>
      <w:numFmt w:val="lowerLetter"/>
      <w:lvlText w:val="%5."/>
      <w:lvlJc w:val="left"/>
      <w:pPr>
        <w:ind w:left="3600" w:hanging="360"/>
      </w:pPr>
    </w:lvl>
    <w:lvl w:ilvl="5" w:tplc="738885FA">
      <w:start w:val="1"/>
      <w:numFmt w:val="lowerRoman"/>
      <w:lvlText w:val="%6."/>
      <w:lvlJc w:val="right"/>
      <w:pPr>
        <w:ind w:left="4320" w:hanging="180"/>
      </w:pPr>
    </w:lvl>
    <w:lvl w:ilvl="6" w:tplc="45E26988">
      <w:start w:val="1"/>
      <w:numFmt w:val="decimal"/>
      <w:lvlText w:val="%7."/>
      <w:lvlJc w:val="left"/>
      <w:pPr>
        <w:ind w:left="5040" w:hanging="360"/>
      </w:pPr>
    </w:lvl>
    <w:lvl w:ilvl="7" w:tplc="F0E4F128">
      <w:start w:val="1"/>
      <w:numFmt w:val="lowerLetter"/>
      <w:lvlText w:val="%8."/>
      <w:lvlJc w:val="left"/>
      <w:pPr>
        <w:ind w:left="5760" w:hanging="360"/>
      </w:pPr>
    </w:lvl>
    <w:lvl w:ilvl="8" w:tplc="19D2F6CE">
      <w:start w:val="1"/>
      <w:numFmt w:val="lowerRoman"/>
      <w:lvlText w:val="%9."/>
      <w:lvlJc w:val="right"/>
      <w:pPr>
        <w:ind w:left="6480" w:hanging="180"/>
      </w:pPr>
    </w:lvl>
  </w:abstractNum>
  <w:abstractNum w:abstractNumId="117" w15:restartNumberingAfterBreak="0">
    <w:nsid w:val="6007437B"/>
    <w:multiLevelType w:val="hybridMultilevel"/>
    <w:tmpl w:val="CB6EC916"/>
    <w:lvl w:ilvl="0" w:tplc="0D8E4AEA">
      <w:start w:val="1"/>
      <w:numFmt w:val="bullet"/>
      <w:lvlText w:val=""/>
      <w:lvlJc w:val="left"/>
      <w:pPr>
        <w:ind w:left="1080" w:hanging="360"/>
      </w:pPr>
      <w:rPr>
        <w:rFonts w:hint="default" w:ascii="Symbol" w:hAnsi="Symbol"/>
      </w:rPr>
    </w:lvl>
    <w:lvl w:ilvl="1" w:tplc="836EA75A">
      <w:start w:val="1"/>
      <w:numFmt w:val="bullet"/>
      <w:lvlText w:val="o"/>
      <w:lvlJc w:val="left"/>
      <w:pPr>
        <w:ind w:left="1800" w:hanging="360"/>
      </w:pPr>
      <w:rPr>
        <w:rFonts w:hint="default" w:ascii="Courier New" w:hAnsi="Courier New"/>
      </w:rPr>
    </w:lvl>
    <w:lvl w:ilvl="2" w:tplc="B4DAC156">
      <w:start w:val="1"/>
      <w:numFmt w:val="bullet"/>
      <w:lvlText w:val=""/>
      <w:lvlJc w:val="left"/>
      <w:pPr>
        <w:ind w:left="2520" w:hanging="360"/>
      </w:pPr>
      <w:rPr>
        <w:rFonts w:hint="default" w:ascii="Wingdings" w:hAnsi="Wingdings"/>
      </w:rPr>
    </w:lvl>
    <w:lvl w:ilvl="3" w:tplc="B75A6DB4">
      <w:start w:val="1"/>
      <w:numFmt w:val="bullet"/>
      <w:lvlText w:val=""/>
      <w:lvlJc w:val="left"/>
      <w:pPr>
        <w:ind w:left="3240" w:hanging="360"/>
      </w:pPr>
      <w:rPr>
        <w:rFonts w:hint="default" w:ascii="Symbol" w:hAnsi="Symbol"/>
      </w:rPr>
    </w:lvl>
    <w:lvl w:ilvl="4" w:tplc="23C0D2EE">
      <w:start w:val="1"/>
      <w:numFmt w:val="bullet"/>
      <w:lvlText w:val="o"/>
      <w:lvlJc w:val="left"/>
      <w:pPr>
        <w:ind w:left="3960" w:hanging="360"/>
      </w:pPr>
      <w:rPr>
        <w:rFonts w:hint="default" w:ascii="Courier New" w:hAnsi="Courier New"/>
      </w:rPr>
    </w:lvl>
    <w:lvl w:ilvl="5" w:tplc="AA48130A">
      <w:start w:val="1"/>
      <w:numFmt w:val="bullet"/>
      <w:lvlText w:val=""/>
      <w:lvlJc w:val="left"/>
      <w:pPr>
        <w:ind w:left="4680" w:hanging="360"/>
      </w:pPr>
      <w:rPr>
        <w:rFonts w:hint="default" w:ascii="Wingdings" w:hAnsi="Wingdings"/>
      </w:rPr>
    </w:lvl>
    <w:lvl w:ilvl="6" w:tplc="A4582BF0">
      <w:start w:val="1"/>
      <w:numFmt w:val="bullet"/>
      <w:lvlText w:val=""/>
      <w:lvlJc w:val="left"/>
      <w:pPr>
        <w:ind w:left="5400" w:hanging="360"/>
      </w:pPr>
      <w:rPr>
        <w:rFonts w:hint="default" w:ascii="Symbol" w:hAnsi="Symbol"/>
      </w:rPr>
    </w:lvl>
    <w:lvl w:ilvl="7" w:tplc="18BE964A">
      <w:start w:val="1"/>
      <w:numFmt w:val="bullet"/>
      <w:lvlText w:val="o"/>
      <w:lvlJc w:val="left"/>
      <w:pPr>
        <w:ind w:left="6120" w:hanging="360"/>
      </w:pPr>
      <w:rPr>
        <w:rFonts w:hint="default" w:ascii="Courier New" w:hAnsi="Courier New"/>
      </w:rPr>
    </w:lvl>
    <w:lvl w:ilvl="8" w:tplc="31866260">
      <w:start w:val="1"/>
      <w:numFmt w:val="bullet"/>
      <w:lvlText w:val=""/>
      <w:lvlJc w:val="left"/>
      <w:pPr>
        <w:ind w:left="6840" w:hanging="360"/>
      </w:pPr>
      <w:rPr>
        <w:rFonts w:hint="default" w:ascii="Wingdings" w:hAnsi="Wingdings"/>
      </w:rPr>
    </w:lvl>
  </w:abstractNum>
  <w:abstractNum w:abstractNumId="118" w15:restartNumberingAfterBreak="0">
    <w:nsid w:val="60AAE739"/>
    <w:multiLevelType w:val="hybridMultilevel"/>
    <w:tmpl w:val="441427BC"/>
    <w:lvl w:ilvl="0" w:tplc="C82489D0">
      <w:start w:val="1"/>
      <w:numFmt w:val="bullet"/>
      <w:lvlText w:val=""/>
      <w:lvlJc w:val="left"/>
      <w:pPr>
        <w:ind w:left="1080" w:hanging="360"/>
      </w:pPr>
      <w:rPr>
        <w:rFonts w:hint="default" w:ascii="Symbol" w:hAnsi="Symbol"/>
      </w:rPr>
    </w:lvl>
    <w:lvl w:ilvl="1" w:tplc="7E200E70">
      <w:start w:val="1"/>
      <w:numFmt w:val="bullet"/>
      <w:lvlText w:val="o"/>
      <w:lvlJc w:val="left"/>
      <w:pPr>
        <w:ind w:left="1800" w:hanging="360"/>
      </w:pPr>
      <w:rPr>
        <w:rFonts w:hint="default" w:ascii="Courier New" w:hAnsi="Courier New"/>
      </w:rPr>
    </w:lvl>
    <w:lvl w:ilvl="2" w:tplc="1EBC5454">
      <w:start w:val="1"/>
      <w:numFmt w:val="bullet"/>
      <w:lvlText w:val=""/>
      <w:lvlJc w:val="left"/>
      <w:pPr>
        <w:ind w:left="2520" w:hanging="360"/>
      </w:pPr>
      <w:rPr>
        <w:rFonts w:hint="default" w:ascii="Wingdings" w:hAnsi="Wingdings"/>
      </w:rPr>
    </w:lvl>
    <w:lvl w:ilvl="3" w:tplc="791458FE">
      <w:start w:val="1"/>
      <w:numFmt w:val="bullet"/>
      <w:lvlText w:val=""/>
      <w:lvlJc w:val="left"/>
      <w:pPr>
        <w:ind w:left="3240" w:hanging="360"/>
      </w:pPr>
      <w:rPr>
        <w:rFonts w:hint="default" w:ascii="Symbol" w:hAnsi="Symbol"/>
      </w:rPr>
    </w:lvl>
    <w:lvl w:ilvl="4" w:tplc="789EB9D6">
      <w:start w:val="1"/>
      <w:numFmt w:val="bullet"/>
      <w:lvlText w:val="o"/>
      <w:lvlJc w:val="left"/>
      <w:pPr>
        <w:ind w:left="3960" w:hanging="360"/>
      </w:pPr>
      <w:rPr>
        <w:rFonts w:hint="default" w:ascii="Courier New" w:hAnsi="Courier New"/>
      </w:rPr>
    </w:lvl>
    <w:lvl w:ilvl="5" w:tplc="B97A28F6">
      <w:start w:val="1"/>
      <w:numFmt w:val="bullet"/>
      <w:lvlText w:val=""/>
      <w:lvlJc w:val="left"/>
      <w:pPr>
        <w:ind w:left="4680" w:hanging="360"/>
      </w:pPr>
      <w:rPr>
        <w:rFonts w:hint="default" w:ascii="Wingdings" w:hAnsi="Wingdings"/>
      </w:rPr>
    </w:lvl>
    <w:lvl w:ilvl="6" w:tplc="F33AB76C">
      <w:start w:val="1"/>
      <w:numFmt w:val="bullet"/>
      <w:lvlText w:val=""/>
      <w:lvlJc w:val="left"/>
      <w:pPr>
        <w:ind w:left="5400" w:hanging="360"/>
      </w:pPr>
      <w:rPr>
        <w:rFonts w:hint="default" w:ascii="Symbol" w:hAnsi="Symbol"/>
      </w:rPr>
    </w:lvl>
    <w:lvl w:ilvl="7" w:tplc="1D522BD6">
      <w:start w:val="1"/>
      <w:numFmt w:val="bullet"/>
      <w:lvlText w:val="o"/>
      <w:lvlJc w:val="left"/>
      <w:pPr>
        <w:ind w:left="6120" w:hanging="360"/>
      </w:pPr>
      <w:rPr>
        <w:rFonts w:hint="default" w:ascii="Courier New" w:hAnsi="Courier New"/>
      </w:rPr>
    </w:lvl>
    <w:lvl w:ilvl="8" w:tplc="1D1AD5A8">
      <w:start w:val="1"/>
      <w:numFmt w:val="bullet"/>
      <w:lvlText w:val=""/>
      <w:lvlJc w:val="left"/>
      <w:pPr>
        <w:ind w:left="6840" w:hanging="360"/>
      </w:pPr>
      <w:rPr>
        <w:rFonts w:hint="default" w:ascii="Wingdings" w:hAnsi="Wingdings"/>
      </w:rPr>
    </w:lvl>
  </w:abstractNum>
  <w:abstractNum w:abstractNumId="119" w15:restartNumberingAfterBreak="0">
    <w:nsid w:val="63796871"/>
    <w:multiLevelType w:val="hybridMultilevel"/>
    <w:tmpl w:val="FFFFFFFF"/>
    <w:lvl w:ilvl="0" w:tplc="0C407980">
      <w:start w:val="1"/>
      <w:numFmt w:val="bullet"/>
      <w:lvlText w:val=""/>
      <w:lvlJc w:val="left"/>
      <w:pPr>
        <w:ind w:left="720" w:hanging="360"/>
      </w:pPr>
      <w:rPr>
        <w:rFonts w:hint="default" w:ascii="Symbol" w:hAnsi="Symbol"/>
      </w:rPr>
    </w:lvl>
    <w:lvl w:ilvl="1" w:tplc="94225A32">
      <w:start w:val="1"/>
      <w:numFmt w:val="bullet"/>
      <w:lvlText w:val="o"/>
      <w:lvlJc w:val="left"/>
      <w:pPr>
        <w:ind w:left="1440" w:hanging="360"/>
      </w:pPr>
      <w:rPr>
        <w:rFonts w:hint="default" w:ascii="Courier New" w:hAnsi="Courier New"/>
      </w:rPr>
    </w:lvl>
    <w:lvl w:ilvl="2" w:tplc="93AE08A0">
      <w:start w:val="1"/>
      <w:numFmt w:val="bullet"/>
      <w:lvlText w:val=""/>
      <w:lvlJc w:val="left"/>
      <w:pPr>
        <w:ind w:left="2160" w:hanging="360"/>
      </w:pPr>
      <w:rPr>
        <w:rFonts w:hint="default" w:ascii="Wingdings" w:hAnsi="Wingdings"/>
      </w:rPr>
    </w:lvl>
    <w:lvl w:ilvl="3" w:tplc="5E74E522">
      <w:start w:val="1"/>
      <w:numFmt w:val="bullet"/>
      <w:lvlText w:val=""/>
      <w:lvlJc w:val="left"/>
      <w:pPr>
        <w:ind w:left="2880" w:hanging="360"/>
      </w:pPr>
      <w:rPr>
        <w:rFonts w:hint="default" w:ascii="Symbol" w:hAnsi="Symbol"/>
      </w:rPr>
    </w:lvl>
    <w:lvl w:ilvl="4" w:tplc="CD643022">
      <w:start w:val="1"/>
      <w:numFmt w:val="bullet"/>
      <w:lvlText w:val="o"/>
      <w:lvlJc w:val="left"/>
      <w:pPr>
        <w:ind w:left="3600" w:hanging="360"/>
      </w:pPr>
      <w:rPr>
        <w:rFonts w:hint="default" w:ascii="Courier New" w:hAnsi="Courier New"/>
      </w:rPr>
    </w:lvl>
    <w:lvl w:ilvl="5" w:tplc="12BC0FB8">
      <w:start w:val="1"/>
      <w:numFmt w:val="bullet"/>
      <w:lvlText w:val=""/>
      <w:lvlJc w:val="left"/>
      <w:pPr>
        <w:ind w:left="4320" w:hanging="360"/>
      </w:pPr>
      <w:rPr>
        <w:rFonts w:hint="default" w:ascii="Wingdings" w:hAnsi="Wingdings"/>
      </w:rPr>
    </w:lvl>
    <w:lvl w:ilvl="6" w:tplc="816EE184">
      <w:start w:val="1"/>
      <w:numFmt w:val="bullet"/>
      <w:lvlText w:val=""/>
      <w:lvlJc w:val="left"/>
      <w:pPr>
        <w:ind w:left="5040" w:hanging="360"/>
      </w:pPr>
      <w:rPr>
        <w:rFonts w:hint="default" w:ascii="Symbol" w:hAnsi="Symbol"/>
      </w:rPr>
    </w:lvl>
    <w:lvl w:ilvl="7" w:tplc="38267154">
      <w:start w:val="1"/>
      <w:numFmt w:val="bullet"/>
      <w:lvlText w:val="o"/>
      <w:lvlJc w:val="left"/>
      <w:pPr>
        <w:ind w:left="5760" w:hanging="360"/>
      </w:pPr>
      <w:rPr>
        <w:rFonts w:hint="default" w:ascii="Courier New" w:hAnsi="Courier New"/>
      </w:rPr>
    </w:lvl>
    <w:lvl w:ilvl="8" w:tplc="FF2CED7C">
      <w:start w:val="1"/>
      <w:numFmt w:val="bullet"/>
      <w:lvlText w:val=""/>
      <w:lvlJc w:val="left"/>
      <w:pPr>
        <w:ind w:left="6480" w:hanging="360"/>
      </w:pPr>
      <w:rPr>
        <w:rFonts w:hint="default" w:ascii="Wingdings" w:hAnsi="Wingdings"/>
      </w:rPr>
    </w:lvl>
  </w:abstractNum>
  <w:abstractNum w:abstractNumId="120" w15:restartNumberingAfterBreak="0">
    <w:nsid w:val="63B0A304"/>
    <w:multiLevelType w:val="hybridMultilevel"/>
    <w:tmpl w:val="FFFFFFFF"/>
    <w:lvl w:ilvl="0" w:tplc="5F3046B0">
      <w:start w:val="1"/>
      <w:numFmt w:val="bullet"/>
      <w:lvlText w:val=""/>
      <w:lvlJc w:val="left"/>
      <w:pPr>
        <w:ind w:left="720" w:hanging="360"/>
      </w:pPr>
      <w:rPr>
        <w:rFonts w:hint="default" w:ascii="Symbol" w:hAnsi="Symbol"/>
      </w:rPr>
    </w:lvl>
    <w:lvl w:ilvl="1" w:tplc="28B2A804">
      <w:start w:val="1"/>
      <w:numFmt w:val="bullet"/>
      <w:lvlText w:val="o"/>
      <w:lvlJc w:val="left"/>
      <w:pPr>
        <w:ind w:left="1440" w:hanging="360"/>
      </w:pPr>
      <w:rPr>
        <w:rFonts w:hint="default" w:ascii="Courier New" w:hAnsi="Courier New"/>
      </w:rPr>
    </w:lvl>
    <w:lvl w:ilvl="2" w:tplc="2D161570">
      <w:start w:val="1"/>
      <w:numFmt w:val="bullet"/>
      <w:lvlText w:val=""/>
      <w:lvlJc w:val="left"/>
      <w:pPr>
        <w:ind w:left="2160" w:hanging="360"/>
      </w:pPr>
      <w:rPr>
        <w:rFonts w:hint="default" w:ascii="Wingdings" w:hAnsi="Wingdings"/>
      </w:rPr>
    </w:lvl>
    <w:lvl w:ilvl="3" w:tplc="A7BC7320">
      <w:start w:val="1"/>
      <w:numFmt w:val="bullet"/>
      <w:lvlText w:val=""/>
      <w:lvlJc w:val="left"/>
      <w:pPr>
        <w:ind w:left="2880" w:hanging="360"/>
      </w:pPr>
      <w:rPr>
        <w:rFonts w:hint="default" w:ascii="Symbol" w:hAnsi="Symbol"/>
      </w:rPr>
    </w:lvl>
    <w:lvl w:ilvl="4" w:tplc="014885F6">
      <w:start w:val="1"/>
      <w:numFmt w:val="bullet"/>
      <w:lvlText w:val="o"/>
      <w:lvlJc w:val="left"/>
      <w:pPr>
        <w:ind w:left="3600" w:hanging="360"/>
      </w:pPr>
      <w:rPr>
        <w:rFonts w:hint="default" w:ascii="Courier New" w:hAnsi="Courier New"/>
      </w:rPr>
    </w:lvl>
    <w:lvl w:ilvl="5" w:tplc="9B7A1F1C">
      <w:start w:val="1"/>
      <w:numFmt w:val="bullet"/>
      <w:lvlText w:val=""/>
      <w:lvlJc w:val="left"/>
      <w:pPr>
        <w:ind w:left="4320" w:hanging="360"/>
      </w:pPr>
      <w:rPr>
        <w:rFonts w:hint="default" w:ascii="Wingdings" w:hAnsi="Wingdings"/>
      </w:rPr>
    </w:lvl>
    <w:lvl w:ilvl="6" w:tplc="C520CE1E">
      <w:start w:val="1"/>
      <w:numFmt w:val="bullet"/>
      <w:lvlText w:val=""/>
      <w:lvlJc w:val="left"/>
      <w:pPr>
        <w:ind w:left="5040" w:hanging="360"/>
      </w:pPr>
      <w:rPr>
        <w:rFonts w:hint="default" w:ascii="Symbol" w:hAnsi="Symbol"/>
      </w:rPr>
    </w:lvl>
    <w:lvl w:ilvl="7" w:tplc="F146CA48">
      <w:start w:val="1"/>
      <w:numFmt w:val="bullet"/>
      <w:lvlText w:val="o"/>
      <w:lvlJc w:val="left"/>
      <w:pPr>
        <w:ind w:left="5760" w:hanging="360"/>
      </w:pPr>
      <w:rPr>
        <w:rFonts w:hint="default" w:ascii="Courier New" w:hAnsi="Courier New"/>
      </w:rPr>
    </w:lvl>
    <w:lvl w:ilvl="8" w:tplc="DFA2E32A">
      <w:start w:val="1"/>
      <w:numFmt w:val="bullet"/>
      <w:lvlText w:val=""/>
      <w:lvlJc w:val="left"/>
      <w:pPr>
        <w:ind w:left="6480" w:hanging="360"/>
      </w:pPr>
      <w:rPr>
        <w:rFonts w:hint="default" w:ascii="Wingdings" w:hAnsi="Wingdings"/>
      </w:rPr>
    </w:lvl>
  </w:abstractNum>
  <w:abstractNum w:abstractNumId="121" w15:restartNumberingAfterBreak="0">
    <w:nsid w:val="641EC68E"/>
    <w:multiLevelType w:val="hybridMultilevel"/>
    <w:tmpl w:val="FFFFFFFF"/>
    <w:lvl w:ilvl="0" w:tplc="2272F0E8">
      <w:start w:val="1"/>
      <w:numFmt w:val="bullet"/>
      <w:lvlText w:val=""/>
      <w:lvlJc w:val="left"/>
      <w:pPr>
        <w:ind w:left="720" w:hanging="360"/>
      </w:pPr>
      <w:rPr>
        <w:rFonts w:hint="default" w:ascii="Symbol" w:hAnsi="Symbol"/>
      </w:rPr>
    </w:lvl>
    <w:lvl w:ilvl="1" w:tplc="ACE0BC1C">
      <w:start w:val="1"/>
      <w:numFmt w:val="bullet"/>
      <w:lvlText w:val="o"/>
      <w:lvlJc w:val="left"/>
      <w:pPr>
        <w:ind w:left="1440" w:hanging="360"/>
      </w:pPr>
      <w:rPr>
        <w:rFonts w:hint="default" w:ascii="Courier New" w:hAnsi="Courier New"/>
      </w:rPr>
    </w:lvl>
    <w:lvl w:ilvl="2" w:tplc="FF04D92C">
      <w:start w:val="1"/>
      <w:numFmt w:val="bullet"/>
      <w:lvlText w:val=""/>
      <w:lvlJc w:val="left"/>
      <w:pPr>
        <w:ind w:left="2160" w:hanging="360"/>
      </w:pPr>
      <w:rPr>
        <w:rFonts w:hint="default" w:ascii="Wingdings" w:hAnsi="Wingdings"/>
      </w:rPr>
    </w:lvl>
    <w:lvl w:ilvl="3" w:tplc="2FA4166E">
      <w:start w:val="1"/>
      <w:numFmt w:val="bullet"/>
      <w:lvlText w:val=""/>
      <w:lvlJc w:val="left"/>
      <w:pPr>
        <w:ind w:left="2880" w:hanging="360"/>
      </w:pPr>
      <w:rPr>
        <w:rFonts w:hint="default" w:ascii="Symbol" w:hAnsi="Symbol"/>
      </w:rPr>
    </w:lvl>
    <w:lvl w:ilvl="4" w:tplc="E466A9B2">
      <w:start w:val="1"/>
      <w:numFmt w:val="bullet"/>
      <w:lvlText w:val="o"/>
      <w:lvlJc w:val="left"/>
      <w:pPr>
        <w:ind w:left="3600" w:hanging="360"/>
      </w:pPr>
      <w:rPr>
        <w:rFonts w:hint="default" w:ascii="Courier New" w:hAnsi="Courier New"/>
      </w:rPr>
    </w:lvl>
    <w:lvl w:ilvl="5" w:tplc="9C08578C">
      <w:start w:val="1"/>
      <w:numFmt w:val="bullet"/>
      <w:lvlText w:val=""/>
      <w:lvlJc w:val="left"/>
      <w:pPr>
        <w:ind w:left="4320" w:hanging="360"/>
      </w:pPr>
      <w:rPr>
        <w:rFonts w:hint="default" w:ascii="Wingdings" w:hAnsi="Wingdings"/>
      </w:rPr>
    </w:lvl>
    <w:lvl w:ilvl="6" w:tplc="1B04D0FA">
      <w:start w:val="1"/>
      <w:numFmt w:val="bullet"/>
      <w:lvlText w:val=""/>
      <w:lvlJc w:val="left"/>
      <w:pPr>
        <w:ind w:left="5040" w:hanging="360"/>
      </w:pPr>
      <w:rPr>
        <w:rFonts w:hint="default" w:ascii="Symbol" w:hAnsi="Symbol"/>
      </w:rPr>
    </w:lvl>
    <w:lvl w:ilvl="7" w:tplc="A6EEA3E2">
      <w:start w:val="1"/>
      <w:numFmt w:val="bullet"/>
      <w:lvlText w:val="o"/>
      <w:lvlJc w:val="left"/>
      <w:pPr>
        <w:ind w:left="5760" w:hanging="360"/>
      </w:pPr>
      <w:rPr>
        <w:rFonts w:hint="default" w:ascii="Courier New" w:hAnsi="Courier New"/>
      </w:rPr>
    </w:lvl>
    <w:lvl w:ilvl="8" w:tplc="938E4B60">
      <w:start w:val="1"/>
      <w:numFmt w:val="bullet"/>
      <w:lvlText w:val=""/>
      <w:lvlJc w:val="left"/>
      <w:pPr>
        <w:ind w:left="6480" w:hanging="360"/>
      </w:pPr>
      <w:rPr>
        <w:rFonts w:hint="default" w:ascii="Wingdings" w:hAnsi="Wingdings"/>
      </w:rPr>
    </w:lvl>
  </w:abstractNum>
  <w:abstractNum w:abstractNumId="122" w15:restartNumberingAfterBreak="0">
    <w:nsid w:val="64507B22"/>
    <w:multiLevelType w:val="hybridMultilevel"/>
    <w:tmpl w:val="F95AAE16"/>
    <w:lvl w:ilvl="0" w:tplc="190A1B32">
      <w:start w:val="1"/>
      <w:numFmt w:val="bullet"/>
      <w:lvlText w:val=""/>
      <w:lvlJc w:val="left"/>
      <w:pPr>
        <w:ind w:left="720" w:hanging="360"/>
      </w:pPr>
      <w:rPr>
        <w:rFonts w:hint="default" w:ascii="Symbol" w:hAnsi="Symbol"/>
      </w:rPr>
    </w:lvl>
    <w:lvl w:ilvl="1" w:tplc="90D6F094">
      <w:start w:val="1"/>
      <w:numFmt w:val="bullet"/>
      <w:lvlText w:val="o"/>
      <w:lvlJc w:val="left"/>
      <w:pPr>
        <w:ind w:left="1440" w:hanging="360"/>
      </w:pPr>
      <w:rPr>
        <w:rFonts w:hint="default" w:ascii="Courier New" w:hAnsi="Courier New"/>
      </w:rPr>
    </w:lvl>
    <w:lvl w:ilvl="2" w:tplc="0BC27C34">
      <w:start w:val="1"/>
      <w:numFmt w:val="bullet"/>
      <w:lvlText w:val=""/>
      <w:lvlJc w:val="left"/>
      <w:pPr>
        <w:ind w:left="2160" w:hanging="360"/>
      </w:pPr>
      <w:rPr>
        <w:rFonts w:hint="default" w:ascii="Wingdings" w:hAnsi="Wingdings"/>
      </w:rPr>
    </w:lvl>
    <w:lvl w:ilvl="3" w:tplc="5DF02EDC">
      <w:start w:val="1"/>
      <w:numFmt w:val="bullet"/>
      <w:lvlText w:val=""/>
      <w:lvlJc w:val="left"/>
      <w:pPr>
        <w:ind w:left="2880" w:hanging="360"/>
      </w:pPr>
      <w:rPr>
        <w:rFonts w:hint="default" w:ascii="Symbol" w:hAnsi="Symbol"/>
      </w:rPr>
    </w:lvl>
    <w:lvl w:ilvl="4" w:tplc="3E6050B4">
      <w:start w:val="1"/>
      <w:numFmt w:val="bullet"/>
      <w:lvlText w:val="o"/>
      <w:lvlJc w:val="left"/>
      <w:pPr>
        <w:ind w:left="3600" w:hanging="360"/>
      </w:pPr>
      <w:rPr>
        <w:rFonts w:hint="default" w:ascii="Courier New" w:hAnsi="Courier New"/>
      </w:rPr>
    </w:lvl>
    <w:lvl w:ilvl="5" w:tplc="8AEE38B2">
      <w:start w:val="1"/>
      <w:numFmt w:val="bullet"/>
      <w:lvlText w:val=""/>
      <w:lvlJc w:val="left"/>
      <w:pPr>
        <w:ind w:left="4320" w:hanging="360"/>
      </w:pPr>
      <w:rPr>
        <w:rFonts w:hint="default" w:ascii="Wingdings" w:hAnsi="Wingdings"/>
      </w:rPr>
    </w:lvl>
    <w:lvl w:ilvl="6" w:tplc="65ACE548">
      <w:start w:val="1"/>
      <w:numFmt w:val="bullet"/>
      <w:lvlText w:val=""/>
      <w:lvlJc w:val="left"/>
      <w:pPr>
        <w:ind w:left="5040" w:hanging="360"/>
      </w:pPr>
      <w:rPr>
        <w:rFonts w:hint="default" w:ascii="Symbol" w:hAnsi="Symbol"/>
      </w:rPr>
    </w:lvl>
    <w:lvl w:ilvl="7" w:tplc="966AE0C2">
      <w:start w:val="1"/>
      <w:numFmt w:val="bullet"/>
      <w:lvlText w:val="o"/>
      <w:lvlJc w:val="left"/>
      <w:pPr>
        <w:ind w:left="5760" w:hanging="360"/>
      </w:pPr>
      <w:rPr>
        <w:rFonts w:hint="default" w:ascii="Courier New" w:hAnsi="Courier New"/>
      </w:rPr>
    </w:lvl>
    <w:lvl w:ilvl="8" w:tplc="25D0EF5A">
      <w:start w:val="1"/>
      <w:numFmt w:val="bullet"/>
      <w:lvlText w:val=""/>
      <w:lvlJc w:val="left"/>
      <w:pPr>
        <w:ind w:left="6480" w:hanging="360"/>
      </w:pPr>
      <w:rPr>
        <w:rFonts w:hint="default" w:ascii="Wingdings" w:hAnsi="Wingdings"/>
      </w:rPr>
    </w:lvl>
  </w:abstractNum>
  <w:abstractNum w:abstractNumId="123" w15:restartNumberingAfterBreak="0">
    <w:nsid w:val="64ABAFE0"/>
    <w:multiLevelType w:val="hybridMultilevel"/>
    <w:tmpl w:val="EF82FECE"/>
    <w:lvl w:ilvl="0" w:tplc="C6F64028">
      <w:start w:val="1"/>
      <w:numFmt w:val="bullet"/>
      <w:lvlText w:val=""/>
      <w:lvlJc w:val="left"/>
      <w:pPr>
        <w:ind w:left="720" w:hanging="360"/>
      </w:pPr>
      <w:rPr>
        <w:rFonts w:hint="default" w:ascii="Symbol" w:hAnsi="Symbol"/>
      </w:rPr>
    </w:lvl>
    <w:lvl w:ilvl="1" w:tplc="A3DCD17E">
      <w:start w:val="1"/>
      <w:numFmt w:val="bullet"/>
      <w:lvlText w:val="o"/>
      <w:lvlJc w:val="left"/>
      <w:pPr>
        <w:ind w:left="1440" w:hanging="360"/>
      </w:pPr>
      <w:rPr>
        <w:rFonts w:hint="default" w:ascii="Courier New" w:hAnsi="Courier New"/>
      </w:rPr>
    </w:lvl>
    <w:lvl w:ilvl="2" w:tplc="70BE82FA">
      <w:start w:val="1"/>
      <w:numFmt w:val="bullet"/>
      <w:lvlText w:val=""/>
      <w:lvlJc w:val="left"/>
      <w:pPr>
        <w:ind w:left="2160" w:hanging="360"/>
      </w:pPr>
      <w:rPr>
        <w:rFonts w:hint="default" w:ascii="Wingdings" w:hAnsi="Wingdings"/>
      </w:rPr>
    </w:lvl>
    <w:lvl w:ilvl="3" w:tplc="160650CE">
      <w:start w:val="1"/>
      <w:numFmt w:val="bullet"/>
      <w:lvlText w:val=""/>
      <w:lvlJc w:val="left"/>
      <w:pPr>
        <w:ind w:left="2880" w:hanging="360"/>
      </w:pPr>
      <w:rPr>
        <w:rFonts w:hint="default" w:ascii="Symbol" w:hAnsi="Symbol"/>
      </w:rPr>
    </w:lvl>
    <w:lvl w:ilvl="4" w:tplc="5D5C1E9E">
      <w:start w:val="1"/>
      <w:numFmt w:val="bullet"/>
      <w:lvlText w:val="o"/>
      <w:lvlJc w:val="left"/>
      <w:pPr>
        <w:ind w:left="3600" w:hanging="360"/>
      </w:pPr>
      <w:rPr>
        <w:rFonts w:hint="default" w:ascii="Courier New" w:hAnsi="Courier New"/>
      </w:rPr>
    </w:lvl>
    <w:lvl w:ilvl="5" w:tplc="FC5A9EBA">
      <w:start w:val="1"/>
      <w:numFmt w:val="bullet"/>
      <w:lvlText w:val=""/>
      <w:lvlJc w:val="left"/>
      <w:pPr>
        <w:ind w:left="4320" w:hanging="360"/>
      </w:pPr>
      <w:rPr>
        <w:rFonts w:hint="default" w:ascii="Wingdings" w:hAnsi="Wingdings"/>
      </w:rPr>
    </w:lvl>
    <w:lvl w:ilvl="6" w:tplc="BB0EBFE4">
      <w:start w:val="1"/>
      <w:numFmt w:val="bullet"/>
      <w:lvlText w:val=""/>
      <w:lvlJc w:val="left"/>
      <w:pPr>
        <w:ind w:left="5040" w:hanging="360"/>
      </w:pPr>
      <w:rPr>
        <w:rFonts w:hint="default" w:ascii="Symbol" w:hAnsi="Symbol"/>
      </w:rPr>
    </w:lvl>
    <w:lvl w:ilvl="7" w:tplc="1F9C0F92">
      <w:start w:val="1"/>
      <w:numFmt w:val="bullet"/>
      <w:lvlText w:val="o"/>
      <w:lvlJc w:val="left"/>
      <w:pPr>
        <w:ind w:left="5760" w:hanging="360"/>
      </w:pPr>
      <w:rPr>
        <w:rFonts w:hint="default" w:ascii="Courier New" w:hAnsi="Courier New"/>
      </w:rPr>
    </w:lvl>
    <w:lvl w:ilvl="8" w:tplc="91A032D0">
      <w:start w:val="1"/>
      <w:numFmt w:val="bullet"/>
      <w:lvlText w:val=""/>
      <w:lvlJc w:val="left"/>
      <w:pPr>
        <w:ind w:left="6480" w:hanging="360"/>
      </w:pPr>
      <w:rPr>
        <w:rFonts w:hint="default" w:ascii="Wingdings" w:hAnsi="Wingdings"/>
      </w:rPr>
    </w:lvl>
  </w:abstractNum>
  <w:abstractNum w:abstractNumId="124" w15:restartNumberingAfterBreak="0">
    <w:nsid w:val="6584525E"/>
    <w:multiLevelType w:val="hybridMultilevel"/>
    <w:tmpl w:val="FFFFFFFF"/>
    <w:lvl w:ilvl="0" w:tplc="352E73B8">
      <w:start w:val="1"/>
      <w:numFmt w:val="bullet"/>
      <w:lvlText w:val=""/>
      <w:lvlJc w:val="left"/>
      <w:pPr>
        <w:ind w:left="720" w:hanging="360"/>
      </w:pPr>
      <w:rPr>
        <w:rFonts w:hint="default" w:ascii="Symbol" w:hAnsi="Symbol"/>
      </w:rPr>
    </w:lvl>
    <w:lvl w:ilvl="1" w:tplc="EEEA513A">
      <w:start w:val="1"/>
      <w:numFmt w:val="bullet"/>
      <w:lvlText w:val="o"/>
      <w:lvlJc w:val="left"/>
      <w:pPr>
        <w:ind w:left="1440" w:hanging="360"/>
      </w:pPr>
      <w:rPr>
        <w:rFonts w:hint="default" w:ascii="Courier New" w:hAnsi="Courier New"/>
      </w:rPr>
    </w:lvl>
    <w:lvl w:ilvl="2" w:tplc="8A64A102">
      <w:start w:val="1"/>
      <w:numFmt w:val="bullet"/>
      <w:lvlText w:val=""/>
      <w:lvlJc w:val="left"/>
      <w:pPr>
        <w:ind w:left="2160" w:hanging="360"/>
      </w:pPr>
      <w:rPr>
        <w:rFonts w:hint="default" w:ascii="Wingdings" w:hAnsi="Wingdings"/>
      </w:rPr>
    </w:lvl>
    <w:lvl w:ilvl="3" w:tplc="38080F0E">
      <w:start w:val="1"/>
      <w:numFmt w:val="bullet"/>
      <w:lvlText w:val=""/>
      <w:lvlJc w:val="left"/>
      <w:pPr>
        <w:ind w:left="2880" w:hanging="360"/>
      </w:pPr>
      <w:rPr>
        <w:rFonts w:hint="default" w:ascii="Symbol" w:hAnsi="Symbol"/>
      </w:rPr>
    </w:lvl>
    <w:lvl w:ilvl="4" w:tplc="127EDA7E">
      <w:start w:val="1"/>
      <w:numFmt w:val="bullet"/>
      <w:lvlText w:val="o"/>
      <w:lvlJc w:val="left"/>
      <w:pPr>
        <w:ind w:left="3600" w:hanging="360"/>
      </w:pPr>
      <w:rPr>
        <w:rFonts w:hint="default" w:ascii="Courier New" w:hAnsi="Courier New"/>
      </w:rPr>
    </w:lvl>
    <w:lvl w:ilvl="5" w:tplc="C3563A90">
      <w:start w:val="1"/>
      <w:numFmt w:val="bullet"/>
      <w:lvlText w:val=""/>
      <w:lvlJc w:val="left"/>
      <w:pPr>
        <w:ind w:left="4320" w:hanging="360"/>
      </w:pPr>
      <w:rPr>
        <w:rFonts w:hint="default" w:ascii="Wingdings" w:hAnsi="Wingdings"/>
      </w:rPr>
    </w:lvl>
    <w:lvl w:ilvl="6" w:tplc="FAA8CCCA">
      <w:start w:val="1"/>
      <w:numFmt w:val="bullet"/>
      <w:lvlText w:val=""/>
      <w:lvlJc w:val="left"/>
      <w:pPr>
        <w:ind w:left="5040" w:hanging="360"/>
      </w:pPr>
      <w:rPr>
        <w:rFonts w:hint="default" w:ascii="Symbol" w:hAnsi="Symbol"/>
      </w:rPr>
    </w:lvl>
    <w:lvl w:ilvl="7" w:tplc="0A6E8E14">
      <w:start w:val="1"/>
      <w:numFmt w:val="bullet"/>
      <w:lvlText w:val="o"/>
      <w:lvlJc w:val="left"/>
      <w:pPr>
        <w:ind w:left="5760" w:hanging="360"/>
      </w:pPr>
      <w:rPr>
        <w:rFonts w:hint="default" w:ascii="Courier New" w:hAnsi="Courier New"/>
      </w:rPr>
    </w:lvl>
    <w:lvl w:ilvl="8" w:tplc="1736D22C">
      <w:start w:val="1"/>
      <w:numFmt w:val="bullet"/>
      <w:lvlText w:val=""/>
      <w:lvlJc w:val="left"/>
      <w:pPr>
        <w:ind w:left="6480" w:hanging="360"/>
      </w:pPr>
      <w:rPr>
        <w:rFonts w:hint="default" w:ascii="Wingdings" w:hAnsi="Wingdings"/>
      </w:rPr>
    </w:lvl>
  </w:abstractNum>
  <w:abstractNum w:abstractNumId="125" w15:restartNumberingAfterBreak="0">
    <w:nsid w:val="662241F1"/>
    <w:multiLevelType w:val="hybridMultilevel"/>
    <w:tmpl w:val="FFFFFFFF"/>
    <w:lvl w:ilvl="0" w:tplc="A2BA5A98">
      <w:start w:val="7"/>
      <w:numFmt w:val="decimal"/>
      <w:lvlText w:val="%1."/>
      <w:lvlJc w:val="left"/>
      <w:pPr>
        <w:ind w:left="720" w:hanging="360"/>
      </w:pPr>
    </w:lvl>
    <w:lvl w:ilvl="1" w:tplc="EB9C8846">
      <w:start w:val="1"/>
      <w:numFmt w:val="lowerLetter"/>
      <w:lvlText w:val="%2."/>
      <w:lvlJc w:val="left"/>
      <w:pPr>
        <w:ind w:left="1440" w:hanging="360"/>
      </w:pPr>
    </w:lvl>
    <w:lvl w:ilvl="2" w:tplc="4698C3EA">
      <w:start w:val="1"/>
      <w:numFmt w:val="lowerRoman"/>
      <w:lvlText w:val="%3."/>
      <w:lvlJc w:val="right"/>
      <w:pPr>
        <w:ind w:left="2160" w:hanging="180"/>
      </w:pPr>
    </w:lvl>
    <w:lvl w:ilvl="3" w:tplc="8C16CF64">
      <w:start w:val="1"/>
      <w:numFmt w:val="decimal"/>
      <w:lvlText w:val="%4."/>
      <w:lvlJc w:val="left"/>
      <w:pPr>
        <w:ind w:left="2880" w:hanging="360"/>
      </w:pPr>
    </w:lvl>
    <w:lvl w:ilvl="4" w:tplc="D6D096CE">
      <w:start w:val="1"/>
      <w:numFmt w:val="lowerLetter"/>
      <w:lvlText w:val="%5."/>
      <w:lvlJc w:val="left"/>
      <w:pPr>
        <w:ind w:left="3600" w:hanging="360"/>
      </w:pPr>
    </w:lvl>
    <w:lvl w:ilvl="5" w:tplc="0AD25910">
      <w:start w:val="1"/>
      <w:numFmt w:val="lowerRoman"/>
      <w:lvlText w:val="%6."/>
      <w:lvlJc w:val="right"/>
      <w:pPr>
        <w:ind w:left="4320" w:hanging="180"/>
      </w:pPr>
    </w:lvl>
    <w:lvl w:ilvl="6" w:tplc="18C6E5B2">
      <w:start w:val="1"/>
      <w:numFmt w:val="decimal"/>
      <w:lvlText w:val="%7."/>
      <w:lvlJc w:val="left"/>
      <w:pPr>
        <w:ind w:left="5040" w:hanging="360"/>
      </w:pPr>
    </w:lvl>
    <w:lvl w:ilvl="7" w:tplc="6AA6F9BA">
      <w:start w:val="1"/>
      <w:numFmt w:val="lowerLetter"/>
      <w:lvlText w:val="%8."/>
      <w:lvlJc w:val="left"/>
      <w:pPr>
        <w:ind w:left="5760" w:hanging="360"/>
      </w:pPr>
    </w:lvl>
    <w:lvl w:ilvl="8" w:tplc="07B6336E">
      <w:start w:val="1"/>
      <w:numFmt w:val="lowerRoman"/>
      <w:lvlText w:val="%9."/>
      <w:lvlJc w:val="right"/>
      <w:pPr>
        <w:ind w:left="6480" w:hanging="180"/>
      </w:pPr>
    </w:lvl>
  </w:abstractNum>
  <w:abstractNum w:abstractNumId="126" w15:restartNumberingAfterBreak="0">
    <w:nsid w:val="6648457A"/>
    <w:multiLevelType w:val="hybridMultilevel"/>
    <w:tmpl w:val="FFFFFFFF"/>
    <w:lvl w:ilvl="0" w:tplc="DCC4E9C4">
      <w:start w:val="1"/>
      <w:numFmt w:val="bullet"/>
      <w:lvlText w:val=""/>
      <w:lvlJc w:val="left"/>
      <w:pPr>
        <w:ind w:left="720" w:hanging="360"/>
      </w:pPr>
      <w:rPr>
        <w:rFonts w:hint="default" w:ascii="Symbol" w:hAnsi="Symbol"/>
      </w:rPr>
    </w:lvl>
    <w:lvl w:ilvl="1" w:tplc="83C46042">
      <w:start w:val="1"/>
      <w:numFmt w:val="bullet"/>
      <w:lvlText w:val="o"/>
      <w:lvlJc w:val="left"/>
      <w:pPr>
        <w:ind w:left="1440" w:hanging="360"/>
      </w:pPr>
      <w:rPr>
        <w:rFonts w:hint="default" w:ascii="Courier New" w:hAnsi="Courier New"/>
      </w:rPr>
    </w:lvl>
    <w:lvl w:ilvl="2" w:tplc="19902EDE">
      <w:start w:val="1"/>
      <w:numFmt w:val="bullet"/>
      <w:lvlText w:val=""/>
      <w:lvlJc w:val="left"/>
      <w:pPr>
        <w:ind w:left="2160" w:hanging="360"/>
      </w:pPr>
      <w:rPr>
        <w:rFonts w:hint="default" w:ascii="Wingdings" w:hAnsi="Wingdings"/>
      </w:rPr>
    </w:lvl>
    <w:lvl w:ilvl="3" w:tplc="65A26B62">
      <w:start w:val="1"/>
      <w:numFmt w:val="bullet"/>
      <w:lvlText w:val=""/>
      <w:lvlJc w:val="left"/>
      <w:pPr>
        <w:ind w:left="2880" w:hanging="360"/>
      </w:pPr>
      <w:rPr>
        <w:rFonts w:hint="default" w:ascii="Symbol" w:hAnsi="Symbol"/>
      </w:rPr>
    </w:lvl>
    <w:lvl w:ilvl="4" w:tplc="2BC8E438">
      <w:start w:val="1"/>
      <w:numFmt w:val="bullet"/>
      <w:lvlText w:val="o"/>
      <w:lvlJc w:val="left"/>
      <w:pPr>
        <w:ind w:left="3600" w:hanging="360"/>
      </w:pPr>
      <w:rPr>
        <w:rFonts w:hint="default" w:ascii="Courier New" w:hAnsi="Courier New"/>
      </w:rPr>
    </w:lvl>
    <w:lvl w:ilvl="5" w:tplc="DDB4CEAC">
      <w:start w:val="1"/>
      <w:numFmt w:val="bullet"/>
      <w:lvlText w:val=""/>
      <w:lvlJc w:val="left"/>
      <w:pPr>
        <w:ind w:left="4320" w:hanging="360"/>
      </w:pPr>
      <w:rPr>
        <w:rFonts w:hint="default" w:ascii="Wingdings" w:hAnsi="Wingdings"/>
      </w:rPr>
    </w:lvl>
    <w:lvl w:ilvl="6" w:tplc="5126B988">
      <w:start w:val="1"/>
      <w:numFmt w:val="bullet"/>
      <w:lvlText w:val=""/>
      <w:lvlJc w:val="left"/>
      <w:pPr>
        <w:ind w:left="5040" w:hanging="360"/>
      </w:pPr>
      <w:rPr>
        <w:rFonts w:hint="default" w:ascii="Symbol" w:hAnsi="Symbol"/>
      </w:rPr>
    </w:lvl>
    <w:lvl w:ilvl="7" w:tplc="0422F59A">
      <w:start w:val="1"/>
      <w:numFmt w:val="bullet"/>
      <w:lvlText w:val="o"/>
      <w:lvlJc w:val="left"/>
      <w:pPr>
        <w:ind w:left="5760" w:hanging="360"/>
      </w:pPr>
      <w:rPr>
        <w:rFonts w:hint="default" w:ascii="Courier New" w:hAnsi="Courier New"/>
      </w:rPr>
    </w:lvl>
    <w:lvl w:ilvl="8" w:tplc="C7BE7434">
      <w:start w:val="1"/>
      <w:numFmt w:val="bullet"/>
      <w:lvlText w:val=""/>
      <w:lvlJc w:val="left"/>
      <w:pPr>
        <w:ind w:left="6480" w:hanging="360"/>
      </w:pPr>
      <w:rPr>
        <w:rFonts w:hint="default" w:ascii="Wingdings" w:hAnsi="Wingdings"/>
      </w:rPr>
    </w:lvl>
  </w:abstractNum>
  <w:abstractNum w:abstractNumId="127" w15:restartNumberingAfterBreak="0">
    <w:nsid w:val="664E0427"/>
    <w:multiLevelType w:val="hybridMultilevel"/>
    <w:tmpl w:val="FFFFFFFF"/>
    <w:lvl w:ilvl="0" w:tplc="14566BEE">
      <w:start w:val="1"/>
      <w:numFmt w:val="bullet"/>
      <w:lvlText w:val=""/>
      <w:lvlJc w:val="left"/>
      <w:pPr>
        <w:ind w:left="720" w:hanging="360"/>
      </w:pPr>
      <w:rPr>
        <w:rFonts w:hint="default" w:ascii="Symbol" w:hAnsi="Symbol"/>
      </w:rPr>
    </w:lvl>
    <w:lvl w:ilvl="1" w:tplc="2132E984">
      <w:start w:val="1"/>
      <w:numFmt w:val="bullet"/>
      <w:lvlText w:val="o"/>
      <w:lvlJc w:val="left"/>
      <w:pPr>
        <w:ind w:left="1440" w:hanging="360"/>
      </w:pPr>
      <w:rPr>
        <w:rFonts w:hint="default" w:ascii="Courier New" w:hAnsi="Courier New"/>
      </w:rPr>
    </w:lvl>
    <w:lvl w:ilvl="2" w:tplc="EC9E0298">
      <w:start w:val="1"/>
      <w:numFmt w:val="bullet"/>
      <w:lvlText w:val=""/>
      <w:lvlJc w:val="left"/>
      <w:pPr>
        <w:ind w:left="2160" w:hanging="360"/>
      </w:pPr>
      <w:rPr>
        <w:rFonts w:hint="default" w:ascii="Wingdings" w:hAnsi="Wingdings"/>
      </w:rPr>
    </w:lvl>
    <w:lvl w:ilvl="3" w:tplc="E08A9D52">
      <w:start w:val="1"/>
      <w:numFmt w:val="bullet"/>
      <w:lvlText w:val=""/>
      <w:lvlJc w:val="left"/>
      <w:pPr>
        <w:ind w:left="2880" w:hanging="360"/>
      </w:pPr>
      <w:rPr>
        <w:rFonts w:hint="default" w:ascii="Symbol" w:hAnsi="Symbol"/>
      </w:rPr>
    </w:lvl>
    <w:lvl w:ilvl="4" w:tplc="C3005610">
      <w:start w:val="1"/>
      <w:numFmt w:val="bullet"/>
      <w:lvlText w:val="o"/>
      <w:lvlJc w:val="left"/>
      <w:pPr>
        <w:ind w:left="3600" w:hanging="360"/>
      </w:pPr>
      <w:rPr>
        <w:rFonts w:hint="default" w:ascii="Courier New" w:hAnsi="Courier New"/>
      </w:rPr>
    </w:lvl>
    <w:lvl w:ilvl="5" w:tplc="280A5D32">
      <w:start w:val="1"/>
      <w:numFmt w:val="bullet"/>
      <w:lvlText w:val=""/>
      <w:lvlJc w:val="left"/>
      <w:pPr>
        <w:ind w:left="4320" w:hanging="360"/>
      </w:pPr>
      <w:rPr>
        <w:rFonts w:hint="default" w:ascii="Wingdings" w:hAnsi="Wingdings"/>
      </w:rPr>
    </w:lvl>
    <w:lvl w:ilvl="6" w:tplc="B31CCAD2">
      <w:start w:val="1"/>
      <w:numFmt w:val="bullet"/>
      <w:lvlText w:val=""/>
      <w:lvlJc w:val="left"/>
      <w:pPr>
        <w:ind w:left="5040" w:hanging="360"/>
      </w:pPr>
      <w:rPr>
        <w:rFonts w:hint="default" w:ascii="Symbol" w:hAnsi="Symbol"/>
      </w:rPr>
    </w:lvl>
    <w:lvl w:ilvl="7" w:tplc="82FA2F92">
      <w:start w:val="1"/>
      <w:numFmt w:val="bullet"/>
      <w:lvlText w:val="o"/>
      <w:lvlJc w:val="left"/>
      <w:pPr>
        <w:ind w:left="5760" w:hanging="360"/>
      </w:pPr>
      <w:rPr>
        <w:rFonts w:hint="default" w:ascii="Courier New" w:hAnsi="Courier New"/>
      </w:rPr>
    </w:lvl>
    <w:lvl w:ilvl="8" w:tplc="7B18AEA2">
      <w:start w:val="1"/>
      <w:numFmt w:val="bullet"/>
      <w:lvlText w:val=""/>
      <w:lvlJc w:val="left"/>
      <w:pPr>
        <w:ind w:left="6480" w:hanging="360"/>
      </w:pPr>
      <w:rPr>
        <w:rFonts w:hint="default" w:ascii="Wingdings" w:hAnsi="Wingdings"/>
      </w:rPr>
    </w:lvl>
  </w:abstractNum>
  <w:abstractNum w:abstractNumId="128" w15:restartNumberingAfterBreak="0">
    <w:nsid w:val="665A01BC"/>
    <w:multiLevelType w:val="hybridMultilevel"/>
    <w:tmpl w:val="C11A88A6"/>
    <w:lvl w:ilvl="0" w:tplc="D316A224">
      <w:start w:val="1"/>
      <w:numFmt w:val="bullet"/>
      <w:lvlText w:val=""/>
      <w:lvlJc w:val="left"/>
      <w:pPr>
        <w:ind w:left="720" w:hanging="360"/>
      </w:pPr>
      <w:rPr>
        <w:rFonts w:hint="default" w:ascii="Symbol" w:hAnsi="Symbol"/>
      </w:rPr>
    </w:lvl>
    <w:lvl w:ilvl="1" w:tplc="BE2C529E">
      <w:start w:val="1"/>
      <w:numFmt w:val="bullet"/>
      <w:lvlText w:val="o"/>
      <w:lvlJc w:val="left"/>
      <w:pPr>
        <w:ind w:left="1440" w:hanging="360"/>
      </w:pPr>
      <w:rPr>
        <w:rFonts w:hint="default" w:ascii="Courier New" w:hAnsi="Courier New"/>
      </w:rPr>
    </w:lvl>
    <w:lvl w:ilvl="2" w:tplc="E0AE088C">
      <w:start w:val="1"/>
      <w:numFmt w:val="bullet"/>
      <w:lvlText w:val=""/>
      <w:lvlJc w:val="left"/>
      <w:pPr>
        <w:ind w:left="2160" w:hanging="360"/>
      </w:pPr>
      <w:rPr>
        <w:rFonts w:hint="default" w:ascii="Wingdings" w:hAnsi="Wingdings"/>
      </w:rPr>
    </w:lvl>
    <w:lvl w:ilvl="3" w:tplc="20A6CDFA">
      <w:start w:val="1"/>
      <w:numFmt w:val="bullet"/>
      <w:lvlText w:val=""/>
      <w:lvlJc w:val="left"/>
      <w:pPr>
        <w:ind w:left="2880" w:hanging="360"/>
      </w:pPr>
      <w:rPr>
        <w:rFonts w:hint="default" w:ascii="Symbol" w:hAnsi="Symbol"/>
      </w:rPr>
    </w:lvl>
    <w:lvl w:ilvl="4" w:tplc="6F0C7CF6">
      <w:start w:val="1"/>
      <w:numFmt w:val="bullet"/>
      <w:lvlText w:val="o"/>
      <w:lvlJc w:val="left"/>
      <w:pPr>
        <w:ind w:left="3600" w:hanging="360"/>
      </w:pPr>
      <w:rPr>
        <w:rFonts w:hint="default" w:ascii="Courier New" w:hAnsi="Courier New"/>
      </w:rPr>
    </w:lvl>
    <w:lvl w:ilvl="5" w:tplc="8B7CA456">
      <w:start w:val="1"/>
      <w:numFmt w:val="bullet"/>
      <w:lvlText w:val=""/>
      <w:lvlJc w:val="left"/>
      <w:pPr>
        <w:ind w:left="4320" w:hanging="360"/>
      </w:pPr>
      <w:rPr>
        <w:rFonts w:hint="default" w:ascii="Wingdings" w:hAnsi="Wingdings"/>
      </w:rPr>
    </w:lvl>
    <w:lvl w:ilvl="6" w:tplc="E4C890BC">
      <w:start w:val="1"/>
      <w:numFmt w:val="bullet"/>
      <w:lvlText w:val=""/>
      <w:lvlJc w:val="left"/>
      <w:pPr>
        <w:ind w:left="5040" w:hanging="360"/>
      </w:pPr>
      <w:rPr>
        <w:rFonts w:hint="default" w:ascii="Symbol" w:hAnsi="Symbol"/>
      </w:rPr>
    </w:lvl>
    <w:lvl w:ilvl="7" w:tplc="12C47072">
      <w:start w:val="1"/>
      <w:numFmt w:val="bullet"/>
      <w:lvlText w:val="o"/>
      <w:lvlJc w:val="left"/>
      <w:pPr>
        <w:ind w:left="5760" w:hanging="360"/>
      </w:pPr>
      <w:rPr>
        <w:rFonts w:hint="default" w:ascii="Courier New" w:hAnsi="Courier New"/>
      </w:rPr>
    </w:lvl>
    <w:lvl w:ilvl="8" w:tplc="2C40128C">
      <w:start w:val="1"/>
      <w:numFmt w:val="bullet"/>
      <w:lvlText w:val=""/>
      <w:lvlJc w:val="left"/>
      <w:pPr>
        <w:ind w:left="6480" w:hanging="360"/>
      </w:pPr>
      <w:rPr>
        <w:rFonts w:hint="default" w:ascii="Wingdings" w:hAnsi="Wingdings"/>
      </w:rPr>
    </w:lvl>
  </w:abstractNum>
  <w:abstractNum w:abstractNumId="129" w15:restartNumberingAfterBreak="0">
    <w:nsid w:val="67069088"/>
    <w:multiLevelType w:val="hybridMultilevel"/>
    <w:tmpl w:val="FFFFFFFF"/>
    <w:lvl w:ilvl="0" w:tplc="2C66D0C8">
      <w:start w:val="1"/>
      <w:numFmt w:val="decimal"/>
      <w:lvlText w:val="%1."/>
      <w:lvlJc w:val="left"/>
      <w:pPr>
        <w:ind w:left="720" w:hanging="360"/>
      </w:pPr>
    </w:lvl>
    <w:lvl w:ilvl="1" w:tplc="36107502">
      <w:start w:val="1"/>
      <w:numFmt w:val="lowerLetter"/>
      <w:lvlText w:val="%2."/>
      <w:lvlJc w:val="left"/>
      <w:pPr>
        <w:ind w:left="1440" w:hanging="360"/>
      </w:pPr>
    </w:lvl>
    <w:lvl w:ilvl="2" w:tplc="4F5031D2">
      <w:start w:val="1"/>
      <w:numFmt w:val="lowerRoman"/>
      <w:lvlText w:val="%3."/>
      <w:lvlJc w:val="right"/>
      <w:pPr>
        <w:ind w:left="2160" w:hanging="180"/>
      </w:pPr>
    </w:lvl>
    <w:lvl w:ilvl="3" w:tplc="9F60D02C">
      <w:start w:val="1"/>
      <w:numFmt w:val="decimal"/>
      <w:lvlText w:val="%4."/>
      <w:lvlJc w:val="left"/>
      <w:pPr>
        <w:ind w:left="2880" w:hanging="360"/>
      </w:pPr>
    </w:lvl>
    <w:lvl w:ilvl="4" w:tplc="A628E388">
      <w:start w:val="1"/>
      <w:numFmt w:val="lowerLetter"/>
      <w:lvlText w:val="%5."/>
      <w:lvlJc w:val="left"/>
      <w:pPr>
        <w:ind w:left="3600" w:hanging="360"/>
      </w:pPr>
    </w:lvl>
    <w:lvl w:ilvl="5" w:tplc="94DAE442">
      <w:start w:val="1"/>
      <w:numFmt w:val="lowerRoman"/>
      <w:lvlText w:val="%6."/>
      <w:lvlJc w:val="right"/>
      <w:pPr>
        <w:ind w:left="4320" w:hanging="180"/>
      </w:pPr>
    </w:lvl>
    <w:lvl w:ilvl="6" w:tplc="561AA474">
      <w:start w:val="1"/>
      <w:numFmt w:val="decimal"/>
      <w:lvlText w:val="%7."/>
      <w:lvlJc w:val="left"/>
      <w:pPr>
        <w:ind w:left="5040" w:hanging="360"/>
      </w:pPr>
    </w:lvl>
    <w:lvl w:ilvl="7" w:tplc="999C903A">
      <w:start w:val="1"/>
      <w:numFmt w:val="lowerLetter"/>
      <w:lvlText w:val="%8."/>
      <w:lvlJc w:val="left"/>
      <w:pPr>
        <w:ind w:left="5760" w:hanging="360"/>
      </w:pPr>
    </w:lvl>
    <w:lvl w:ilvl="8" w:tplc="723612C6">
      <w:start w:val="1"/>
      <w:numFmt w:val="lowerRoman"/>
      <w:lvlText w:val="%9."/>
      <w:lvlJc w:val="right"/>
      <w:pPr>
        <w:ind w:left="6480" w:hanging="180"/>
      </w:pPr>
    </w:lvl>
  </w:abstractNum>
  <w:abstractNum w:abstractNumId="130" w15:restartNumberingAfterBreak="0">
    <w:nsid w:val="674B3945"/>
    <w:multiLevelType w:val="hybridMultilevel"/>
    <w:tmpl w:val="F0FEE6EA"/>
    <w:lvl w:ilvl="0" w:tplc="27566508">
      <w:start w:val="1"/>
      <w:numFmt w:val="bullet"/>
      <w:lvlText w:val=""/>
      <w:lvlJc w:val="left"/>
      <w:pPr>
        <w:ind w:left="1080" w:hanging="360"/>
      </w:pPr>
      <w:rPr>
        <w:rFonts w:hint="default" w:ascii="Symbol" w:hAnsi="Symbol"/>
      </w:rPr>
    </w:lvl>
    <w:lvl w:ilvl="1" w:tplc="7BFA9CB6">
      <w:start w:val="1"/>
      <w:numFmt w:val="bullet"/>
      <w:lvlText w:val="o"/>
      <w:lvlJc w:val="left"/>
      <w:pPr>
        <w:ind w:left="1800" w:hanging="360"/>
      </w:pPr>
      <w:rPr>
        <w:rFonts w:hint="default" w:ascii="Courier New" w:hAnsi="Courier New"/>
      </w:rPr>
    </w:lvl>
    <w:lvl w:ilvl="2" w:tplc="65841326">
      <w:start w:val="1"/>
      <w:numFmt w:val="bullet"/>
      <w:lvlText w:val=""/>
      <w:lvlJc w:val="left"/>
      <w:pPr>
        <w:ind w:left="2520" w:hanging="360"/>
      </w:pPr>
      <w:rPr>
        <w:rFonts w:hint="default" w:ascii="Wingdings" w:hAnsi="Wingdings"/>
      </w:rPr>
    </w:lvl>
    <w:lvl w:ilvl="3" w:tplc="FB28E362">
      <w:start w:val="1"/>
      <w:numFmt w:val="bullet"/>
      <w:lvlText w:val=""/>
      <w:lvlJc w:val="left"/>
      <w:pPr>
        <w:ind w:left="3240" w:hanging="360"/>
      </w:pPr>
      <w:rPr>
        <w:rFonts w:hint="default" w:ascii="Symbol" w:hAnsi="Symbol"/>
      </w:rPr>
    </w:lvl>
    <w:lvl w:ilvl="4" w:tplc="E8D25530">
      <w:start w:val="1"/>
      <w:numFmt w:val="bullet"/>
      <w:lvlText w:val="o"/>
      <w:lvlJc w:val="left"/>
      <w:pPr>
        <w:ind w:left="3960" w:hanging="360"/>
      </w:pPr>
      <w:rPr>
        <w:rFonts w:hint="default" w:ascii="Courier New" w:hAnsi="Courier New"/>
      </w:rPr>
    </w:lvl>
    <w:lvl w:ilvl="5" w:tplc="6F405B0C">
      <w:start w:val="1"/>
      <w:numFmt w:val="bullet"/>
      <w:lvlText w:val=""/>
      <w:lvlJc w:val="left"/>
      <w:pPr>
        <w:ind w:left="4680" w:hanging="360"/>
      </w:pPr>
      <w:rPr>
        <w:rFonts w:hint="default" w:ascii="Wingdings" w:hAnsi="Wingdings"/>
      </w:rPr>
    </w:lvl>
    <w:lvl w:ilvl="6" w:tplc="49E64ADA">
      <w:start w:val="1"/>
      <w:numFmt w:val="bullet"/>
      <w:lvlText w:val=""/>
      <w:lvlJc w:val="left"/>
      <w:pPr>
        <w:ind w:left="5400" w:hanging="360"/>
      </w:pPr>
      <w:rPr>
        <w:rFonts w:hint="default" w:ascii="Symbol" w:hAnsi="Symbol"/>
      </w:rPr>
    </w:lvl>
    <w:lvl w:ilvl="7" w:tplc="0E5AFA0A">
      <w:start w:val="1"/>
      <w:numFmt w:val="bullet"/>
      <w:lvlText w:val="o"/>
      <w:lvlJc w:val="left"/>
      <w:pPr>
        <w:ind w:left="6120" w:hanging="360"/>
      </w:pPr>
      <w:rPr>
        <w:rFonts w:hint="default" w:ascii="Courier New" w:hAnsi="Courier New"/>
      </w:rPr>
    </w:lvl>
    <w:lvl w:ilvl="8" w:tplc="DD80291C">
      <w:start w:val="1"/>
      <w:numFmt w:val="bullet"/>
      <w:lvlText w:val=""/>
      <w:lvlJc w:val="left"/>
      <w:pPr>
        <w:ind w:left="6840" w:hanging="360"/>
      </w:pPr>
      <w:rPr>
        <w:rFonts w:hint="default" w:ascii="Wingdings" w:hAnsi="Wingdings"/>
      </w:rPr>
    </w:lvl>
  </w:abstractNum>
  <w:abstractNum w:abstractNumId="131" w15:restartNumberingAfterBreak="0">
    <w:nsid w:val="67692976"/>
    <w:multiLevelType w:val="hybridMultilevel"/>
    <w:tmpl w:val="88162B38"/>
    <w:lvl w:ilvl="0" w:tplc="7DB62C94">
      <w:start w:val="1"/>
      <w:numFmt w:val="decimal"/>
      <w:lvlText w:val="%1."/>
      <w:lvlJc w:val="left"/>
      <w:pPr>
        <w:ind w:left="720" w:hanging="360"/>
      </w:pPr>
    </w:lvl>
    <w:lvl w:ilvl="1" w:tplc="909E6EF2">
      <w:start w:val="1"/>
      <w:numFmt w:val="lowerLetter"/>
      <w:lvlText w:val="%2."/>
      <w:lvlJc w:val="left"/>
      <w:pPr>
        <w:ind w:left="1440" w:hanging="360"/>
      </w:pPr>
    </w:lvl>
    <w:lvl w:ilvl="2" w:tplc="CB48428C">
      <w:start w:val="1"/>
      <w:numFmt w:val="lowerRoman"/>
      <w:lvlText w:val="%3."/>
      <w:lvlJc w:val="right"/>
      <w:pPr>
        <w:ind w:left="2160" w:hanging="180"/>
      </w:pPr>
    </w:lvl>
    <w:lvl w:ilvl="3" w:tplc="4E08E342">
      <w:start w:val="1"/>
      <w:numFmt w:val="decimal"/>
      <w:lvlText w:val="%4."/>
      <w:lvlJc w:val="left"/>
      <w:pPr>
        <w:ind w:left="2880" w:hanging="360"/>
      </w:pPr>
    </w:lvl>
    <w:lvl w:ilvl="4" w:tplc="FEBABDB4">
      <w:start w:val="1"/>
      <w:numFmt w:val="lowerLetter"/>
      <w:lvlText w:val="%5."/>
      <w:lvlJc w:val="left"/>
      <w:pPr>
        <w:ind w:left="3600" w:hanging="360"/>
      </w:pPr>
    </w:lvl>
    <w:lvl w:ilvl="5" w:tplc="46D4A9B2">
      <w:start w:val="1"/>
      <w:numFmt w:val="lowerRoman"/>
      <w:lvlText w:val="%6."/>
      <w:lvlJc w:val="right"/>
      <w:pPr>
        <w:ind w:left="4320" w:hanging="180"/>
      </w:pPr>
    </w:lvl>
    <w:lvl w:ilvl="6" w:tplc="8EFA6DC6">
      <w:start w:val="1"/>
      <w:numFmt w:val="decimal"/>
      <w:lvlText w:val="%7."/>
      <w:lvlJc w:val="left"/>
      <w:pPr>
        <w:ind w:left="5040" w:hanging="360"/>
      </w:pPr>
    </w:lvl>
    <w:lvl w:ilvl="7" w:tplc="C406B10E">
      <w:start w:val="1"/>
      <w:numFmt w:val="lowerLetter"/>
      <w:lvlText w:val="%8."/>
      <w:lvlJc w:val="left"/>
      <w:pPr>
        <w:ind w:left="5760" w:hanging="360"/>
      </w:pPr>
    </w:lvl>
    <w:lvl w:ilvl="8" w:tplc="E5F451D6">
      <w:start w:val="1"/>
      <w:numFmt w:val="lowerRoman"/>
      <w:lvlText w:val="%9."/>
      <w:lvlJc w:val="right"/>
      <w:pPr>
        <w:ind w:left="6480" w:hanging="180"/>
      </w:pPr>
    </w:lvl>
  </w:abstractNum>
  <w:abstractNum w:abstractNumId="132" w15:restartNumberingAfterBreak="0">
    <w:nsid w:val="6902C79E"/>
    <w:multiLevelType w:val="hybridMultilevel"/>
    <w:tmpl w:val="2826B808"/>
    <w:lvl w:ilvl="0" w:tplc="9D30E58E">
      <w:start w:val="1"/>
      <w:numFmt w:val="bullet"/>
      <w:lvlText w:val=""/>
      <w:lvlJc w:val="left"/>
      <w:pPr>
        <w:ind w:left="720" w:hanging="360"/>
      </w:pPr>
      <w:rPr>
        <w:rFonts w:hint="default" w:ascii="Symbol" w:hAnsi="Symbol"/>
      </w:rPr>
    </w:lvl>
    <w:lvl w:ilvl="1" w:tplc="1ED4F4DA">
      <w:start w:val="1"/>
      <w:numFmt w:val="bullet"/>
      <w:lvlText w:val="o"/>
      <w:lvlJc w:val="left"/>
      <w:pPr>
        <w:ind w:left="1440" w:hanging="360"/>
      </w:pPr>
      <w:rPr>
        <w:rFonts w:hint="default" w:ascii="Courier New" w:hAnsi="Courier New"/>
      </w:rPr>
    </w:lvl>
    <w:lvl w:ilvl="2" w:tplc="F702D2B2">
      <w:start w:val="1"/>
      <w:numFmt w:val="bullet"/>
      <w:lvlText w:val=""/>
      <w:lvlJc w:val="left"/>
      <w:pPr>
        <w:ind w:left="2160" w:hanging="360"/>
      </w:pPr>
      <w:rPr>
        <w:rFonts w:hint="default" w:ascii="Wingdings" w:hAnsi="Wingdings"/>
      </w:rPr>
    </w:lvl>
    <w:lvl w:ilvl="3" w:tplc="B518EC4C">
      <w:start w:val="1"/>
      <w:numFmt w:val="bullet"/>
      <w:lvlText w:val=""/>
      <w:lvlJc w:val="left"/>
      <w:pPr>
        <w:ind w:left="2880" w:hanging="360"/>
      </w:pPr>
      <w:rPr>
        <w:rFonts w:hint="default" w:ascii="Symbol" w:hAnsi="Symbol"/>
      </w:rPr>
    </w:lvl>
    <w:lvl w:ilvl="4" w:tplc="E88E2B90">
      <w:start w:val="1"/>
      <w:numFmt w:val="bullet"/>
      <w:lvlText w:val="o"/>
      <w:lvlJc w:val="left"/>
      <w:pPr>
        <w:ind w:left="3600" w:hanging="360"/>
      </w:pPr>
      <w:rPr>
        <w:rFonts w:hint="default" w:ascii="Courier New" w:hAnsi="Courier New"/>
      </w:rPr>
    </w:lvl>
    <w:lvl w:ilvl="5" w:tplc="7D9EBA2C">
      <w:start w:val="1"/>
      <w:numFmt w:val="bullet"/>
      <w:lvlText w:val=""/>
      <w:lvlJc w:val="left"/>
      <w:pPr>
        <w:ind w:left="4320" w:hanging="360"/>
      </w:pPr>
      <w:rPr>
        <w:rFonts w:hint="default" w:ascii="Wingdings" w:hAnsi="Wingdings"/>
      </w:rPr>
    </w:lvl>
    <w:lvl w:ilvl="6" w:tplc="D0FE1D64">
      <w:start w:val="1"/>
      <w:numFmt w:val="bullet"/>
      <w:lvlText w:val=""/>
      <w:lvlJc w:val="left"/>
      <w:pPr>
        <w:ind w:left="5040" w:hanging="360"/>
      </w:pPr>
      <w:rPr>
        <w:rFonts w:hint="default" w:ascii="Symbol" w:hAnsi="Symbol"/>
      </w:rPr>
    </w:lvl>
    <w:lvl w:ilvl="7" w:tplc="DC7C3952">
      <w:start w:val="1"/>
      <w:numFmt w:val="bullet"/>
      <w:lvlText w:val="o"/>
      <w:lvlJc w:val="left"/>
      <w:pPr>
        <w:ind w:left="5760" w:hanging="360"/>
      </w:pPr>
      <w:rPr>
        <w:rFonts w:hint="default" w:ascii="Courier New" w:hAnsi="Courier New"/>
      </w:rPr>
    </w:lvl>
    <w:lvl w:ilvl="8" w:tplc="47F26D4E">
      <w:start w:val="1"/>
      <w:numFmt w:val="bullet"/>
      <w:lvlText w:val=""/>
      <w:lvlJc w:val="left"/>
      <w:pPr>
        <w:ind w:left="6480" w:hanging="360"/>
      </w:pPr>
      <w:rPr>
        <w:rFonts w:hint="default" w:ascii="Wingdings" w:hAnsi="Wingdings"/>
      </w:rPr>
    </w:lvl>
  </w:abstractNum>
  <w:abstractNum w:abstractNumId="133" w15:restartNumberingAfterBreak="0">
    <w:nsid w:val="690DDDF3"/>
    <w:multiLevelType w:val="hybridMultilevel"/>
    <w:tmpl w:val="FFFFFFFF"/>
    <w:lvl w:ilvl="0" w:tplc="D9D2F626">
      <w:start w:val="1"/>
      <w:numFmt w:val="bullet"/>
      <w:lvlText w:val=""/>
      <w:lvlJc w:val="left"/>
      <w:pPr>
        <w:ind w:left="720" w:hanging="360"/>
      </w:pPr>
      <w:rPr>
        <w:rFonts w:hint="default" w:ascii="Symbol" w:hAnsi="Symbol"/>
      </w:rPr>
    </w:lvl>
    <w:lvl w:ilvl="1" w:tplc="AAB0B426">
      <w:start w:val="1"/>
      <w:numFmt w:val="bullet"/>
      <w:lvlText w:val="o"/>
      <w:lvlJc w:val="left"/>
      <w:pPr>
        <w:ind w:left="1440" w:hanging="360"/>
      </w:pPr>
      <w:rPr>
        <w:rFonts w:hint="default" w:ascii="Courier New" w:hAnsi="Courier New"/>
      </w:rPr>
    </w:lvl>
    <w:lvl w:ilvl="2" w:tplc="CE6EE37E">
      <w:start w:val="1"/>
      <w:numFmt w:val="bullet"/>
      <w:lvlText w:val=""/>
      <w:lvlJc w:val="left"/>
      <w:pPr>
        <w:ind w:left="2160" w:hanging="360"/>
      </w:pPr>
      <w:rPr>
        <w:rFonts w:hint="default" w:ascii="Wingdings" w:hAnsi="Wingdings"/>
      </w:rPr>
    </w:lvl>
    <w:lvl w:ilvl="3" w:tplc="D9D8D160">
      <w:start w:val="1"/>
      <w:numFmt w:val="bullet"/>
      <w:lvlText w:val=""/>
      <w:lvlJc w:val="left"/>
      <w:pPr>
        <w:ind w:left="2880" w:hanging="360"/>
      </w:pPr>
      <w:rPr>
        <w:rFonts w:hint="default" w:ascii="Symbol" w:hAnsi="Symbol"/>
      </w:rPr>
    </w:lvl>
    <w:lvl w:ilvl="4" w:tplc="D2D0FEE2">
      <w:start w:val="1"/>
      <w:numFmt w:val="bullet"/>
      <w:lvlText w:val="o"/>
      <w:lvlJc w:val="left"/>
      <w:pPr>
        <w:ind w:left="3600" w:hanging="360"/>
      </w:pPr>
      <w:rPr>
        <w:rFonts w:hint="default" w:ascii="Courier New" w:hAnsi="Courier New"/>
      </w:rPr>
    </w:lvl>
    <w:lvl w:ilvl="5" w:tplc="D32A858A">
      <w:start w:val="1"/>
      <w:numFmt w:val="bullet"/>
      <w:lvlText w:val=""/>
      <w:lvlJc w:val="left"/>
      <w:pPr>
        <w:ind w:left="4320" w:hanging="360"/>
      </w:pPr>
      <w:rPr>
        <w:rFonts w:hint="default" w:ascii="Wingdings" w:hAnsi="Wingdings"/>
      </w:rPr>
    </w:lvl>
    <w:lvl w:ilvl="6" w:tplc="69845BDE">
      <w:start w:val="1"/>
      <w:numFmt w:val="bullet"/>
      <w:lvlText w:val=""/>
      <w:lvlJc w:val="left"/>
      <w:pPr>
        <w:ind w:left="5040" w:hanging="360"/>
      </w:pPr>
      <w:rPr>
        <w:rFonts w:hint="default" w:ascii="Symbol" w:hAnsi="Symbol"/>
      </w:rPr>
    </w:lvl>
    <w:lvl w:ilvl="7" w:tplc="CAE2F95A">
      <w:start w:val="1"/>
      <w:numFmt w:val="bullet"/>
      <w:lvlText w:val="o"/>
      <w:lvlJc w:val="left"/>
      <w:pPr>
        <w:ind w:left="5760" w:hanging="360"/>
      </w:pPr>
      <w:rPr>
        <w:rFonts w:hint="default" w:ascii="Courier New" w:hAnsi="Courier New"/>
      </w:rPr>
    </w:lvl>
    <w:lvl w:ilvl="8" w:tplc="A77E1F76">
      <w:start w:val="1"/>
      <w:numFmt w:val="bullet"/>
      <w:lvlText w:val=""/>
      <w:lvlJc w:val="left"/>
      <w:pPr>
        <w:ind w:left="6480" w:hanging="360"/>
      </w:pPr>
      <w:rPr>
        <w:rFonts w:hint="default" w:ascii="Wingdings" w:hAnsi="Wingdings"/>
      </w:rPr>
    </w:lvl>
  </w:abstractNum>
  <w:abstractNum w:abstractNumId="134" w15:restartNumberingAfterBreak="0">
    <w:nsid w:val="6AA8DF59"/>
    <w:multiLevelType w:val="hybridMultilevel"/>
    <w:tmpl w:val="B01235B2"/>
    <w:lvl w:ilvl="0" w:tplc="4AE001EA">
      <w:start w:val="1"/>
      <w:numFmt w:val="decimal"/>
      <w:lvlText w:val="%1."/>
      <w:lvlJc w:val="left"/>
      <w:pPr>
        <w:ind w:left="720" w:hanging="360"/>
      </w:pPr>
    </w:lvl>
    <w:lvl w:ilvl="1" w:tplc="D72EB7FE">
      <w:start w:val="1"/>
      <w:numFmt w:val="lowerLetter"/>
      <w:lvlText w:val="%2."/>
      <w:lvlJc w:val="left"/>
      <w:pPr>
        <w:ind w:left="1440" w:hanging="360"/>
      </w:pPr>
    </w:lvl>
    <w:lvl w:ilvl="2" w:tplc="0C6624D8">
      <w:start w:val="1"/>
      <w:numFmt w:val="lowerRoman"/>
      <w:lvlText w:val="%3."/>
      <w:lvlJc w:val="right"/>
      <w:pPr>
        <w:ind w:left="2160" w:hanging="180"/>
      </w:pPr>
    </w:lvl>
    <w:lvl w:ilvl="3" w:tplc="DFF8A886">
      <w:start w:val="1"/>
      <w:numFmt w:val="decimal"/>
      <w:lvlText w:val="%4."/>
      <w:lvlJc w:val="left"/>
      <w:pPr>
        <w:ind w:left="2880" w:hanging="360"/>
      </w:pPr>
    </w:lvl>
    <w:lvl w:ilvl="4" w:tplc="B43E22FE">
      <w:start w:val="1"/>
      <w:numFmt w:val="lowerLetter"/>
      <w:lvlText w:val="%5."/>
      <w:lvlJc w:val="left"/>
      <w:pPr>
        <w:ind w:left="3600" w:hanging="360"/>
      </w:pPr>
    </w:lvl>
    <w:lvl w:ilvl="5" w:tplc="C076E9A8">
      <w:start w:val="1"/>
      <w:numFmt w:val="lowerRoman"/>
      <w:lvlText w:val="%6."/>
      <w:lvlJc w:val="right"/>
      <w:pPr>
        <w:ind w:left="4320" w:hanging="180"/>
      </w:pPr>
    </w:lvl>
    <w:lvl w:ilvl="6" w:tplc="60BA45C4">
      <w:start w:val="1"/>
      <w:numFmt w:val="decimal"/>
      <w:lvlText w:val="%7."/>
      <w:lvlJc w:val="left"/>
      <w:pPr>
        <w:ind w:left="5040" w:hanging="360"/>
      </w:pPr>
    </w:lvl>
    <w:lvl w:ilvl="7" w:tplc="CE88F7E4">
      <w:start w:val="1"/>
      <w:numFmt w:val="lowerLetter"/>
      <w:lvlText w:val="%8."/>
      <w:lvlJc w:val="left"/>
      <w:pPr>
        <w:ind w:left="5760" w:hanging="360"/>
      </w:pPr>
    </w:lvl>
    <w:lvl w:ilvl="8" w:tplc="66B82D46">
      <w:start w:val="1"/>
      <w:numFmt w:val="lowerRoman"/>
      <w:lvlText w:val="%9."/>
      <w:lvlJc w:val="right"/>
      <w:pPr>
        <w:ind w:left="6480" w:hanging="180"/>
      </w:pPr>
    </w:lvl>
  </w:abstractNum>
  <w:abstractNum w:abstractNumId="135" w15:restartNumberingAfterBreak="0">
    <w:nsid w:val="6B04A16F"/>
    <w:multiLevelType w:val="hybridMultilevel"/>
    <w:tmpl w:val="FFFFFFFF"/>
    <w:lvl w:ilvl="0" w:tplc="434620DA">
      <w:start w:val="1"/>
      <w:numFmt w:val="bullet"/>
      <w:lvlText w:val=""/>
      <w:lvlJc w:val="left"/>
      <w:pPr>
        <w:ind w:left="720" w:hanging="360"/>
      </w:pPr>
      <w:rPr>
        <w:rFonts w:hint="default" w:ascii="Symbol" w:hAnsi="Symbol"/>
      </w:rPr>
    </w:lvl>
    <w:lvl w:ilvl="1" w:tplc="AE7C3EBA">
      <w:start w:val="1"/>
      <w:numFmt w:val="bullet"/>
      <w:lvlText w:val="o"/>
      <w:lvlJc w:val="left"/>
      <w:pPr>
        <w:ind w:left="1440" w:hanging="360"/>
      </w:pPr>
      <w:rPr>
        <w:rFonts w:hint="default" w:ascii="Courier New" w:hAnsi="Courier New"/>
      </w:rPr>
    </w:lvl>
    <w:lvl w:ilvl="2" w:tplc="C772065E">
      <w:start w:val="1"/>
      <w:numFmt w:val="bullet"/>
      <w:lvlText w:val=""/>
      <w:lvlJc w:val="left"/>
      <w:pPr>
        <w:ind w:left="2160" w:hanging="360"/>
      </w:pPr>
      <w:rPr>
        <w:rFonts w:hint="default" w:ascii="Wingdings" w:hAnsi="Wingdings"/>
      </w:rPr>
    </w:lvl>
    <w:lvl w:ilvl="3" w:tplc="A7E2298E">
      <w:start w:val="1"/>
      <w:numFmt w:val="bullet"/>
      <w:lvlText w:val=""/>
      <w:lvlJc w:val="left"/>
      <w:pPr>
        <w:ind w:left="2880" w:hanging="360"/>
      </w:pPr>
      <w:rPr>
        <w:rFonts w:hint="default" w:ascii="Symbol" w:hAnsi="Symbol"/>
      </w:rPr>
    </w:lvl>
    <w:lvl w:ilvl="4" w:tplc="96FCD1F0">
      <w:start w:val="1"/>
      <w:numFmt w:val="bullet"/>
      <w:lvlText w:val="o"/>
      <w:lvlJc w:val="left"/>
      <w:pPr>
        <w:ind w:left="3600" w:hanging="360"/>
      </w:pPr>
      <w:rPr>
        <w:rFonts w:hint="default" w:ascii="Courier New" w:hAnsi="Courier New"/>
      </w:rPr>
    </w:lvl>
    <w:lvl w:ilvl="5" w:tplc="720EF75E">
      <w:start w:val="1"/>
      <w:numFmt w:val="bullet"/>
      <w:lvlText w:val=""/>
      <w:lvlJc w:val="left"/>
      <w:pPr>
        <w:ind w:left="4320" w:hanging="360"/>
      </w:pPr>
      <w:rPr>
        <w:rFonts w:hint="default" w:ascii="Wingdings" w:hAnsi="Wingdings"/>
      </w:rPr>
    </w:lvl>
    <w:lvl w:ilvl="6" w:tplc="7AE89E08">
      <w:start w:val="1"/>
      <w:numFmt w:val="bullet"/>
      <w:lvlText w:val=""/>
      <w:lvlJc w:val="left"/>
      <w:pPr>
        <w:ind w:left="5040" w:hanging="360"/>
      </w:pPr>
      <w:rPr>
        <w:rFonts w:hint="default" w:ascii="Symbol" w:hAnsi="Symbol"/>
      </w:rPr>
    </w:lvl>
    <w:lvl w:ilvl="7" w:tplc="1CFC4A98">
      <w:start w:val="1"/>
      <w:numFmt w:val="bullet"/>
      <w:lvlText w:val="o"/>
      <w:lvlJc w:val="left"/>
      <w:pPr>
        <w:ind w:left="5760" w:hanging="360"/>
      </w:pPr>
      <w:rPr>
        <w:rFonts w:hint="default" w:ascii="Courier New" w:hAnsi="Courier New"/>
      </w:rPr>
    </w:lvl>
    <w:lvl w:ilvl="8" w:tplc="3F04FD98">
      <w:start w:val="1"/>
      <w:numFmt w:val="bullet"/>
      <w:lvlText w:val=""/>
      <w:lvlJc w:val="left"/>
      <w:pPr>
        <w:ind w:left="6480" w:hanging="360"/>
      </w:pPr>
      <w:rPr>
        <w:rFonts w:hint="default" w:ascii="Wingdings" w:hAnsi="Wingdings"/>
      </w:rPr>
    </w:lvl>
  </w:abstractNum>
  <w:abstractNum w:abstractNumId="136" w15:restartNumberingAfterBreak="0">
    <w:nsid w:val="6B1BA82C"/>
    <w:multiLevelType w:val="hybridMultilevel"/>
    <w:tmpl w:val="FFFFFFFF"/>
    <w:lvl w:ilvl="0" w:tplc="5BFA2176">
      <w:start w:val="1"/>
      <w:numFmt w:val="bullet"/>
      <w:lvlText w:val=""/>
      <w:lvlJc w:val="left"/>
      <w:pPr>
        <w:ind w:left="720" w:hanging="360"/>
      </w:pPr>
      <w:rPr>
        <w:rFonts w:hint="default" w:ascii="Symbol" w:hAnsi="Symbol"/>
      </w:rPr>
    </w:lvl>
    <w:lvl w:ilvl="1" w:tplc="30E076E4">
      <w:start w:val="1"/>
      <w:numFmt w:val="bullet"/>
      <w:lvlText w:val="o"/>
      <w:lvlJc w:val="left"/>
      <w:pPr>
        <w:ind w:left="1440" w:hanging="360"/>
      </w:pPr>
      <w:rPr>
        <w:rFonts w:hint="default" w:ascii="Courier New" w:hAnsi="Courier New"/>
      </w:rPr>
    </w:lvl>
    <w:lvl w:ilvl="2" w:tplc="8C4CE65A">
      <w:start w:val="1"/>
      <w:numFmt w:val="bullet"/>
      <w:lvlText w:val=""/>
      <w:lvlJc w:val="left"/>
      <w:pPr>
        <w:ind w:left="2160" w:hanging="360"/>
      </w:pPr>
      <w:rPr>
        <w:rFonts w:hint="default" w:ascii="Wingdings" w:hAnsi="Wingdings"/>
      </w:rPr>
    </w:lvl>
    <w:lvl w:ilvl="3" w:tplc="C114CB50">
      <w:start w:val="1"/>
      <w:numFmt w:val="bullet"/>
      <w:lvlText w:val=""/>
      <w:lvlJc w:val="left"/>
      <w:pPr>
        <w:ind w:left="2880" w:hanging="360"/>
      </w:pPr>
      <w:rPr>
        <w:rFonts w:hint="default" w:ascii="Symbol" w:hAnsi="Symbol"/>
      </w:rPr>
    </w:lvl>
    <w:lvl w:ilvl="4" w:tplc="390CFB54">
      <w:start w:val="1"/>
      <w:numFmt w:val="bullet"/>
      <w:lvlText w:val="o"/>
      <w:lvlJc w:val="left"/>
      <w:pPr>
        <w:ind w:left="3600" w:hanging="360"/>
      </w:pPr>
      <w:rPr>
        <w:rFonts w:hint="default" w:ascii="Courier New" w:hAnsi="Courier New"/>
      </w:rPr>
    </w:lvl>
    <w:lvl w:ilvl="5" w:tplc="824C02A6">
      <w:start w:val="1"/>
      <w:numFmt w:val="bullet"/>
      <w:lvlText w:val=""/>
      <w:lvlJc w:val="left"/>
      <w:pPr>
        <w:ind w:left="4320" w:hanging="360"/>
      </w:pPr>
      <w:rPr>
        <w:rFonts w:hint="default" w:ascii="Wingdings" w:hAnsi="Wingdings"/>
      </w:rPr>
    </w:lvl>
    <w:lvl w:ilvl="6" w:tplc="F6A83218">
      <w:start w:val="1"/>
      <w:numFmt w:val="bullet"/>
      <w:lvlText w:val=""/>
      <w:lvlJc w:val="left"/>
      <w:pPr>
        <w:ind w:left="5040" w:hanging="360"/>
      </w:pPr>
      <w:rPr>
        <w:rFonts w:hint="default" w:ascii="Symbol" w:hAnsi="Symbol"/>
      </w:rPr>
    </w:lvl>
    <w:lvl w:ilvl="7" w:tplc="3056AF2A">
      <w:start w:val="1"/>
      <w:numFmt w:val="bullet"/>
      <w:lvlText w:val="o"/>
      <w:lvlJc w:val="left"/>
      <w:pPr>
        <w:ind w:left="5760" w:hanging="360"/>
      </w:pPr>
      <w:rPr>
        <w:rFonts w:hint="default" w:ascii="Courier New" w:hAnsi="Courier New"/>
      </w:rPr>
    </w:lvl>
    <w:lvl w:ilvl="8" w:tplc="7B1A0E4E">
      <w:start w:val="1"/>
      <w:numFmt w:val="bullet"/>
      <w:lvlText w:val=""/>
      <w:lvlJc w:val="left"/>
      <w:pPr>
        <w:ind w:left="6480" w:hanging="360"/>
      </w:pPr>
      <w:rPr>
        <w:rFonts w:hint="default" w:ascii="Wingdings" w:hAnsi="Wingdings"/>
      </w:rPr>
    </w:lvl>
  </w:abstractNum>
  <w:abstractNum w:abstractNumId="137" w15:restartNumberingAfterBreak="0">
    <w:nsid w:val="6B92F19F"/>
    <w:multiLevelType w:val="hybridMultilevel"/>
    <w:tmpl w:val="FFFFFFFF"/>
    <w:lvl w:ilvl="0" w:tplc="346C7AAC">
      <w:start w:val="1"/>
      <w:numFmt w:val="bullet"/>
      <w:lvlText w:val=""/>
      <w:lvlJc w:val="left"/>
      <w:pPr>
        <w:ind w:left="720" w:hanging="360"/>
      </w:pPr>
      <w:rPr>
        <w:rFonts w:hint="default" w:ascii="Symbol" w:hAnsi="Symbol"/>
      </w:rPr>
    </w:lvl>
    <w:lvl w:ilvl="1" w:tplc="B8A08A06">
      <w:start w:val="1"/>
      <w:numFmt w:val="bullet"/>
      <w:lvlText w:val="o"/>
      <w:lvlJc w:val="left"/>
      <w:pPr>
        <w:ind w:left="1440" w:hanging="360"/>
      </w:pPr>
      <w:rPr>
        <w:rFonts w:hint="default" w:ascii="Courier New" w:hAnsi="Courier New"/>
      </w:rPr>
    </w:lvl>
    <w:lvl w:ilvl="2" w:tplc="8BA6E6D0">
      <w:start w:val="1"/>
      <w:numFmt w:val="bullet"/>
      <w:lvlText w:val=""/>
      <w:lvlJc w:val="left"/>
      <w:pPr>
        <w:ind w:left="2160" w:hanging="360"/>
      </w:pPr>
      <w:rPr>
        <w:rFonts w:hint="default" w:ascii="Wingdings" w:hAnsi="Wingdings"/>
      </w:rPr>
    </w:lvl>
    <w:lvl w:ilvl="3" w:tplc="4F8C40C2">
      <w:start w:val="1"/>
      <w:numFmt w:val="bullet"/>
      <w:lvlText w:val=""/>
      <w:lvlJc w:val="left"/>
      <w:pPr>
        <w:ind w:left="2880" w:hanging="360"/>
      </w:pPr>
      <w:rPr>
        <w:rFonts w:hint="default" w:ascii="Symbol" w:hAnsi="Symbol"/>
      </w:rPr>
    </w:lvl>
    <w:lvl w:ilvl="4" w:tplc="DFA68EEA">
      <w:start w:val="1"/>
      <w:numFmt w:val="bullet"/>
      <w:lvlText w:val="o"/>
      <w:lvlJc w:val="left"/>
      <w:pPr>
        <w:ind w:left="3600" w:hanging="360"/>
      </w:pPr>
      <w:rPr>
        <w:rFonts w:hint="default" w:ascii="Courier New" w:hAnsi="Courier New"/>
      </w:rPr>
    </w:lvl>
    <w:lvl w:ilvl="5" w:tplc="0D2E13F6">
      <w:start w:val="1"/>
      <w:numFmt w:val="bullet"/>
      <w:lvlText w:val=""/>
      <w:lvlJc w:val="left"/>
      <w:pPr>
        <w:ind w:left="4320" w:hanging="360"/>
      </w:pPr>
      <w:rPr>
        <w:rFonts w:hint="default" w:ascii="Wingdings" w:hAnsi="Wingdings"/>
      </w:rPr>
    </w:lvl>
    <w:lvl w:ilvl="6" w:tplc="2A149F34">
      <w:start w:val="1"/>
      <w:numFmt w:val="bullet"/>
      <w:lvlText w:val=""/>
      <w:lvlJc w:val="left"/>
      <w:pPr>
        <w:ind w:left="5040" w:hanging="360"/>
      </w:pPr>
      <w:rPr>
        <w:rFonts w:hint="default" w:ascii="Symbol" w:hAnsi="Symbol"/>
      </w:rPr>
    </w:lvl>
    <w:lvl w:ilvl="7" w:tplc="FD9E3368">
      <w:start w:val="1"/>
      <w:numFmt w:val="bullet"/>
      <w:lvlText w:val="o"/>
      <w:lvlJc w:val="left"/>
      <w:pPr>
        <w:ind w:left="5760" w:hanging="360"/>
      </w:pPr>
      <w:rPr>
        <w:rFonts w:hint="default" w:ascii="Courier New" w:hAnsi="Courier New"/>
      </w:rPr>
    </w:lvl>
    <w:lvl w:ilvl="8" w:tplc="6E3A1B8A">
      <w:start w:val="1"/>
      <w:numFmt w:val="bullet"/>
      <w:lvlText w:val=""/>
      <w:lvlJc w:val="left"/>
      <w:pPr>
        <w:ind w:left="6480" w:hanging="360"/>
      </w:pPr>
      <w:rPr>
        <w:rFonts w:hint="default" w:ascii="Wingdings" w:hAnsi="Wingdings"/>
      </w:rPr>
    </w:lvl>
  </w:abstractNum>
  <w:abstractNum w:abstractNumId="138" w15:restartNumberingAfterBreak="0">
    <w:nsid w:val="6C9505ED"/>
    <w:multiLevelType w:val="hybridMultilevel"/>
    <w:tmpl w:val="FFFFFFFF"/>
    <w:lvl w:ilvl="0" w:tplc="798C6CE2">
      <w:start w:val="1"/>
      <w:numFmt w:val="bullet"/>
      <w:lvlText w:val=""/>
      <w:lvlJc w:val="left"/>
      <w:pPr>
        <w:ind w:left="720" w:hanging="360"/>
      </w:pPr>
      <w:rPr>
        <w:rFonts w:hint="default" w:ascii="Symbol" w:hAnsi="Symbol"/>
      </w:rPr>
    </w:lvl>
    <w:lvl w:ilvl="1" w:tplc="8AD81CD8">
      <w:start w:val="1"/>
      <w:numFmt w:val="bullet"/>
      <w:lvlText w:val="o"/>
      <w:lvlJc w:val="left"/>
      <w:pPr>
        <w:ind w:left="1440" w:hanging="360"/>
      </w:pPr>
      <w:rPr>
        <w:rFonts w:hint="default" w:ascii="Courier New" w:hAnsi="Courier New"/>
      </w:rPr>
    </w:lvl>
    <w:lvl w:ilvl="2" w:tplc="F96EA9C8">
      <w:start w:val="1"/>
      <w:numFmt w:val="bullet"/>
      <w:lvlText w:val=""/>
      <w:lvlJc w:val="left"/>
      <w:pPr>
        <w:ind w:left="2160" w:hanging="360"/>
      </w:pPr>
      <w:rPr>
        <w:rFonts w:hint="default" w:ascii="Wingdings" w:hAnsi="Wingdings"/>
      </w:rPr>
    </w:lvl>
    <w:lvl w:ilvl="3" w:tplc="FD7E4E10">
      <w:start w:val="1"/>
      <w:numFmt w:val="bullet"/>
      <w:lvlText w:val=""/>
      <w:lvlJc w:val="left"/>
      <w:pPr>
        <w:ind w:left="2880" w:hanging="360"/>
      </w:pPr>
      <w:rPr>
        <w:rFonts w:hint="default" w:ascii="Symbol" w:hAnsi="Symbol"/>
      </w:rPr>
    </w:lvl>
    <w:lvl w:ilvl="4" w:tplc="5240F648">
      <w:start w:val="1"/>
      <w:numFmt w:val="bullet"/>
      <w:lvlText w:val="o"/>
      <w:lvlJc w:val="left"/>
      <w:pPr>
        <w:ind w:left="3600" w:hanging="360"/>
      </w:pPr>
      <w:rPr>
        <w:rFonts w:hint="default" w:ascii="Courier New" w:hAnsi="Courier New"/>
      </w:rPr>
    </w:lvl>
    <w:lvl w:ilvl="5" w:tplc="E2E6228E">
      <w:start w:val="1"/>
      <w:numFmt w:val="bullet"/>
      <w:lvlText w:val=""/>
      <w:lvlJc w:val="left"/>
      <w:pPr>
        <w:ind w:left="4320" w:hanging="360"/>
      </w:pPr>
      <w:rPr>
        <w:rFonts w:hint="default" w:ascii="Wingdings" w:hAnsi="Wingdings"/>
      </w:rPr>
    </w:lvl>
    <w:lvl w:ilvl="6" w:tplc="1A6AD026">
      <w:start w:val="1"/>
      <w:numFmt w:val="bullet"/>
      <w:lvlText w:val=""/>
      <w:lvlJc w:val="left"/>
      <w:pPr>
        <w:ind w:left="5040" w:hanging="360"/>
      </w:pPr>
      <w:rPr>
        <w:rFonts w:hint="default" w:ascii="Symbol" w:hAnsi="Symbol"/>
      </w:rPr>
    </w:lvl>
    <w:lvl w:ilvl="7" w:tplc="F0884928">
      <w:start w:val="1"/>
      <w:numFmt w:val="bullet"/>
      <w:lvlText w:val="o"/>
      <w:lvlJc w:val="left"/>
      <w:pPr>
        <w:ind w:left="5760" w:hanging="360"/>
      </w:pPr>
      <w:rPr>
        <w:rFonts w:hint="default" w:ascii="Courier New" w:hAnsi="Courier New"/>
      </w:rPr>
    </w:lvl>
    <w:lvl w:ilvl="8" w:tplc="D2D61A54">
      <w:start w:val="1"/>
      <w:numFmt w:val="bullet"/>
      <w:lvlText w:val=""/>
      <w:lvlJc w:val="left"/>
      <w:pPr>
        <w:ind w:left="6480" w:hanging="360"/>
      </w:pPr>
      <w:rPr>
        <w:rFonts w:hint="default" w:ascii="Wingdings" w:hAnsi="Wingdings"/>
      </w:rPr>
    </w:lvl>
  </w:abstractNum>
  <w:abstractNum w:abstractNumId="139" w15:restartNumberingAfterBreak="0">
    <w:nsid w:val="6CA04709"/>
    <w:multiLevelType w:val="hybridMultilevel"/>
    <w:tmpl w:val="2FFC36FC"/>
    <w:lvl w:ilvl="0" w:tplc="EF0673E4">
      <w:start w:val="1"/>
      <w:numFmt w:val="bullet"/>
      <w:lvlText w:val=""/>
      <w:lvlJc w:val="left"/>
      <w:pPr>
        <w:ind w:left="720" w:hanging="360"/>
      </w:pPr>
      <w:rPr>
        <w:rFonts w:hint="default" w:ascii="Symbol" w:hAnsi="Symbol"/>
      </w:rPr>
    </w:lvl>
    <w:lvl w:ilvl="1" w:tplc="72941218">
      <w:start w:val="1"/>
      <w:numFmt w:val="bullet"/>
      <w:lvlText w:val="o"/>
      <w:lvlJc w:val="left"/>
      <w:pPr>
        <w:ind w:left="1440" w:hanging="360"/>
      </w:pPr>
      <w:rPr>
        <w:rFonts w:hint="default" w:ascii="Courier New" w:hAnsi="Courier New"/>
      </w:rPr>
    </w:lvl>
    <w:lvl w:ilvl="2" w:tplc="8DF6B9CE">
      <w:start w:val="1"/>
      <w:numFmt w:val="bullet"/>
      <w:lvlText w:val=""/>
      <w:lvlJc w:val="left"/>
      <w:pPr>
        <w:ind w:left="2160" w:hanging="360"/>
      </w:pPr>
      <w:rPr>
        <w:rFonts w:hint="default" w:ascii="Wingdings" w:hAnsi="Wingdings"/>
      </w:rPr>
    </w:lvl>
    <w:lvl w:ilvl="3" w:tplc="A4B2CE58">
      <w:start w:val="1"/>
      <w:numFmt w:val="bullet"/>
      <w:lvlText w:val=""/>
      <w:lvlJc w:val="left"/>
      <w:pPr>
        <w:ind w:left="2880" w:hanging="360"/>
      </w:pPr>
      <w:rPr>
        <w:rFonts w:hint="default" w:ascii="Symbol" w:hAnsi="Symbol"/>
      </w:rPr>
    </w:lvl>
    <w:lvl w:ilvl="4" w:tplc="C2B633B4">
      <w:start w:val="1"/>
      <w:numFmt w:val="bullet"/>
      <w:lvlText w:val="o"/>
      <w:lvlJc w:val="left"/>
      <w:pPr>
        <w:ind w:left="3600" w:hanging="360"/>
      </w:pPr>
      <w:rPr>
        <w:rFonts w:hint="default" w:ascii="Courier New" w:hAnsi="Courier New"/>
      </w:rPr>
    </w:lvl>
    <w:lvl w:ilvl="5" w:tplc="10BE9BDA">
      <w:start w:val="1"/>
      <w:numFmt w:val="bullet"/>
      <w:lvlText w:val=""/>
      <w:lvlJc w:val="left"/>
      <w:pPr>
        <w:ind w:left="4320" w:hanging="360"/>
      </w:pPr>
      <w:rPr>
        <w:rFonts w:hint="default" w:ascii="Wingdings" w:hAnsi="Wingdings"/>
      </w:rPr>
    </w:lvl>
    <w:lvl w:ilvl="6" w:tplc="6B448CE0">
      <w:start w:val="1"/>
      <w:numFmt w:val="bullet"/>
      <w:lvlText w:val=""/>
      <w:lvlJc w:val="left"/>
      <w:pPr>
        <w:ind w:left="5040" w:hanging="360"/>
      </w:pPr>
      <w:rPr>
        <w:rFonts w:hint="default" w:ascii="Symbol" w:hAnsi="Symbol"/>
      </w:rPr>
    </w:lvl>
    <w:lvl w:ilvl="7" w:tplc="12D266B4">
      <w:start w:val="1"/>
      <w:numFmt w:val="bullet"/>
      <w:lvlText w:val="o"/>
      <w:lvlJc w:val="left"/>
      <w:pPr>
        <w:ind w:left="5760" w:hanging="360"/>
      </w:pPr>
      <w:rPr>
        <w:rFonts w:hint="default" w:ascii="Courier New" w:hAnsi="Courier New"/>
      </w:rPr>
    </w:lvl>
    <w:lvl w:ilvl="8" w:tplc="7218A0B6">
      <w:start w:val="1"/>
      <w:numFmt w:val="bullet"/>
      <w:lvlText w:val=""/>
      <w:lvlJc w:val="left"/>
      <w:pPr>
        <w:ind w:left="6480" w:hanging="360"/>
      </w:pPr>
      <w:rPr>
        <w:rFonts w:hint="default" w:ascii="Wingdings" w:hAnsi="Wingdings"/>
      </w:rPr>
    </w:lvl>
  </w:abstractNum>
  <w:abstractNum w:abstractNumId="140" w15:restartNumberingAfterBreak="0">
    <w:nsid w:val="6D735C89"/>
    <w:multiLevelType w:val="hybridMultilevel"/>
    <w:tmpl w:val="191A3A74"/>
    <w:lvl w:ilvl="0" w:tplc="FEA814AC">
      <w:start w:val="1"/>
      <w:numFmt w:val="decimal"/>
      <w:lvlText w:val="%1."/>
      <w:lvlJc w:val="left"/>
      <w:pPr>
        <w:ind w:left="720" w:hanging="360"/>
      </w:pPr>
    </w:lvl>
    <w:lvl w:ilvl="1" w:tplc="7576BA34">
      <w:start w:val="1"/>
      <w:numFmt w:val="lowerLetter"/>
      <w:lvlText w:val="%2."/>
      <w:lvlJc w:val="left"/>
      <w:pPr>
        <w:ind w:left="1440" w:hanging="360"/>
      </w:pPr>
    </w:lvl>
    <w:lvl w:ilvl="2" w:tplc="140085EE">
      <w:start w:val="1"/>
      <w:numFmt w:val="lowerRoman"/>
      <w:lvlText w:val="%3."/>
      <w:lvlJc w:val="right"/>
      <w:pPr>
        <w:ind w:left="2160" w:hanging="180"/>
      </w:pPr>
    </w:lvl>
    <w:lvl w:ilvl="3" w:tplc="90629198">
      <w:start w:val="1"/>
      <w:numFmt w:val="decimal"/>
      <w:lvlText w:val="%4."/>
      <w:lvlJc w:val="left"/>
      <w:pPr>
        <w:ind w:left="2880" w:hanging="360"/>
      </w:pPr>
    </w:lvl>
    <w:lvl w:ilvl="4" w:tplc="01D21406">
      <w:start w:val="1"/>
      <w:numFmt w:val="lowerLetter"/>
      <w:lvlText w:val="%5."/>
      <w:lvlJc w:val="left"/>
      <w:pPr>
        <w:ind w:left="3600" w:hanging="360"/>
      </w:pPr>
    </w:lvl>
    <w:lvl w:ilvl="5" w:tplc="AE9C1990">
      <w:start w:val="1"/>
      <w:numFmt w:val="lowerRoman"/>
      <w:lvlText w:val="%6."/>
      <w:lvlJc w:val="right"/>
      <w:pPr>
        <w:ind w:left="4320" w:hanging="180"/>
      </w:pPr>
    </w:lvl>
    <w:lvl w:ilvl="6" w:tplc="0D8CF9A4">
      <w:start w:val="1"/>
      <w:numFmt w:val="decimal"/>
      <w:lvlText w:val="%7."/>
      <w:lvlJc w:val="left"/>
      <w:pPr>
        <w:ind w:left="5040" w:hanging="360"/>
      </w:pPr>
    </w:lvl>
    <w:lvl w:ilvl="7" w:tplc="9594B1C6">
      <w:start w:val="1"/>
      <w:numFmt w:val="lowerLetter"/>
      <w:lvlText w:val="%8."/>
      <w:lvlJc w:val="left"/>
      <w:pPr>
        <w:ind w:left="5760" w:hanging="360"/>
      </w:pPr>
    </w:lvl>
    <w:lvl w:ilvl="8" w:tplc="7A62A2D8">
      <w:start w:val="1"/>
      <w:numFmt w:val="lowerRoman"/>
      <w:lvlText w:val="%9."/>
      <w:lvlJc w:val="right"/>
      <w:pPr>
        <w:ind w:left="6480" w:hanging="180"/>
      </w:pPr>
    </w:lvl>
  </w:abstractNum>
  <w:abstractNum w:abstractNumId="141" w15:restartNumberingAfterBreak="0">
    <w:nsid w:val="6DAAA9E0"/>
    <w:multiLevelType w:val="hybridMultilevel"/>
    <w:tmpl w:val="FFFFFFFF"/>
    <w:lvl w:ilvl="0" w:tplc="477A7112">
      <w:start w:val="1"/>
      <w:numFmt w:val="bullet"/>
      <w:lvlText w:val=""/>
      <w:lvlJc w:val="left"/>
      <w:pPr>
        <w:ind w:left="720" w:hanging="360"/>
      </w:pPr>
      <w:rPr>
        <w:rFonts w:hint="default" w:ascii="Symbol" w:hAnsi="Symbol"/>
      </w:rPr>
    </w:lvl>
    <w:lvl w:ilvl="1" w:tplc="27E4C9C6">
      <w:start w:val="1"/>
      <w:numFmt w:val="bullet"/>
      <w:lvlText w:val="o"/>
      <w:lvlJc w:val="left"/>
      <w:pPr>
        <w:ind w:left="1440" w:hanging="360"/>
      </w:pPr>
      <w:rPr>
        <w:rFonts w:hint="default" w:ascii="Courier New" w:hAnsi="Courier New"/>
      </w:rPr>
    </w:lvl>
    <w:lvl w:ilvl="2" w:tplc="33580D14">
      <w:start w:val="1"/>
      <w:numFmt w:val="bullet"/>
      <w:lvlText w:val=""/>
      <w:lvlJc w:val="left"/>
      <w:pPr>
        <w:ind w:left="2160" w:hanging="360"/>
      </w:pPr>
      <w:rPr>
        <w:rFonts w:hint="default" w:ascii="Wingdings" w:hAnsi="Wingdings"/>
      </w:rPr>
    </w:lvl>
    <w:lvl w:ilvl="3" w:tplc="1462581A">
      <w:start w:val="1"/>
      <w:numFmt w:val="bullet"/>
      <w:lvlText w:val=""/>
      <w:lvlJc w:val="left"/>
      <w:pPr>
        <w:ind w:left="2880" w:hanging="360"/>
      </w:pPr>
      <w:rPr>
        <w:rFonts w:hint="default" w:ascii="Symbol" w:hAnsi="Symbol"/>
      </w:rPr>
    </w:lvl>
    <w:lvl w:ilvl="4" w:tplc="4D26114E">
      <w:start w:val="1"/>
      <w:numFmt w:val="bullet"/>
      <w:lvlText w:val="o"/>
      <w:lvlJc w:val="left"/>
      <w:pPr>
        <w:ind w:left="3600" w:hanging="360"/>
      </w:pPr>
      <w:rPr>
        <w:rFonts w:hint="default" w:ascii="Courier New" w:hAnsi="Courier New"/>
      </w:rPr>
    </w:lvl>
    <w:lvl w:ilvl="5" w:tplc="3104F544">
      <w:start w:val="1"/>
      <w:numFmt w:val="bullet"/>
      <w:lvlText w:val=""/>
      <w:lvlJc w:val="left"/>
      <w:pPr>
        <w:ind w:left="4320" w:hanging="360"/>
      </w:pPr>
      <w:rPr>
        <w:rFonts w:hint="default" w:ascii="Wingdings" w:hAnsi="Wingdings"/>
      </w:rPr>
    </w:lvl>
    <w:lvl w:ilvl="6" w:tplc="D1343FB2">
      <w:start w:val="1"/>
      <w:numFmt w:val="bullet"/>
      <w:lvlText w:val=""/>
      <w:lvlJc w:val="left"/>
      <w:pPr>
        <w:ind w:left="5040" w:hanging="360"/>
      </w:pPr>
      <w:rPr>
        <w:rFonts w:hint="default" w:ascii="Symbol" w:hAnsi="Symbol"/>
      </w:rPr>
    </w:lvl>
    <w:lvl w:ilvl="7" w:tplc="EBF0EFA2">
      <w:start w:val="1"/>
      <w:numFmt w:val="bullet"/>
      <w:lvlText w:val="o"/>
      <w:lvlJc w:val="left"/>
      <w:pPr>
        <w:ind w:left="5760" w:hanging="360"/>
      </w:pPr>
      <w:rPr>
        <w:rFonts w:hint="default" w:ascii="Courier New" w:hAnsi="Courier New"/>
      </w:rPr>
    </w:lvl>
    <w:lvl w:ilvl="8" w:tplc="D9426386">
      <w:start w:val="1"/>
      <w:numFmt w:val="bullet"/>
      <w:lvlText w:val=""/>
      <w:lvlJc w:val="left"/>
      <w:pPr>
        <w:ind w:left="6480" w:hanging="360"/>
      </w:pPr>
      <w:rPr>
        <w:rFonts w:hint="default" w:ascii="Wingdings" w:hAnsi="Wingdings"/>
      </w:rPr>
    </w:lvl>
  </w:abstractNum>
  <w:abstractNum w:abstractNumId="142" w15:restartNumberingAfterBreak="0">
    <w:nsid w:val="6F1E3489"/>
    <w:multiLevelType w:val="hybridMultilevel"/>
    <w:tmpl w:val="FFFFFFFF"/>
    <w:lvl w:ilvl="0" w:tplc="BA3AE9C2">
      <w:start w:val="1"/>
      <w:numFmt w:val="bullet"/>
      <w:lvlText w:val=""/>
      <w:lvlJc w:val="left"/>
      <w:pPr>
        <w:ind w:left="720" w:hanging="360"/>
      </w:pPr>
      <w:rPr>
        <w:rFonts w:hint="default" w:ascii="Symbol" w:hAnsi="Symbol"/>
      </w:rPr>
    </w:lvl>
    <w:lvl w:ilvl="1" w:tplc="6D88805C">
      <w:start w:val="1"/>
      <w:numFmt w:val="bullet"/>
      <w:lvlText w:val="o"/>
      <w:lvlJc w:val="left"/>
      <w:pPr>
        <w:ind w:left="1440" w:hanging="360"/>
      </w:pPr>
      <w:rPr>
        <w:rFonts w:hint="default" w:ascii="Courier New" w:hAnsi="Courier New"/>
      </w:rPr>
    </w:lvl>
    <w:lvl w:ilvl="2" w:tplc="DCC4EA2E">
      <w:start w:val="1"/>
      <w:numFmt w:val="bullet"/>
      <w:lvlText w:val=""/>
      <w:lvlJc w:val="left"/>
      <w:pPr>
        <w:ind w:left="2160" w:hanging="360"/>
      </w:pPr>
      <w:rPr>
        <w:rFonts w:hint="default" w:ascii="Wingdings" w:hAnsi="Wingdings"/>
      </w:rPr>
    </w:lvl>
    <w:lvl w:ilvl="3" w:tplc="8640ECE4">
      <w:start w:val="1"/>
      <w:numFmt w:val="bullet"/>
      <w:lvlText w:val=""/>
      <w:lvlJc w:val="left"/>
      <w:pPr>
        <w:ind w:left="2880" w:hanging="360"/>
      </w:pPr>
      <w:rPr>
        <w:rFonts w:hint="default" w:ascii="Symbol" w:hAnsi="Symbol"/>
      </w:rPr>
    </w:lvl>
    <w:lvl w:ilvl="4" w:tplc="9202E060">
      <w:start w:val="1"/>
      <w:numFmt w:val="bullet"/>
      <w:lvlText w:val="o"/>
      <w:lvlJc w:val="left"/>
      <w:pPr>
        <w:ind w:left="3600" w:hanging="360"/>
      </w:pPr>
      <w:rPr>
        <w:rFonts w:hint="default" w:ascii="Courier New" w:hAnsi="Courier New"/>
      </w:rPr>
    </w:lvl>
    <w:lvl w:ilvl="5" w:tplc="7332A6F4">
      <w:start w:val="1"/>
      <w:numFmt w:val="bullet"/>
      <w:lvlText w:val=""/>
      <w:lvlJc w:val="left"/>
      <w:pPr>
        <w:ind w:left="4320" w:hanging="360"/>
      </w:pPr>
      <w:rPr>
        <w:rFonts w:hint="default" w:ascii="Wingdings" w:hAnsi="Wingdings"/>
      </w:rPr>
    </w:lvl>
    <w:lvl w:ilvl="6" w:tplc="77509E76">
      <w:start w:val="1"/>
      <w:numFmt w:val="bullet"/>
      <w:lvlText w:val=""/>
      <w:lvlJc w:val="left"/>
      <w:pPr>
        <w:ind w:left="5040" w:hanging="360"/>
      </w:pPr>
      <w:rPr>
        <w:rFonts w:hint="default" w:ascii="Symbol" w:hAnsi="Symbol"/>
      </w:rPr>
    </w:lvl>
    <w:lvl w:ilvl="7" w:tplc="AC4681AE">
      <w:start w:val="1"/>
      <w:numFmt w:val="bullet"/>
      <w:lvlText w:val="o"/>
      <w:lvlJc w:val="left"/>
      <w:pPr>
        <w:ind w:left="5760" w:hanging="360"/>
      </w:pPr>
      <w:rPr>
        <w:rFonts w:hint="default" w:ascii="Courier New" w:hAnsi="Courier New"/>
      </w:rPr>
    </w:lvl>
    <w:lvl w:ilvl="8" w:tplc="68EA4A7A">
      <w:start w:val="1"/>
      <w:numFmt w:val="bullet"/>
      <w:lvlText w:val=""/>
      <w:lvlJc w:val="left"/>
      <w:pPr>
        <w:ind w:left="6480" w:hanging="360"/>
      </w:pPr>
      <w:rPr>
        <w:rFonts w:hint="default" w:ascii="Wingdings" w:hAnsi="Wingdings"/>
      </w:rPr>
    </w:lvl>
  </w:abstractNum>
  <w:abstractNum w:abstractNumId="143" w15:restartNumberingAfterBreak="0">
    <w:nsid w:val="70DB96DA"/>
    <w:multiLevelType w:val="hybridMultilevel"/>
    <w:tmpl w:val="FFFFFFFF"/>
    <w:lvl w:ilvl="0" w:tplc="30D0E6D2">
      <w:start w:val="1"/>
      <w:numFmt w:val="bullet"/>
      <w:lvlText w:val=""/>
      <w:lvlJc w:val="left"/>
      <w:pPr>
        <w:ind w:left="720" w:hanging="360"/>
      </w:pPr>
      <w:rPr>
        <w:rFonts w:hint="default" w:ascii="Symbol" w:hAnsi="Symbol"/>
      </w:rPr>
    </w:lvl>
    <w:lvl w:ilvl="1" w:tplc="BE960832">
      <w:start w:val="1"/>
      <w:numFmt w:val="bullet"/>
      <w:lvlText w:val="o"/>
      <w:lvlJc w:val="left"/>
      <w:pPr>
        <w:ind w:left="1440" w:hanging="360"/>
      </w:pPr>
      <w:rPr>
        <w:rFonts w:hint="default" w:ascii="Courier New" w:hAnsi="Courier New"/>
      </w:rPr>
    </w:lvl>
    <w:lvl w:ilvl="2" w:tplc="C7A490A6">
      <w:start w:val="1"/>
      <w:numFmt w:val="bullet"/>
      <w:lvlText w:val=""/>
      <w:lvlJc w:val="left"/>
      <w:pPr>
        <w:ind w:left="2160" w:hanging="360"/>
      </w:pPr>
      <w:rPr>
        <w:rFonts w:hint="default" w:ascii="Wingdings" w:hAnsi="Wingdings"/>
      </w:rPr>
    </w:lvl>
    <w:lvl w:ilvl="3" w:tplc="9DE01ED4">
      <w:start w:val="1"/>
      <w:numFmt w:val="bullet"/>
      <w:lvlText w:val=""/>
      <w:lvlJc w:val="left"/>
      <w:pPr>
        <w:ind w:left="2880" w:hanging="360"/>
      </w:pPr>
      <w:rPr>
        <w:rFonts w:hint="default" w:ascii="Symbol" w:hAnsi="Symbol"/>
      </w:rPr>
    </w:lvl>
    <w:lvl w:ilvl="4" w:tplc="13A2AE52">
      <w:start w:val="1"/>
      <w:numFmt w:val="bullet"/>
      <w:lvlText w:val="o"/>
      <w:lvlJc w:val="left"/>
      <w:pPr>
        <w:ind w:left="3600" w:hanging="360"/>
      </w:pPr>
      <w:rPr>
        <w:rFonts w:hint="default" w:ascii="Courier New" w:hAnsi="Courier New"/>
      </w:rPr>
    </w:lvl>
    <w:lvl w:ilvl="5" w:tplc="F1A877D6">
      <w:start w:val="1"/>
      <w:numFmt w:val="bullet"/>
      <w:lvlText w:val=""/>
      <w:lvlJc w:val="left"/>
      <w:pPr>
        <w:ind w:left="4320" w:hanging="360"/>
      </w:pPr>
      <w:rPr>
        <w:rFonts w:hint="default" w:ascii="Wingdings" w:hAnsi="Wingdings"/>
      </w:rPr>
    </w:lvl>
    <w:lvl w:ilvl="6" w:tplc="AEA4533C">
      <w:start w:val="1"/>
      <w:numFmt w:val="bullet"/>
      <w:lvlText w:val=""/>
      <w:lvlJc w:val="left"/>
      <w:pPr>
        <w:ind w:left="5040" w:hanging="360"/>
      </w:pPr>
      <w:rPr>
        <w:rFonts w:hint="default" w:ascii="Symbol" w:hAnsi="Symbol"/>
      </w:rPr>
    </w:lvl>
    <w:lvl w:ilvl="7" w:tplc="BEE4B13A">
      <w:start w:val="1"/>
      <w:numFmt w:val="bullet"/>
      <w:lvlText w:val="o"/>
      <w:lvlJc w:val="left"/>
      <w:pPr>
        <w:ind w:left="5760" w:hanging="360"/>
      </w:pPr>
      <w:rPr>
        <w:rFonts w:hint="default" w:ascii="Courier New" w:hAnsi="Courier New"/>
      </w:rPr>
    </w:lvl>
    <w:lvl w:ilvl="8" w:tplc="8E7E0D0C">
      <w:start w:val="1"/>
      <w:numFmt w:val="bullet"/>
      <w:lvlText w:val=""/>
      <w:lvlJc w:val="left"/>
      <w:pPr>
        <w:ind w:left="6480" w:hanging="360"/>
      </w:pPr>
      <w:rPr>
        <w:rFonts w:hint="default" w:ascii="Wingdings" w:hAnsi="Wingdings"/>
      </w:rPr>
    </w:lvl>
  </w:abstractNum>
  <w:abstractNum w:abstractNumId="144" w15:restartNumberingAfterBreak="0">
    <w:nsid w:val="72C7E09D"/>
    <w:multiLevelType w:val="hybridMultilevel"/>
    <w:tmpl w:val="76CE5BD4"/>
    <w:lvl w:ilvl="0" w:tplc="71BCC162">
      <w:start w:val="1"/>
      <w:numFmt w:val="decimal"/>
      <w:lvlText w:val="%1."/>
      <w:lvlJc w:val="left"/>
      <w:pPr>
        <w:ind w:left="720" w:hanging="360"/>
      </w:pPr>
    </w:lvl>
    <w:lvl w:ilvl="1" w:tplc="772094DE">
      <w:start w:val="1"/>
      <w:numFmt w:val="lowerLetter"/>
      <w:lvlText w:val="%2."/>
      <w:lvlJc w:val="left"/>
      <w:pPr>
        <w:ind w:left="1440" w:hanging="360"/>
      </w:pPr>
    </w:lvl>
    <w:lvl w:ilvl="2" w:tplc="9C8E8F36">
      <w:start w:val="1"/>
      <w:numFmt w:val="lowerRoman"/>
      <w:lvlText w:val="%3."/>
      <w:lvlJc w:val="right"/>
      <w:pPr>
        <w:ind w:left="2160" w:hanging="180"/>
      </w:pPr>
    </w:lvl>
    <w:lvl w:ilvl="3" w:tplc="AE4889CC">
      <w:start w:val="1"/>
      <w:numFmt w:val="decimal"/>
      <w:lvlText w:val="%4."/>
      <w:lvlJc w:val="left"/>
      <w:pPr>
        <w:ind w:left="2880" w:hanging="360"/>
      </w:pPr>
    </w:lvl>
    <w:lvl w:ilvl="4" w:tplc="ED1E3870">
      <w:start w:val="1"/>
      <w:numFmt w:val="lowerLetter"/>
      <w:lvlText w:val="%5."/>
      <w:lvlJc w:val="left"/>
      <w:pPr>
        <w:ind w:left="3600" w:hanging="360"/>
      </w:pPr>
    </w:lvl>
    <w:lvl w:ilvl="5" w:tplc="7F10E508">
      <w:start w:val="1"/>
      <w:numFmt w:val="lowerRoman"/>
      <w:lvlText w:val="%6."/>
      <w:lvlJc w:val="right"/>
      <w:pPr>
        <w:ind w:left="4320" w:hanging="180"/>
      </w:pPr>
    </w:lvl>
    <w:lvl w:ilvl="6" w:tplc="0D0AA9BA">
      <w:start w:val="1"/>
      <w:numFmt w:val="decimal"/>
      <w:lvlText w:val="%7."/>
      <w:lvlJc w:val="left"/>
      <w:pPr>
        <w:ind w:left="5040" w:hanging="360"/>
      </w:pPr>
    </w:lvl>
    <w:lvl w:ilvl="7" w:tplc="B2C0E7E0">
      <w:start w:val="1"/>
      <w:numFmt w:val="lowerLetter"/>
      <w:lvlText w:val="%8."/>
      <w:lvlJc w:val="left"/>
      <w:pPr>
        <w:ind w:left="5760" w:hanging="360"/>
      </w:pPr>
    </w:lvl>
    <w:lvl w:ilvl="8" w:tplc="03A8AC02">
      <w:start w:val="1"/>
      <w:numFmt w:val="lowerRoman"/>
      <w:lvlText w:val="%9."/>
      <w:lvlJc w:val="right"/>
      <w:pPr>
        <w:ind w:left="6480" w:hanging="180"/>
      </w:pPr>
    </w:lvl>
  </w:abstractNum>
  <w:abstractNum w:abstractNumId="145" w15:restartNumberingAfterBreak="0">
    <w:nsid w:val="74CA35F1"/>
    <w:multiLevelType w:val="hybridMultilevel"/>
    <w:tmpl w:val="FFFFFFFF"/>
    <w:lvl w:ilvl="0" w:tplc="1214DAB0">
      <w:start w:val="1"/>
      <w:numFmt w:val="bullet"/>
      <w:lvlText w:val=""/>
      <w:lvlJc w:val="left"/>
      <w:pPr>
        <w:ind w:left="720" w:hanging="360"/>
      </w:pPr>
      <w:rPr>
        <w:rFonts w:hint="default" w:ascii="Symbol" w:hAnsi="Symbol"/>
      </w:rPr>
    </w:lvl>
    <w:lvl w:ilvl="1" w:tplc="1A745CF6">
      <w:start w:val="1"/>
      <w:numFmt w:val="bullet"/>
      <w:lvlText w:val="o"/>
      <w:lvlJc w:val="left"/>
      <w:pPr>
        <w:ind w:left="1440" w:hanging="360"/>
      </w:pPr>
      <w:rPr>
        <w:rFonts w:hint="default" w:ascii="Courier New" w:hAnsi="Courier New"/>
      </w:rPr>
    </w:lvl>
    <w:lvl w:ilvl="2" w:tplc="A41E7EB2">
      <w:start w:val="1"/>
      <w:numFmt w:val="bullet"/>
      <w:lvlText w:val=""/>
      <w:lvlJc w:val="left"/>
      <w:pPr>
        <w:ind w:left="2160" w:hanging="360"/>
      </w:pPr>
      <w:rPr>
        <w:rFonts w:hint="default" w:ascii="Wingdings" w:hAnsi="Wingdings"/>
      </w:rPr>
    </w:lvl>
    <w:lvl w:ilvl="3" w:tplc="FFE6BB0C">
      <w:start w:val="1"/>
      <w:numFmt w:val="bullet"/>
      <w:lvlText w:val=""/>
      <w:lvlJc w:val="left"/>
      <w:pPr>
        <w:ind w:left="2880" w:hanging="360"/>
      </w:pPr>
      <w:rPr>
        <w:rFonts w:hint="default" w:ascii="Symbol" w:hAnsi="Symbol"/>
      </w:rPr>
    </w:lvl>
    <w:lvl w:ilvl="4" w:tplc="56A0B9A6">
      <w:start w:val="1"/>
      <w:numFmt w:val="bullet"/>
      <w:lvlText w:val="o"/>
      <w:lvlJc w:val="left"/>
      <w:pPr>
        <w:ind w:left="3600" w:hanging="360"/>
      </w:pPr>
      <w:rPr>
        <w:rFonts w:hint="default" w:ascii="Courier New" w:hAnsi="Courier New"/>
      </w:rPr>
    </w:lvl>
    <w:lvl w:ilvl="5" w:tplc="8528CCF8">
      <w:start w:val="1"/>
      <w:numFmt w:val="bullet"/>
      <w:lvlText w:val=""/>
      <w:lvlJc w:val="left"/>
      <w:pPr>
        <w:ind w:left="4320" w:hanging="360"/>
      </w:pPr>
      <w:rPr>
        <w:rFonts w:hint="default" w:ascii="Wingdings" w:hAnsi="Wingdings"/>
      </w:rPr>
    </w:lvl>
    <w:lvl w:ilvl="6" w:tplc="C520E20C">
      <w:start w:val="1"/>
      <w:numFmt w:val="bullet"/>
      <w:lvlText w:val=""/>
      <w:lvlJc w:val="left"/>
      <w:pPr>
        <w:ind w:left="5040" w:hanging="360"/>
      </w:pPr>
      <w:rPr>
        <w:rFonts w:hint="default" w:ascii="Symbol" w:hAnsi="Symbol"/>
      </w:rPr>
    </w:lvl>
    <w:lvl w:ilvl="7" w:tplc="6270DC8A">
      <w:start w:val="1"/>
      <w:numFmt w:val="bullet"/>
      <w:lvlText w:val="o"/>
      <w:lvlJc w:val="left"/>
      <w:pPr>
        <w:ind w:left="5760" w:hanging="360"/>
      </w:pPr>
      <w:rPr>
        <w:rFonts w:hint="default" w:ascii="Courier New" w:hAnsi="Courier New"/>
      </w:rPr>
    </w:lvl>
    <w:lvl w:ilvl="8" w:tplc="37B80D18">
      <w:start w:val="1"/>
      <w:numFmt w:val="bullet"/>
      <w:lvlText w:val=""/>
      <w:lvlJc w:val="left"/>
      <w:pPr>
        <w:ind w:left="6480" w:hanging="360"/>
      </w:pPr>
      <w:rPr>
        <w:rFonts w:hint="default" w:ascii="Wingdings" w:hAnsi="Wingdings"/>
      </w:rPr>
    </w:lvl>
  </w:abstractNum>
  <w:abstractNum w:abstractNumId="146" w15:restartNumberingAfterBreak="0">
    <w:nsid w:val="74D06B9D"/>
    <w:multiLevelType w:val="hybridMultilevel"/>
    <w:tmpl w:val="FFFFFFFF"/>
    <w:lvl w:ilvl="0" w:tplc="0F464598">
      <w:start w:val="1"/>
      <w:numFmt w:val="decimal"/>
      <w:lvlText w:val="%1."/>
      <w:lvlJc w:val="left"/>
      <w:pPr>
        <w:ind w:left="720" w:hanging="360"/>
      </w:pPr>
    </w:lvl>
    <w:lvl w:ilvl="1" w:tplc="401E2992">
      <w:start w:val="1"/>
      <w:numFmt w:val="lowerLetter"/>
      <w:lvlText w:val="%2."/>
      <w:lvlJc w:val="left"/>
      <w:pPr>
        <w:ind w:left="1440" w:hanging="360"/>
      </w:pPr>
    </w:lvl>
    <w:lvl w:ilvl="2" w:tplc="1402E1F0">
      <w:start w:val="1"/>
      <w:numFmt w:val="lowerRoman"/>
      <w:lvlText w:val="%3."/>
      <w:lvlJc w:val="right"/>
      <w:pPr>
        <w:ind w:left="2160" w:hanging="180"/>
      </w:pPr>
    </w:lvl>
    <w:lvl w:ilvl="3" w:tplc="474A437A">
      <w:start w:val="1"/>
      <w:numFmt w:val="decimal"/>
      <w:lvlText w:val="%4."/>
      <w:lvlJc w:val="left"/>
      <w:pPr>
        <w:ind w:left="2880" w:hanging="360"/>
      </w:pPr>
    </w:lvl>
    <w:lvl w:ilvl="4" w:tplc="362CAB06">
      <w:start w:val="1"/>
      <w:numFmt w:val="lowerLetter"/>
      <w:lvlText w:val="%5."/>
      <w:lvlJc w:val="left"/>
      <w:pPr>
        <w:ind w:left="3600" w:hanging="360"/>
      </w:pPr>
    </w:lvl>
    <w:lvl w:ilvl="5" w:tplc="8F5C33FA">
      <w:start w:val="1"/>
      <w:numFmt w:val="lowerRoman"/>
      <w:lvlText w:val="%6."/>
      <w:lvlJc w:val="right"/>
      <w:pPr>
        <w:ind w:left="4320" w:hanging="180"/>
      </w:pPr>
    </w:lvl>
    <w:lvl w:ilvl="6" w:tplc="4F10A456">
      <w:start w:val="1"/>
      <w:numFmt w:val="decimal"/>
      <w:lvlText w:val="%7."/>
      <w:lvlJc w:val="left"/>
      <w:pPr>
        <w:ind w:left="5040" w:hanging="360"/>
      </w:pPr>
    </w:lvl>
    <w:lvl w:ilvl="7" w:tplc="E3B0885C">
      <w:start w:val="1"/>
      <w:numFmt w:val="lowerLetter"/>
      <w:lvlText w:val="%8."/>
      <w:lvlJc w:val="left"/>
      <w:pPr>
        <w:ind w:left="5760" w:hanging="360"/>
      </w:pPr>
    </w:lvl>
    <w:lvl w:ilvl="8" w:tplc="9C78575C">
      <w:start w:val="1"/>
      <w:numFmt w:val="lowerRoman"/>
      <w:lvlText w:val="%9."/>
      <w:lvlJc w:val="right"/>
      <w:pPr>
        <w:ind w:left="6480" w:hanging="180"/>
      </w:pPr>
    </w:lvl>
  </w:abstractNum>
  <w:abstractNum w:abstractNumId="147" w15:restartNumberingAfterBreak="0">
    <w:nsid w:val="75D94E1C"/>
    <w:multiLevelType w:val="hybridMultilevel"/>
    <w:tmpl w:val="F6969B1A"/>
    <w:lvl w:ilvl="0" w:tplc="C64E3FAE">
      <w:start w:val="1"/>
      <w:numFmt w:val="bullet"/>
      <w:lvlText w:val=""/>
      <w:lvlJc w:val="left"/>
      <w:pPr>
        <w:ind w:left="1080" w:hanging="360"/>
      </w:pPr>
      <w:rPr>
        <w:rFonts w:hint="default" w:ascii="Symbol" w:hAnsi="Symbol"/>
      </w:rPr>
    </w:lvl>
    <w:lvl w:ilvl="1" w:tplc="49E08C8A">
      <w:start w:val="1"/>
      <w:numFmt w:val="bullet"/>
      <w:lvlText w:val="o"/>
      <w:lvlJc w:val="left"/>
      <w:pPr>
        <w:ind w:left="1800" w:hanging="360"/>
      </w:pPr>
      <w:rPr>
        <w:rFonts w:hint="default" w:ascii="Courier New" w:hAnsi="Courier New"/>
      </w:rPr>
    </w:lvl>
    <w:lvl w:ilvl="2" w:tplc="FA2E61A0">
      <w:start w:val="1"/>
      <w:numFmt w:val="bullet"/>
      <w:lvlText w:val=""/>
      <w:lvlJc w:val="left"/>
      <w:pPr>
        <w:ind w:left="2520" w:hanging="360"/>
      </w:pPr>
      <w:rPr>
        <w:rFonts w:hint="default" w:ascii="Wingdings" w:hAnsi="Wingdings"/>
      </w:rPr>
    </w:lvl>
    <w:lvl w:ilvl="3" w:tplc="A8E4CDC0">
      <w:start w:val="1"/>
      <w:numFmt w:val="bullet"/>
      <w:lvlText w:val=""/>
      <w:lvlJc w:val="left"/>
      <w:pPr>
        <w:ind w:left="3240" w:hanging="360"/>
      </w:pPr>
      <w:rPr>
        <w:rFonts w:hint="default" w:ascii="Symbol" w:hAnsi="Symbol"/>
      </w:rPr>
    </w:lvl>
    <w:lvl w:ilvl="4" w:tplc="BB50A34A">
      <w:start w:val="1"/>
      <w:numFmt w:val="bullet"/>
      <w:lvlText w:val="o"/>
      <w:lvlJc w:val="left"/>
      <w:pPr>
        <w:ind w:left="3960" w:hanging="360"/>
      </w:pPr>
      <w:rPr>
        <w:rFonts w:hint="default" w:ascii="Courier New" w:hAnsi="Courier New"/>
      </w:rPr>
    </w:lvl>
    <w:lvl w:ilvl="5" w:tplc="BA2A87D8">
      <w:start w:val="1"/>
      <w:numFmt w:val="bullet"/>
      <w:lvlText w:val=""/>
      <w:lvlJc w:val="left"/>
      <w:pPr>
        <w:ind w:left="4680" w:hanging="360"/>
      </w:pPr>
      <w:rPr>
        <w:rFonts w:hint="default" w:ascii="Wingdings" w:hAnsi="Wingdings"/>
      </w:rPr>
    </w:lvl>
    <w:lvl w:ilvl="6" w:tplc="D66A1CB8">
      <w:start w:val="1"/>
      <w:numFmt w:val="bullet"/>
      <w:lvlText w:val=""/>
      <w:lvlJc w:val="left"/>
      <w:pPr>
        <w:ind w:left="5400" w:hanging="360"/>
      </w:pPr>
      <w:rPr>
        <w:rFonts w:hint="default" w:ascii="Symbol" w:hAnsi="Symbol"/>
      </w:rPr>
    </w:lvl>
    <w:lvl w:ilvl="7" w:tplc="323479D6">
      <w:start w:val="1"/>
      <w:numFmt w:val="bullet"/>
      <w:lvlText w:val="o"/>
      <w:lvlJc w:val="left"/>
      <w:pPr>
        <w:ind w:left="6120" w:hanging="360"/>
      </w:pPr>
      <w:rPr>
        <w:rFonts w:hint="default" w:ascii="Courier New" w:hAnsi="Courier New"/>
      </w:rPr>
    </w:lvl>
    <w:lvl w:ilvl="8" w:tplc="A154A82C">
      <w:start w:val="1"/>
      <w:numFmt w:val="bullet"/>
      <w:lvlText w:val=""/>
      <w:lvlJc w:val="left"/>
      <w:pPr>
        <w:ind w:left="6840" w:hanging="360"/>
      </w:pPr>
      <w:rPr>
        <w:rFonts w:hint="default" w:ascii="Wingdings" w:hAnsi="Wingdings"/>
      </w:rPr>
    </w:lvl>
  </w:abstractNum>
  <w:abstractNum w:abstractNumId="148" w15:restartNumberingAfterBreak="0">
    <w:nsid w:val="75E21A59"/>
    <w:multiLevelType w:val="hybridMultilevel"/>
    <w:tmpl w:val="FFFFFFFF"/>
    <w:lvl w:ilvl="0" w:tplc="3050BD64">
      <w:start w:val="1"/>
      <w:numFmt w:val="bullet"/>
      <w:lvlText w:val=""/>
      <w:lvlJc w:val="left"/>
      <w:pPr>
        <w:ind w:left="720" w:hanging="360"/>
      </w:pPr>
      <w:rPr>
        <w:rFonts w:hint="default" w:ascii="Symbol" w:hAnsi="Symbol"/>
      </w:rPr>
    </w:lvl>
    <w:lvl w:ilvl="1" w:tplc="3E2C9EE6">
      <w:start w:val="1"/>
      <w:numFmt w:val="bullet"/>
      <w:lvlText w:val="o"/>
      <w:lvlJc w:val="left"/>
      <w:pPr>
        <w:ind w:left="1440" w:hanging="360"/>
      </w:pPr>
      <w:rPr>
        <w:rFonts w:hint="default" w:ascii="Courier New" w:hAnsi="Courier New"/>
      </w:rPr>
    </w:lvl>
    <w:lvl w:ilvl="2" w:tplc="82E40C6C">
      <w:start w:val="1"/>
      <w:numFmt w:val="bullet"/>
      <w:lvlText w:val=""/>
      <w:lvlJc w:val="left"/>
      <w:pPr>
        <w:ind w:left="2160" w:hanging="360"/>
      </w:pPr>
      <w:rPr>
        <w:rFonts w:hint="default" w:ascii="Wingdings" w:hAnsi="Wingdings"/>
      </w:rPr>
    </w:lvl>
    <w:lvl w:ilvl="3" w:tplc="E4E25D84">
      <w:start w:val="1"/>
      <w:numFmt w:val="bullet"/>
      <w:lvlText w:val=""/>
      <w:lvlJc w:val="left"/>
      <w:pPr>
        <w:ind w:left="2880" w:hanging="360"/>
      </w:pPr>
      <w:rPr>
        <w:rFonts w:hint="default" w:ascii="Symbol" w:hAnsi="Symbol"/>
      </w:rPr>
    </w:lvl>
    <w:lvl w:ilvl="4" w:tplc="F2CAB89C">
      <w:start w:val="1"/>
      <w:numFmt w:val="bullet"/>
      <w:lvlText w:val="o"/>
      <w:lvlJc w:val="left"/>
      <w:pPr>
        <w:ind w:left="3600" w:hanging="360"/>
      </w:pPr>
      <w:rPr>
        <w:rFonts w:hint="default" w:ascii="Courier New" w:hAnsi="Courier New"/>
      </w:rPr>
    </w:lvl>
    <w:lvl w:ilvl="5" w:tplc="C4C67322">
      <w:start w:val="1"/>
      <w:numFmt w:val="bullet"/>
      <w:lvlText w:val=""/>
      <w:lvlJc w:val="left"/>
      <w:pPr>
        <w:ind w:left="4320" w:hanging="360"/>
      </w:pPr>
      <w:rPr>
        <w:rFonts w:hint="default" w:ascii="Wingdings" w:hAnsi="Wingdings"/>
      </w:rPr>
    </w:lvl>
    <w:lvl w:ilvl="6" w:tplc="4FE80C42">
      <w:start w:val="1"/>
      <w:numFmt w:val="bullet"/>
      <w:lvlText w:val=""/>
      <w:lvlJc w:val="left"/>
      <w:pPr>
        <w:ind w:left="5040" w:hanging="360"/>
      </w:pPr>
      <w:rPr>
        <w:rFonts w:hint="default" w:ascii="Symbol" w:hAnsi="Symbol"/>
      </w:rPr>
    </w:lvl>
    <w:lvl w:ilvl="7" w:tplc="8F843848">
      <w:start w:val="1"/>
      <w:numFmt w:val="bullet"/>
      <w:lvlText w:val="o"/>
      <w:lvlJc w:val="left"/>
      <w:pPr>
        <w:ind w:left="5760" w:hanging="360"/>
      </w:pPr>
      <w:rPr>
        <w:rFonts w:hint="default" w:ascii="Courier New" w:hAnsi="Courier New"/>
      </w:rPr>
    </w:lvl>
    <w:lvl w:ilvl="8" w:tplc="8BA47D0C">
      <w:start w:val="1"/>
      <w:numFmt w:val="bullet"/>
      <w:lvlText w:val=""/>
      <w:lvlJc w:val="left"/>
      <w:pPr>
        <w:ind w:left="6480" w:hanging="360"/>
      </w:pPr>
      <w:rPr>
        <w:rFonts w:hint="default" w:ascii="Wingdings" w:hAnsi="Wingdings"/>
      </w:rPr>
    </w:lvl>
  </w:abstractNum>
  <w:abstractNum w:abstractNumId="149" w15:restartNumberingAfterBreak="0">
    <w:nsid w:val="7683BC58"/>
    <w:multiLevelType w:val="hybridMultilevel"/>
    <w:tmpl w:val="FFFFFFFF"/>
    <w:lvl w:ilvl="0" w:tplc="F6884AC6">
      <w:start w:val="2"/>
      <w:numFmt w:val="decimal"/>
      <w:lvlText w:val="%1."/>
      <w:lvlJc w:val="left"/>
      <w:pPr>
        <w:ind w:left="720" w:hanging="360"/>
      </w:pPr>
    </w:lvl>
    <w:lvl w:ilvl="1" w:tplc="18A83D64">
      <w:start w:val="1"/>
      <w:numFmt w:val="lowerLetter"/>
      <w:lvlText w:val="%2."/>
      <w:lvlJc w:val="left"/>
      <w:pPr>
        <w:ind w:left="1440" w:hanging="360"/>
      </w:pPr>
    </w:lvl>
    <w:lvl w:ilvl="2" w:tplc="8A4ADDC6">
      <w:start w:val="1"/>
      <w:numFmt w:val="lowerRoman"/>
      <w:lvlText w:val="%3."/>
      <w:lvlJc w:val="right"/>
      <w:pPr>
        <w:ind w:left="2160" w:hanging="180"/>
      </w:pPr>
    </w:lvl>
    <w:lvl w:ilvl="3" w:tplc="7F787AF4">
      <w:start w:val="1"/>
      <w:numFmt w:val="decimal"/>
      <w:lvlText w:val="%4."/>
      <w:lvlJc w:val="left"/>
      <w:pPr>
        <w:ind w:left="2880" w:hanging="360"/>
      </w:pPr>
    </w:lvl>
    <w:lvl w:ilvl="4" w:tplc="879A8870">
      <w:start w:val="1"/>
      <w:numFmt w:val="lowerLetter"/>
      <w:lvlText w:val="%5."/>
      <w:lvlJc w:val="left"/>
      <w:pPr>
        <w:ind w:left="3600" w:hanging="360"/>
      </w:pPr>
    </w:lvl>
    <w:lvl w:ilvl="5" w:tplc="B04CCBD6">
      <w:start w:val="1"/>
      <w:numFmt w:val="lowerRoman"/>
      <w:lvlText w:val="%6."/>
      <w:lvlJc w:val="right"/>
      <w:pPr>
        <w:ind w:left="4320" w:hanging="180"/>
      </w:pPr>
    </w:lvl>
    <w:lvl w:ilvl="6" w:tplc="6F3488FC">
      <w:start w:val="1"/>
      <w:numFmt w:val="decimal"/>
      <w:lvlText w:val="%7."/>
      <w:lvlJc w:val="left"/>
      <w:pPr>
        <w:ind w:left="5040" w:hanging="360"/>
      </w:pPr>
    </w:lvl>
    <w:lvl w:ilvl="7" w:tplc="D0E6BED6">
      <w:start w:val="1"/>
      <w:numFmt w:val="lowerLetter"/>
      <w:lvlText w:val="%8."/>
      <w:lvlJc w:val="left"/>
      <w:pPr>
        <w:ind w:left="5760" w:hanging="360"/>
      </w:pPr>
    </w:lvl>
    <w:lvl w:ilvl="8" w:tplc="A6B86608">
      <w:start w:val="1"/>
      <w:numFmt w:val="lowerRoman"/>
      <w:lvlText w:val="%9."/>
      <w:lvlJc w:val="right"/>
      <w:pPr>
        <w:ind w:left="6480" w:hanging="180"/>
      </w:pPr>
    </w:lvl>
  </w:abstractNum>
  <w:abstractNum w:abstractNumId="150" w15:restartNumberingAfterBreak="0">
    <w:nsid w:val="77E54687"/>
    <w:multiLevelType w:val="hybridMultilevel"/>
    <w:tmpl w:val="9D3CAC98"/>
    <w:lvl w:ilvl="0" w:tplc="E51856C4">
      <w:start w:val="1"/>
      <w:numFmt w:val="bullet"/>
      <w:lvlText w:val=""/>
      <w:lvlJc w:val="left"/>
      <w:pPr>
        <w:ind w:left="720" w:hanging="360"/>
      </w:pPr>
      <w:rPr>
        <w:rFonts w:hint="default" w:ascii="Symbol" w:hAnsi="Symbol"/>
      </w:rPr>
    </w:lvl>
    <w:lvl w:ilvl="1" w:tplc="0736DFE4">
      <w:start w:val="1"/>
      <w:numFmt w:val="bullet"/>
      <w:lvlText w:val="o"/>
      <w:lvlJc w:val="left"/>
      <w:pPr>
        <w:ind w:left="1440" w:hanging="360"/>
      </w:pPr>
      <w:rPr>
        <w:rFonts w:hint="default" w:ascii="Courier New" w:hAnsi="Courier New"/>
      </w:rPr>
    </w:lvl>
    <w:lvl w:ilvl="2" w:tplc="E576917E">
      <w:start w:val="1"/>
      <w:numFmt w:val="bullet"/>
      <w:lvlText w:val=""/>
      <w:lvlJc w:val="left"/>
      <w:pPr>
        <w:ind w:left="2160" w:hanging="360"/>
      </w:pPr>
      <w:rPr>
        <w:rFonts w:hint="default" w:ascii="Wingdings" w:hAnsi="Wingdings"/>
      </w:rPr>
    </w:lvl>
    <w:lvl w:ilvl="3" w:tplc="2B106920">
      <w:start w:val="1"/>
      <w:numFmt w:val="bullet"/>
      <w:lvlText w:val=""/>
      <w:lvlJc w:val="left"/>
      <w:pPr>
        <w:ind w:left="2880" w:hanging="360"/>
      </w:pPr>
      <w:rPr>
        <w:rFonts w:hint="default" w:ascii="Symbol" w:hAnsi="Symbol"/>
      </w:rPr>
    </w:lvl>
    <w:lvl w:ilvl="4" w:tplc="77A09D86">
      <w:start w:val="1"/>
      <w:numFmt w:val="bullet"/>
      <w:lvlText w:val="o"/>
      <w:lvlJc w:val="left"/>
      <w:pPr>
        <w:ind w:left="3600" w:hanging="360"/>
      </w:pPr>
      <w:rPr>
        <w:rFonts w:hint="default" w:ascii="Courier New" w:hAnsi="Courier New"/>
      </w:rPr>
    </w:lvl>
    <w:lvl w:ilvl="5" w:tplc="A4524AFC">
      <w:start w:val="1"/>
      <w:numFmt w:val="bullet"/>
      <w:lvlText w:val=""/>
      <w:lvlJc w:val="left"/>
      <w:pPr>
        <w:ind w:left="4320" w:hanging="360"/>
      </w:pPr>
      <w:rPr>
        <w:rFonts w:hint="default" w:ascii="Wingdings" w:hAnsi="Wingdings"/>
      </w:rPr>
    </w:lvl>
    <w:lvl w:ilvl="6" w:tplc="2F18130C">
      <w:start w:val="1"/>
      <w:numFmt w:val="bullet"/>
      <w:lvlText w:val=""/>
      <w:lvlJc w:val="left"/>
      <w:pPr>
        <w:ind w:left="5040" w:hanging="360"/>
      </w:pPr>
      <w:rPr>
        <w:rFonts w:hint="default" w:ascii="Symbol" w:hAnsi="Symbol"/>
      </w:rPr>
    </w:lvl>
    <w:lvl w:ilvl="7" w:tplc="2E76E302">
      <w:start w:val="1"/>
      <w:numFmt w:val="bullet"/>
      <w:lvlText w:val="o"/>
      <w:lvlJc w:val="left"/>
      <w:pPr>
        <w:ind w:left="5760" w:hanging="360"/>
      </w:pPr>
      <w:rPr>
        <w:rFonts w:hint="default" w:ascii="Courier New" w:hAnsi="Courier New"/>
      </w:rPr>
    </w:lvl>
    <w:lvl w:ilvl="8" w:tplc="6D06EE52">
      <w:start w:val="1"/>
      <w:numFmt w:val="bullet"/>
      <w:lvlText w:val=""/>
      <w:lvlJc w:val="left"/>
      <w:pPr>
        <w:ind w:left="6480" w:hanging="360"/>
      </w:pPr>
      <w:rPr>
        <w:rFonts w:hint="default" w:ascii="Wingdings" w:hAnsi="Wingdings"/>
      </w:rPr>
    </w:lvl>
  </w:abstractNum>
  <w:abstractNum w:abstractNumId="151" w15:restartNumberingAfterBreak="0">
    <w:nsid w:val="795F4FD5"/>
    <w:multiLevelType w:val="hybridMultilevel"/>
    <w:tmpl w:val="FFFFFFFF"/>
    <w:lvl w:ilvl="0" w:tplc="AAE4A0C4">
      <w:start w:val="1"/>
      <w:numFmt w:val="bullet"/>
      <w:lvlText w:val=""/>
      <w:lvlJc w:val="left"/>
      <w:pPr>
        <w:ind w:left="720" w:hanging="360"/>
      </w:pPr>
      <w:rPr>
        <w:rFonts w:hint="default" w:ascii="Symbol" w:hAnsi="Symbol"/>
      </w:rPr>
    </w:lvl>
    <w:lvl w:ilvl="1" w:tplc="EF9232AE">
      <w:start w:val="1"/>
      <w:numFmt w:val="bullet"/>
      <w:lvlText w:val="o"/>
      <w:lvlJc w:val="left"/>
      <w:pPr>
        <w:ind w:left="1440" w:hanging="360"/>
      </w:pPr>
      <w:rPr>
        <w:rFonts w:hint="default" w:ascii="Courier New" w:hAnsi="Courier New"/>
      </w:rPr>
    </w:lvl>
    <w:lvl w:ilvl="2" w:tplc="90B03956">
      <w:start w:val="1"/>
      <w:numFmt w:val="bullet"/>
      <w:lvlText w:val=""/>
      <w:lvlJc w:val="left"/>
      <w:pPr>
        <w:ind w:left="2160" w:hanging="360"/>
      </w:pPr>
      <w:rPr>
        <w:rFonts w:hint="default" w:ascii="Wingdings" w:hAnsi="Wingdings"/>
      </w:rPr>
    </w:lvl>
    <w:lvl w:ilvl="3" w:tplc="F47007F6">
      <w:start w:val="1"/>
      <w:numFmt w:val="bullet"/>
      <w:lvlText w:val=""/>
      <w:lvlJc w:val="left"/>
      <w:pPr>
        <w:ind w:left="2880" w:hanging="360"/>
      </w:pPr>
      <w:rPr>
        <w:rFonts w:hint="default" w:ascii="Symbol" w:hAnsi="Symbol"/>
      </w:rPr>
    </w:lvl>
    <w:lvl w:ilvl="4" w:tplc="CF14EEFE">
      <w:start w:val="1"/>
      <w:numFmt w:val="bullet"/>
      <w:lvlText w:val="o"/>
      <w:lvlJc w:val="left"/>
      <w:pPr>
        <w:ind w:left="3600" w:hanging="360"/>
      </w:pPr>
      <w:rPr>
        <w:rFonts w:hint="default" w:ascii="Courier New" w:hAnsi="Courier New"/>
      </w:rPr>
    </w:lvl>
    <w:lvl w:ilvl="5" w:tplc="2AF67410">
      <w:start w:val="1"/>
      <w:numFmt w:val="bullet"/>
      <w:lvlText w:val=""/>
      <w:lvlJc w:val="left"/>
      <w:pPr>
        <w:ind w:left="4320" w:hanging="360"/>
      </w:pPr>
      <w:rPr>
        <w:rFonts w:hint="default" w:ascii="Wingdings" w:hAnsi="Wingdings"/>
      </w:rPr>
    </w:lvl>
    <w:lvl w:ilvl="6" w:tplc="1CD46292">
      <w:start w:val="1"/>
      <w:numFmt w:val="bullet"/>
      <w:lvlText w:val=""/>
      <w:lvlJc w:val="left"/>
      <w:pPr>
        <w:ind w:left="5040" w:hanging="360"/>
      </w:pPr>
      <w:rPr>
        <w:rFonts w:hint="default" w:ascii="Symbol" w:hAnsi="Symbol"/>
      </w:rPr>
    </w:lvl>
    <w:lvl w:ilvl="7" w:tplc="F544C826">
      <w:start w:val="1"/>
      <w:numFmt w:val="bullet"/>
      <w:lvlText w:val="o"/>
      <w:lvlJc w:val="left"/>
      <w:pPr>
        <w:ind w:left="5760" w:hanging="360"/>
      </w:pPr>
      <w:rPr>
        <w:rFonts w:hint="default" w:ascii="Courier New" w:hAnsi="Courier New"/>
      </w:rPr>
    </w:lvl>
    <w:lvl w:ilvl="8" w:tplc="FAA4E774">
      <w:start w:val="1"/>
      <w:numFmt w:val="bullet"/>
      <w:lvlText w:val=""/>
      <w:lvlJc w:val="left"/>
      <w:pPr>
        <w:ind w:left="6480" w:hanging="360"/>
      </w:pPr>
      <w:rPr>
        <w:rFonts w:hint="default" w:ascii="Wingdings" w:hAnsi="Wingdings"/>
      </w:rPr>
    </w:lvl>
  </w:abstractNum>
  <w:abstractNum w:abstractNumId="152" w15:restartNumberingAfterBreak="0">
    <w:nsid w:val="79889BE6"/>
    <w:multiLevelType w:val="hybridMultilevel"/>
    <w:tmpl w:val="FFFFFFFF"/>
    <w:lvl w:ilvl="0" w:tplc="62E8DE0A">
      <w:start w:val="1"/>
      <w:numFmt w:val="bullet"/>
      <w:lvlText w:val=""/>
      <w:lvlJc w:val="left"/>
      <w:pPr>
        <w:ind w:left="720" w:hanging="360"/>
      </w:pPr>
      <w:rPr>
        <w:rFonts w:hint="default" w:ascii="Symbol" w:hAnsi="Symbol"/>
      </w:rPr>
    </w:lvl>
    <w:lvl w:ilvl="1" w:tplc="B906B756">
      <w:start w:val="1"/>
      <w:numFmt w:val="bullet"/>
      <w:lvlText w:val="o"/>
      <w:lvlJc w:val="left"/>
      <w:pPr>
        <w:ind w:left="1440" w:hanging="360"/>
      </w:pPr>
      <w:rPr>
        <w:rFonts w:hint="default" w:ascii="Courier New" w:hAnsi="Courier New"/>
      </w:rPr>
    </w:lvl>
    <w:lvl w:ilvl="2" w:tplc="FA9019F6">
      <w:start w:val="1"/>
      <w:numFmt w:val="bullet"/>
      <w:lvlText w:val=""/>
      <w:lvlJc w:val="left"/>
      <w:pPr>
        <w:ind w:left="2160" w:hanging="360"/>
      </w:pPr>
      <w:rPr>
        <w:rFonts w:hint="default" w:ascii="Wingdings" w:hAnsi="Wingdings"/>
      </w:rPr>
    </w:lvl>
    <w:lvl w:ilvl="3" w:tplc="4E2092E4">
      <w:start w:val="1"/>
      <w:numFmt w:val="bullet"/>
      <w:lvlText w:val=""/>
      <w:lvlJc w:val="left"/>
      <w:pPr>
        <w:ind w:left="2880" w:hanging="360"/>
      </w:pPr>
      <w:rPr>
        <w:rFonts w:hint="default" w:ascii="Symbol" w:hAnsi="Symbol"/>
      </w:rPr>
    </w:lvl>
    <w:lvl w:ilvl="4" w:tplc="C9A0A03E">
      <w:start w:val="1"/>
      <w:numFmt w:val="bullet"/>
      <w:lvlText w:val="o"/>
      <w:lvlJc w:val="left"/>
      <w:pPr>
        <w:ind w:left="3600" w:hanging="360"/>
      </w:pPr>
      <w:rPr>
        <w:rFonts w:hint="default" w:ascii="Courier New" w:hAnsi="Courier New"/>
      </w:rPr>
    </w:lvl>
    <w:lvl w:ilvl="5" w:tplc="0D4674F6">
      <w:start w:val="1"/>
      <w:numFmt w:val="bullet"/>
      <w:lvlText w:val=""/>
      <w:lvlJc w:val="left"/>
      <w:pPr>
        <w:ind w:left="4320" w:hanging="360"/>
      </w:pPr>
      <w:rPr>
        <w:rFonts w:hint="default" w:ascii="Wingdings" w:hAnsi="Wingdings"/>
      </w:rPr>
    </w:lvl>
    <w:lvl w:ilvl="6" w:tplc="717C3E78">
      <w:start w:val="1"/>
      <w:numFmt w:val="bullet"/>
      <w:lvlText w:val=""/>
      <w:lvlJc w:val="left"/>
      <w:pPr>
        <w:ind w:left="5040" w:hanging="360"/>
      </w:pPr>
      <w:rPr>
        <w:rFonts w:hint="default" w:ascii="Symbol" w:hAnsi="Symbol"/>
      </w:rPr>
    </w:lvl>
    <w:lvl w:ilvl="7" w:tplc="E368ADCE">
      <w:start w:val="1"/>
      <w:numFmt w:val="bullet"/>
      <w:lvlText w:val="o"/>
      <w:lvlJc w:val="left"/>
      <w:pPr>
        <w:ind w:left="5760" w:hanging="360"/>
      </w:pPr>
      <w:rPr>
        <w:rFonts w:hint="default" w:ascii="Courier New" w:hAnsi="Courier New"/>
      </w:rPr>
    </w:lvl>
    <w:lvl w:ilvl="8" w:tplc="62107B3C">
      <w:start w:val="1"/>
      <w:numFmt w:val="bullet"/>
      <w:lvlText w:val=""/>
      <w:lvlJc w:val="left"/>
      <w:pPr>
        <w:ind w:left="6480" w:hanging="360"/>
      </w:pPr>
      <w:rPr>
        <w:rFonts w:hint="default" w:ascii="Wingdings" w:hAnsi="Wingdings"/>
      </w:rPr>
    </w:lvl>
  </w:abstractNum>
  <w:abstractNum w:abstractNumId="153" w15:restartNumberingAfterBreak="0">
    <w:nsid w:val="7AA8BBA7"/>
    <w:multiLevelType w:val="hybridMultilevel"/>
    <w:tmpl w:val="CAC2FBB6"/>
    <w:lvl w:ilvl="0" w:tplc="0AA83F04">
      <w:start w:val="1"/>
      <w:numFmt w:val="bullet"/>
      <w:lvlText w:val=""/>
      <w:lvlJc w:val="left"/>
      <w:pPr>
        <w:ind w:left="1080" w:hanging="360"/>
      </w:pPr>
      <w:rPr>
        <w:rFonts w:hint="default" w:ascii="Symbol" w:hAnsi="Symbol"/>
      </w:rPr>
    </w:lvl>
    <w:lvl w:ilvl="1" w:tplc="F9A853F4">
      <w:start w:val="1"/>
      <w:numFmt w:val="bullet"/>
      <w:lvlText w:val="o"/>
      <w:lvlJc w:val="left"/>
      <w:pPr>
        <w:ind w:left="1800" w:hanging="360"/>
      </w:pPr>
      <w:rPr>
        <w:rFonts w:hint="default" w:ascii="Courier New" w:hAnsi="Courier New"/>
      </w:rPr>
    </w:lvl>
    <w:lvl w:ilvl="2" w:tplc="211204FE">
      <w:start w:val="1"/>
      <w:numFmt w:val="bullet"/>
      <w:lvlText w:val=""/>
      <w:lvlJc w:val="left"/>
      <w:pPr>
        <w:ind w:left="2520" w:hanging="360"/>
      </w:pPr>
      <w:rPr>
        <w:rFonts w:hint="default" w:ascii="Wingdings" w:hAnsi="Wingdings"/>
      </w:rPr>
    </w:lvl>
    <w:lvl w:ilvl="3" w:tplc="FCFCD7BE">
      <w:start w:val="1"/>
      <w:numFmt w:val="bullet"/>
      <w:lvlText w:val=""/>
      <w:lvlJc w:val="left"/>
      <w:pPr>
        <w:ind w:left="3240" w:hanging="360"/>
      </w:pPr>
      <w:rPr>
        <w:rFonts w:hint="default" w:ascii="Symbol" w:hAnsi="Symbol"/>
      </w:rPr>
    </w:lvl>
    <w:lvl w:ilvl="4" w:tplc="37D42440">
      <w:start w:val="1"/>
      <w:numFmt w:val="bullet"/>
      <w:lvlText w:val="o"/>
      <w:lvlJc w:val="left"/>
      <w:pPr>
        <w:ind w:left="3960" w:hanging="360"/>
      </w:pPr>
      <w:rPr>
        <w:rFonts w:hint="default" w:ascii="Courier New" w:hAnsi="Courier New"/>
      </w:rPr>
    </w:lvl>
    <w:lvl w:ilvl="5" w:tplc="2654B24E">
      <w:start w:val="1"/>
      <w:numFmt w:val="bullet"/>
      <w:lvlText w:val=""/>
      <w:lvlJc w:val="left"/>
      <w:pPr>
        <w:ind w:left="4680" w:hanging="360"/>
      </w:pPr>
      <w:rPr>
        <w:rFonts w:hint="default" w:ascii="Wingdings" w:hAnsi="Wingdings"/>
      </w:rPr>
    </w:lvl>
    <w:lvl w:ilvl="6" w:tplc="E8105124">
      <w:start w:val="1"/>
      <w:numFmt w:val="bullet"/>
      <w:lvlText w:val=""/>
      <w:lvlJc w:val="left"/>
      <w:pPr>
        <w:ind w:left="5400" w:hanging="360"/>
      </w:pPr>
      <w:rPr>
        <w:rFonts w:hint="default" w:ascii="Symbol" w:hAnsi="Symbol"/>
      </w:rPr>
    </w:lvl>
    <w:lvl w:ilvl="7" w:tplc="5638FC46">
      <w:start w:val="1"/>
      <w:numFmt w:val="bullet"/>
      <w:lvlText w:val="o"/>
      <w:lvlJc w:val="left"/>
      <w:pPr>
        <w:ind w:left="6120" w:hanging="360"/>
      </w:pPr>
      <w:rPr>
        <w:rFonts w:hint="default" w:ascii="Courier New" w:hAnsi="Courier New"/>
      </w:rPr>
    </w:lvl>
    <w:lvl w:ilvl="8" w:tplc="931E7784">
      <w:start w:val="1"/>
      <w:numFmt w:val="bullet"/>
      <w:lvlText w:val=""/>
      <w:lvlJc w:val="left"/>
      <w:pPr>
        <w:ind w:left="6840" w:hanging="360"/>
      </w:pPr>
      <w:rPr>
        <w:rFonts w:hint="default" w:ascii="Wingdings" w:hAnsi="Wingdings"/>
      </w:rPr>
    </w:lvl>
  </w:abstractNum>
  <w:abstractNum w:abstractNumId="154" w15:restartNumberingAfterBreak="0">
    <w:nsid w:val="7BD11E1D"/>
    <w:multiLevelType w:val="hybridMultilevel"/>
    <w:tmpl w:val="FFFFFFFF"/>
    <w:lvl w:ilvl="0" w:tplc="0D20E9AA">
      <w:start w:val="1"/>
      <w:numFmt w:val="decimal"/>
      <w:lvlText w:val="%1."/>
      <w:lvlJc w:val="left"/>
      <w:pPr>
        <w:ind w:left="720" w:hanging="360"/>
      </w:pPr>
    </w:lvl>
    <w:lvl w:ilvl="1" w:tplc="C2FE4520">
      <w:start w:val="1"/>
      <w:numFmt w:val="lowerLetter"/>
      <w:lvlText w:val="%2."/>
      <w:lvlJc w:val="left"/>
      <w:pPr>
        <w:ind w:left="1440" w:hanging="360"/>
      </w:pPr>
    </w:lvl>
    <w:lvl w:ilvl="2" w:tplc="4DDC80CA">
      <w:start w:val="1"/>
      <w:numFmt w:val="lowerRoman"/>
      <w:lvlText w:val="%3."/>
      <w:lvlJc w:val="right"/>
      <w:pPr>
        <w:ind w:left="2160" w:hanging="180"/>
      </w:pPr>
    </w:lvl>
    <w:lvl w:ilvl="3" w:tplc="5478E976">
      <w:start w:val="1"/>
      <w:numFmt w:val="decimal"/>
      <w:lvlText w:val="%4."/>
      <w:lvlJc w:val="left"/>
      <w:pPr>
        <w:ind w:left="2880" w:hanging="360"/>
      </w:pPr>
    </w:lvl>
    <w:lvl w:ilvl="4" w:tplc="0F325ABA">
      <w:start w:val="1"/>
      <w:numFmt w:val="lowerLetter"/>
      <w:lvlText w:val="%5."/>
      <w:lvlJc w:val="left"/>
      <w:pPr>
        <w:ind w:left="3600" w:hanging="360"/>
      </w:pPr>
    </w:lvl>
    <w:lvl w:ilvl="5" w:tplc="2266FAF6">
      <w:start w:val="1"/>
      <w:numFmt w:val="lowerRoman"/>
      <w:lvlText w:val="%6."/>
      <w:lvlJc w:val="right"/>
      <w:pPr>
        <w:ind w:left="4320" w:hanging="180"/>
      </w:pPr>
    </w:lvl>
    <w:lvl w:ilvl="6" w:tplc="5810B2D8">
      <w:start w:val="1"/>
      <w:numFmt w:val="decimal"/>
      <w:lvlText w:val="%7."/>
      <w:lvlJc w:val="left"/>
      <w:pPr>
        <w:ind w:left="5040" w:hanging="360"/>
      </w:pPr>
    </w:lvl>
    <w:lvl w:ilvl="7" w:tplc="A968A37E">
      <w:start w:val="1"/>
      <w:numFmt w:val="lowerLetter"/>
      <w:lvlText w:val="%8."/>
      <w:lvlJc w:val="left"/>
      <w:pPr>
        <w:ind w:left="5760" w:hanging="360"/>
      </w:pPr>
    </w:lvl>
    <w:lvl w:ilvl="8" w:tplc="A8E87466">
      <w:start w:val="1"/>
      <w:numFmt w:val="lowerRoman"/>
      <w:lvlText w:val="%9."/>
      <w:lvlJc w:val="right"/>
      <w:pPr>
        <w:ind w:left="6480" w:hanging="180"/>
      </w:pPr>
    </w:lvl>
  </w:abstractNum>
  <w:abstractNum w:abstractNumId="155" w15:restartNumberingAfterBreak="0">
    <w:nsid w:val="7C04536F"/>
    <w:multiLevelType w:val="hybridMultilevel"/>
    <w:tmpl w:val="FFFFFFFF"/>
    <w:lvl w:ilvl="0" w:tplc="C9AEA8D0">
      <w:start w:val="1"/>
      <w:numFmt w:val="bullet"/>
      <w:lvlText w:val=""/>
      <w:lvlJc w:val="left"/>
      <w:pPr>
        <w:ind w:left="720" w:hanging="360"/>
      </w:pPr>
      <w:rPr>
        <w:rFonts w:hint="default" w:ascii="Symbol" w:hAnsi="Symbol"/>
      </w:rPr>
    </w:lvl>
    <w:lvl w:ilvl="1" w:tplc="C4742D58">
      <w:start w:val="1"/>
      <w:numFmt w:val="bullet"/>
      <w:lvlText w:val="o"/>
      <w:lvlJc w:val="left"/>
      <w:pPr>
        <w:ind w:left="1440" w:hanging="360"/>
      </w:pPr>
      <w:rPr>
        <w:rFonts w:hint="default" w:ascii="Courier New" w:hAnsi="Courier New"/>
      </w:rPr>
    </w:lvl>
    <w:lvl w:ilvl="2" w:tplc="DCC02EC4">
      <w:start w:val="1"/>
      <w:numFmt w:val="bullet"/>
      <w:lvlText w:val=""/>
      <w:lvlJc w:val="left"/>
      <w:pPr>
        <w:ind w:left="2160" w:hanging="360"/>
      </w:pPr>
      <w:rPr>
        <w:rFonts w:hint="default" w:ascii="Wingdings" w:hAnsi="Wingdings"/>
      </w:rPr>
    </w:lvl>
    <w:lvl w:ilvl="3" w:tplc="6EB22BD4">
      <w:start w:val="1"/>
      <w:numFmt w:val="bullet"/>
      <w:lvlText w:val=""/>
      <w:lvlJc w:val="left"/>
      <w:pPr>
        <w:ind w:left="2880" w:hanging="360"/>
      </w:pPr>
      <w:rPr>
        <w:rFonts w:hint="default" w:ascii="Symbol" w:hAnsi="Symbol"/>
      </w:rPr>
    </w:lvl>
    <w:lvl w:ilvl="4" w:tplc="E5B633DC">
      <w:start w:val="1"/>
      <w:numFmt w:val="bullet"/>
      <w:lvlText w:val="o"/>
      <w:lvlJc w:val="left"/>
      <w:pPr>
        <w:ind w:left="3600" w:hanging="360"/>
      </w:pPr>
      <w:rPr>
        <w:rFonts w:hint="default" w:ascii="Courier New" w:hAnsi="Courier New"/>
      </w:rPr>
    </w:lvl>
    <w:lvl w:ilvl="5" w:tplc="E34EB526">
      <w:start w:val="1"/>
      <w:numFmt w:val="bullet"/>
      <w:lvlText w:val=""/>
      <w:lvlJc w:val="left"/>
      <w:pPr>
        <w:ind w:left="4320" w:hanging="360"/>
      </w:pPr>
      <w:rPr>
        <w:rFonts w:hint="default" w:ascii="Wingdings" w:hAnsi="Wingdings"/>
      </w:rPr>
    </w:lvl>
    <w:lvl w:ilvl="6" w:tplc="0FF806A4">
      <w:start w:val="1"/>
      <w:numFmt w:val="bullet"/>
      <w:lvlText w:val=""/>
      <w:lvlJc w:val="left"/>
      <w:pPr>
        <w:ind w:left="5040" w:hanging="360"/>
      </w:pPr>
      <w:rPr>
        <w:rFonts w:hint="default" w:ascii="Symbol" w:hAnsi="Symbol"/>
      </w:rPr>
    </w:lvl>
    <w:lvl w:ilvl="7" w:tplc="014C10FA">
      <w:start w:val="1"/>
      <w:numFmt w:val="bullet"/>
      <w:lvlText w:val="o"/>
      <w:lvlJc w:val="left"/>
      <w:pPr>
        <w:ind w:left="5760" w:hanging="360"/>
      </w:pPr>
      <w:rPr>
        <w:rFonts w:hint="default" w:ascii="Courier New" w:hAnsi="Courier New"/>
      </w:rPr>
    </w:lvl>
    <w:lvl w:ilvl="8" w:tplc="826CF824">
      <w:start w:val="1"/>
      <w:numFmt w:val="bullet"/>
      <w:lvlText w:val=""/>
      <w:lvlJc w:val="left"/>
      <w:pPr>
        <w:ind w:left="6480" w:hanging="360"/>
      </w:pPr>
      <w:rPr>
        <w:rFonts w:hint="default" w:ascii="Wingdings" w:hAnsi="Wingdings"/>
      </w:rPr>
    </w:lvl>
  </w:abstractNum>
  <w:abstractNum w:abstractNumId="156" w15:restartNumberingAfterBreak="0">
    <w:nsid w:val="7CE41949"/>
    <w:multiLevelType w:val="hybridMultilevel"/>
    <w:tmpl w:val="FFFFFFFF"/>
    <w:lvl w:ilvl="0" w:tplc="F2347826">
      <w:start w:val="2"/>
      <w:numFmt w:val="decimal"/>
      <w:lvlText w:val="%1."/>
      <w:lvlJc w:val="left"/>
      <w:pPr>
        <w:ind w:left="720" w:hanging="360"/>
      </w:pPr>
    </w:lvl>
    <w:lvl w:ilvl="1" w:tplc="C1822306">
      <w:start w:val="1"/>
      <w:numFmt w:val="lowerLetter"/>
      <w:lvlText w:val="%2."/>
      <w:lvlJc w:val="left"/>
      <w:pPr>
        <w:ind w:left="1440" w:hanging="360"/>
      </w:pPr>
    </w:lvl>
    <w:lvl w:ilvl="2" w:tplc="E85EE0D4">
      <w:start w:val="1"/>
      <w:numFmt w:val="lowerRoman"/>
      <w:lvlText w:val="%3."/>
      <w:lvlJc w:val="right"/>
      <w:pPr>
        <w:ind w:left="2160" w:hanging="180"/>
      </w:pPr>
    </w:lvl>
    <w:lvl w:ilvl="3" w:tplc="A25E6D8E">
      <w:start w:val="1"/>
      <w:numFmt w:val="decimal"/>
      <w:lvlText w:val="%4."/>
      <w:lvlJc w:val="left"/>
      <w:pPr>
        <w:ind w:left="2880" w:hanging="360"/>
      </w:pPr>
    </w:lvl>
    <w:lvl w:ilvl="4" w:tplc="5E2A0E98">
      <w:start w:val="1"/>
      <w:numFmt w:val="lowerLetter"/>
      <w:lvlText w:val="%5."/>
      <w:lvlJc w:val="left"/>
      <w:pPr>
        <w:ind w:left="3600" w:hanging="360"/>
      </w:pPr>
    </w:lvl>
    <w:lvl w:ilvl="5" w:tplc="2922858A">
      <w:start w:val="1"/>
      <w:numFmt w:val="lowerRoman"/>
      <w:lvlText w:val="%6."/>
      <w:lvlJc w:val="right"/>
      <w:pPr>
        <w:ind w:left="4320" w:hanging="180"/>
      </w:pPr>
    </w:lvl>
    <w:lvl w:ilvl="6" w:tplc="680CEBFA">
      <w:start w:val="1"/>
      <w:numFmt w:val="decimal"/>
      <w:lvlText w:val="%7."/>
      <w:lvlJc w:val="left"/>
      <w:pPr>
        <w:ind w:left="5040" w:hanging="360"/>
      </w:pPr>
    </w:lvl>
    <w:lvl w:ilvl="7" w:tplc="8774F4DC">
      <w:start w:val="1"/>
      <w:numFmt w:val="lowerLetter"/>
      <w:lvlText w:val="%8."/>
      <w:lvlJc w:val="left"/>
      <w:pPr>
        <w:ind w:left="5760" w:hanging="360"/>
      </w:pPr>
    </w:lvl>
    <w:lvl w:ilvl="8" w:tplc="558079EE">
      <w:start w:val="1"/>
      <w:numFmt w:val="lowerRoman"/>
      <w:lvlText w:val="%9."/>
      <w:lvlJc w:val="right"/>
      <w:pPr>
        <w:ind w:left="6480" w:hanging="180"/>
      </w:pPr>
    </w:lvl>
  </w:abstractNum>
  <w:abstractNum w:abstractNumId="157" w15:restartNumberingAfterBreak="0">
    <w:nsid w:val="7D4D573D"/>
    <w:multiLevelType w:val="hybridMultilevel"/>
    <w:tmpl w:val="FFFFFFFF"/>
    <w:lvl w:ilvl="0" w:tplc="F49836FA">
      <w:start w:val="1"/>
      <w:numFmt w:val="bullet"/>
      <w:lvlText w:val=""/>
      <w:lvlJc w:val="left"/>
      <w:pPr>
        <w:ind w:left="720" w:hanging="360"/>
      </w:pPr>
      <w:rPr>
        <w:rFonts w:hint="default" w:ascii="Symbol" w:hAnsi="Symbol"/>
      </w:rPr>
    </w:lvl>
    <w:lvl w:ilvl="1" w:tplc="865E45C2">
      <w:start w:val="1"/>
      <w:numFmt w:val="bullet"/>
      <w:lvlText w:val="o"/>
      <w:lvlJc w:val="left"/>
      <w:pPr>
        <w:ind w:left="1440" w:hanging="360"/>
      </w:pPr>
      <w:rPr>
        <w:rFonts w:hint="default" w:ascii="Courier New" w:hAnsi="Courier New"/>
      </w:rPr>
    </w:lvl>
    <w:lvl w:ilvl="2" w:tplc="982A0C9C">
      <w:start w:val="1"/>
      <w:numFmt w:val="bullet"/>
      <w:lvlText w:val=""/>
      <w:lvlJc w:val="left"/>
      <w:pPr>
        <w:ind w:left="2160" w:hanging="360"/>
      </w:pPr>
      <w:rPr>
        <w:rFonts w:hint="default" w:ascii="Wingdings" w:hAnsi="Wingdings"/>
      </w:rPr>
    </w:lvl>
    <w:lvl w:ilvl="3" w:tplc="1C52ECDE">
      <w:start w:val="1"/>
      <w:numFmt w:val="bullet"/>
      <w:lvlText w:val=""/>
      <w:lvlJc w:val="left"/>
      <w:pPr>
        <w:ind w:left="2880" w:hanging="360"/>
      </w:pPr>
      <w:rPr>
        <w:rFonts w:hint="default" w:ascii="Symbol" w:hAnsi="Symbol"/>
      </w:rPr>
    </w:lvl>
    <w:lvl w:ilvl="4" w:tplc="C172DCB6">
      <w:start w:val="1"/>
      <w:numFmt w:val="bullet"/>
      <w:lvlText w:val="o"/>
      <w:lvlJc w:val="left"/>
      <w:pPr>
        <w:ind w:left="3600" w:hanging="360"/>
      </w:pPr>
      <w:rPr>
        <w:rFonts w:hint="default" w:ascii="Courier New" w:hAnsi="Courier New"/>
      </w:rPr>
    </w:lvl>
    <w:lvl w:ilvl="5" w:tplc="E7207540">
      <w:start w:val="1"/>
      <w:numFmt w:val="bullet"/>
      <w:lvlText w:val=""/>
      <w:lvlJc w:val="left"/>
      <w:pPr>
        <w:ind w:left="4320" w:hanging="360"/>
      </w:pPr>
      <w:rPr>
        <w:rFonts w:hint="default" w:ascii="Wingdings" w:hAnsi="Wingdings"/>
      </w:rPr>
    </w:lvl>
    <w:lvl w:ilvl="6" w:tplc="8F761B80">
      <w:start w:val="1"/>
      <w:numFmt w:val="bullet"/>
      <w:lvlText w:val=""/>
      <w:lvlJc w:val="left"/>
      <w:pPr>
        <w:ind w:left="5040" w:hanging="360"/>
      </w:pPr>
      <w:rPr>
        <w:rFonts w:hint="default" w:ascii="Symbol" w:hAnsi="Symbol"/>
      </w:rPr>
    </w:lvl>
    <w:lvl w:ilvl="7" w:tplc="655E2C6A">
      <w:start w:val="1"/>
      <w:numFmt w:val="bullet"/>
      <w:lvlText w:val="o"/>
      <w:lvlJc w:val="left"/>
      <w:pPr>
        <w:ind w:left="5760" w:hanging="360"/>
      </w:pPr>
      <w:rPr>
        <w:rFonts w:hint="default" w:ascii="Courier New" w:hAnsi="Courier New"/>
      </w:rPr>
    </w:lvl>
    <w:lvl w:ilvl="8" w:tplc="4B348706">
      <w:start w:val="1"/>
      <w:numFmt w:val="bullet"/>
      <w:lvlText w:val=""/>
      <w:lvlJc w:val="left"/>
      <w:pPr>
        <w:ind w:left="6480" w:hanging="360"/>
      </w:pPr>
      <w:rPr>
        <w:rFonts w:hint="default" w:ascii="Wingdings" w:hAnsi="Wingdings"/>
      </w:rPr>
    </w:lvl>
  </w:abstractNum>
  <w:abstractNum w:abstractNumId="158" w15:restartNumberingAfterBreak="0">
    <w:nsid w:val="7F7225E1"/>
    <w:multiLevelType w:val="hybridMultilevel"/>
    <w:tmpl w:val="FED623A2"/>
    <w:lvl w:ilvl="0" w:tplc="468CD3A2">
      <w:start w:val="1"/>
      <w:numFmt w:val="bullet"/>
      <w:lvlText w:val=""/>
      <w:lvlJc w:val="left"/>
      <w:pPr>
        <w:ind w:left="720" w:hanging="360"/>
      </w:pPr>
      <w:rPr>
        <w:rFonts w:hint="default" w:ascii="Symbol" w:hAnsi="Symbol"/>
      </w:rPr>
    </w:lvl>
    <w:lvl w:ilvl="1" w:tplc="75329524">
      <w:start w:val="1"/>
      <w:numFmt w:val="bullet"/>
      <w:lvlText w:val="o"/>
      <w:lvlJc w:val="left"/>
      <w:pPr>
        <w:ind w:left="1440" w:hanging="360"/>
      </w:pPr>
      <w:rPr>
        <w:rFonts w:hint="default" w:ascii="Courier New" w:hAnsi="Courier New"/>
      </w:rPr>
    </w:lvl>
    <w:lvl w:ilvl="2" w:tplc="0F1851C8">
      <w:start w:val="1"/>
      <w:numFmt w:val="bullet"/>
      <w:lvlText w:val=""/>
      <w:lvlJc w:val="left"/>
      <w:pPr>
        <w:ind w:left="2160" w:hanging="360"/>
      </w:pPr>
      <w:rPr>
        <w:rFonts w:hint="default" w:ascii="Wingdings" w:hAnsi="Wingdings"/>
      </w:rPr>
    </w:lvl>
    <w:lvl w:ilvl="3" w:tplc="FCD414B6">
      <w:start w:val="1"/>
      <w:numFmt w:val="bullet"/>
      <w:lvlText w:val=""/>
      <w:lvlJc w:val="left"/>
      <w:pPr>
        <w:ind w:left="2880" w:hanging="360"/>
      </w:pPr>
      <w:rPr>
        <w:rFonts w:hint="default" w:ascii="Symbol" w:hAnsi="Symbol"/>
      </w:rPr>
    </w:lvl>
    <w:lvl w:ilvl="4" w:tplc="F4D2E17C">
      <w:start w:val="1"/>
      <w:numFmt w:val="bullet"/>
      <w:lvlText w:val="o"/>
      <w:lvlJc w:val="left"/>
      <w:pPr>
        <w:ind w:left="3600" w:hanging="360"/>
      </w:pPr>
      <w:rPr>
        <w:rFonts w:hint="default" w:ascii="Courier New" w:hAnsi="Courier New"/>
      </w:rPr>
    </w:lvl>
    <w:lvl w:ilvl="5" w:tplc="0FBCF0DE">
      <w:start w:val="1"/>
      <w:numFmt w:val="bullet"/>
      <w:lvlText w:val=""/>
      <w:lvlJc w:val="left"/>
      <w:pPr>
        <w:ind w:left="4320" w:hanging="360"/>
      </w:pPr>
      <w:rPr>
        <w:rFonts w:hint="default" w:ascii="Wingdings" w:hAnsi="Wingdings"/>
      </w:rPr>
    </w:lvl>
    <w:lvl w:ilvl="6" w:tplc="120C9B00">
      <w:start w:val="1"/>
      <w:numFmt w:val="bullet"/>
      <w:lvlText w:val=""/>
      <w:lvlJc w:val="left"/>
      <w:pPr>
        <w:ind w:left="5040" w:hanging="360"/>
      </w:pPr>
      <w:rPr>
        <w:rFonts w:hint="default" w:ascii="Symbol" w:hAnsi="Symbol"/>
      </w:rPr>
    </w:lvl>
    <w:lvl w:ilvl="7" w:tplc="E8EC3ECC">
      <w:start w:val="1"/>
      <w:numFmt w:val="bullet"/>
      <w:lvlText w:val="o"/>
      <w:lvlJc w:val="left"/>
      <w:pPr>
        <w:ind w:left="5760" w:hanging="360"/>
      </w:pPr>
      <w:rPr>
        <w:rFonts w:hint="default" w:ascii="Courier New" w:hAnsi="Courier New"/>
      </w:rPr>
    </w:lvl>
    <w:lvl w:ilvl="8" w:tplc="98940F84">
      <w:start w:val="1"/>
      <w:numFmt w:val="bullet"/>
      <w:lvlText w:val=""/>
      <w:lvlJc w:val="left"/>
      <w:pPr>
        <w:ind w:left="6480" w:hanging="360"/>
      </w:pPr>
      <w:rPr>
        <w:rFonts w:hint="default" w:ascii="Wingdings" w:hAnsi="Wingdings"/>
      </w:rPr>
    </w:lvl>
  </w:abstractNum>
  <w:num w:numId="1" w16cid:durableId="63652965">
    <w:abstractNumId w:val="110"/>
  </w:num>
  <w:num w:numId="2" w16cid:durableId="417487015">
    <w:abstractNumId w:val="68"/>
  </w:num>
  <w:num w:numId="3" w16cid:durableId="1392540436">
    <w:abstractNumId w:val="128"/>
  </w:num>
  <w:num w:numId="4" w16cid:durableId="1378822542">
    <w:abstractNumId w:val="78"/>
  </w:num>
  <w:num w:numId="5" w16cid:durableId="1765416448">
    <w:abstractNumId w:val="79"/>
  </w:num>
  <w:num w:numId="6" w16cid:durableId="582305149">
    <w:abstractNumId w:val="42"/>
  </w:num>
  <w:num w:numId="7" w16cid:durableId="568735151">
    <w:abstractNumId w:val="122"/>
  </w:num>
  <w:num w:numId="8" w16cid:durableId="1760562652">
    <w:abstractNumId w:val="96"/>
  </w:num>
  <w:num w:numId="9" w16cid:durableId="922841616">
    <w:abstractNumId w:val="130"/>
  </w:num>
  <w:num w:numId="10" w16cid:durableId="805393235">
    <w:abstractNumId w:val="10"/>
  </w:num>
  <w:num w:numId="11" w16cid:durableId="1962832492">
    <w:abstractNumId w:val="65"/>
  </w:num>
  <w:num w:numId="12" w16cid:durableId="1867869654">
    <w:abstractNumId w:val="21"/>
  </w:num>
  <w:num w:numId="13" w16cid:durableId="242305347">
    <w:abstractNumId w:val="23"/>
  </w:num>
  <w:num w:numId="14" w16cid:durableId="963777821">
    <w:abstractNumId w:val="104"/>
  </w:num>
  <w:num w:numId="15" w16cid:durableId="975376064">
    <w:abstractNumId w:val="36"/>
  </w:num>
  <w:num w:numId="16" w16cid:durableId="1310090530">
    <w:abstractNumId w:val="76"/>
  </w:num>
  <w:num w:numId="17" w16cid:durableId="145317599">
    <w:abstractNumId w:val="134"/>
  </w:num>
  <w:num w:numId="18" w16cid:durableId="691732669">
    <w:abstractNumId w:val="43"/>
  </w:num>
  <w:num w:numId="19" w16cid:durableId="2018188145">
    <w:abstractNumId w:val="106"/>
  </w:num>
  <w:num w:numId="20" w16cid:durableId="1560554889">
    <w:abstractNumId w:val="11"/>
  </w:num>
  <w:num w:numId="21" w16cid:durableId="1645114192">
    <w:abstractNumId w:val="61"/>
  </w:num>
  <w:num w:numId="22" w16cid:durableId="2020429180">
    <w:abstractNumId w:val="144"/>
  </w:num>
  <w:num w:numId="23" w16cid:durableId="893079285">
    <w:abstractNumId w:val="87"/>
  </w:num>
  <w:num w:numId="24" w16cid:durableId="558170911">
    <w:abstractNumId w:val="70"/>
  </w:num>
  <w:num w:numId="25" w16cid:durableId="1262837682">
    <w:abstractNumId w:val="140"/>
  </w:num>
  <w:num w:numId="26" w16cid:durableId="426460072">
    <w:abstractNumId w:val="113"/>
  </w:num>
  <w:num w:numId="27" w16cid:durableId="1636446029">
    <w:abstractNumId w:val="91"/>
  </w:num>
  <w:num w:numId="28" w16cid:durableId="2010132203">
    <w:abstractNumId w:val="20"/>
  </w:num>
  <w:num w:numId="29" w16cid:durableId="959609130">
    <w:abstractNumId w:val="82"/>
  </w:num>
  <w:num w:numId="30" w16cid:durableId="357699508">
    <w:abstractNumId w:val="101"/>
  </w:num>
  <w:num w:numId="31" w16cid:durableId="1392267664">
    <w:abstractNumId w:val="17"/>
  </w:num>
  <w:num w:numId="32" w16cid:durableId="1916353791">
    <w:abstractNumId w:val="25"/>
  </w:num>
  <w:num w:numId="33" w16cid:durableId="1231767387">
    <w:abstractNumId w:val="4"/>
  </w:num>
  <w:num w:numId="34" w16cid:durableId="205652253">
    <w:abstractNumId w:val="67"/>
  </w:num>
  <w:num w:numId="35" w16cid:durableId="7870196">
    <w:abstractNumId w:val="158"/>
  </w:num>
  <w:num w:numId="36" w16cid:durableId="392626930">
    <w:abstractNumId w:val="1"/>
  </w:num>
  <w:num w:numId="37" w16cid:durableId="1759057743">
    <w:abstractNumId w:val="58"/>
  </w:num>
  <w:num w:numId="38" w16cid:durableId="1781604051">
    <w:abstractNumId w:val="114"/>
  </w:num>
  <w:num w:numId="39" w16cid:durableId="685138320">
    <w:abstractNumId w:val="62"/>
  </w:num>
  <w:num w:numId="40" w16cid:durableId="1130980807">
    <w:abstractNumId w:val="37"/>
  </w:num>
  <w:num w:numId="41" w16cid:durableId="514997173">
    <w:abstractNumId w:val="117"/>
  </w:num>
  <w:num w:numId="42" w16cid:durableId="1152524861">
    <w:abstractNumId w:val="102"/>
  </w:num>
  <w:num w:numId="43" w16cid:durableId="1245338885">
    <w:abstractNumId w:val="45"/>
  </w:num>
  <w:num w:numId="44" w16cid:durableId="1015808826">
    <w:abstractNumId w:val="132"/>
  </w:num>
  <w:num w:numId="45" w16cid:durableId="386563657">
    <w:abstractNumId w:val="14"/>
  </w:num>
  <w:num w:numId="46" w16cid:durableId="1371955826">
    <w:abstractNumId w:val="19"/>
  </w:num>
  <w:num w:numId="47" w16cid:durableId="754323022">
    <w:abstractNumId w:val="56"/>
  </w:num>
  <w:num w:numId="48" w16cid:durableId="2075859339">
    <w:abstractNumId w:val="150"/>
  </w:num>
  <w:num w:numId="49" w16cid:durableId="2088458958">
    <w:abstractNumId w:val="31"/>
  </w:num>
  <w:num w:numId="50" w16cid:durableId="1226262373">
    <w:abstractNumId w:val="90"/>
  </w:num>
  <w:num w:numId="51" w16cid:durableId="7485919">
    <w:abstractNumId w:val="118"/>
  </w:num>
  <w:num w:numId="52" w16cid:durableId="2130784363">
    <w:abstractNumId w:val="15"/>
  </w:num>
  <w:num w:numId="53" w16cid:durableId="1289975503">
    <w:abstractNumId w:val="153"/>
  </w:num>
  <w:num w:numId="54" w16cid:durableId="1138961720">
    <w:abstractNumId w:val="74"/>
  </w:num>
  <w:num w:numId="55" w16cid:durableId="1187215899">
    <w:abstractNumId w:val="28"/>
  </w:num>
  <w:num w:numId="56" w16cid:durableId="379785071">
    <w:abstractNumId w:val="108"/>
  </w:num>
  <w:num w:numId="57" w16cid:durableId="541869085">
    <w:abstractNumId w:val="147"/>
  </w:num>
  <w:num w:numId="58" w16cid:durableId="1822573455">
    <w:abstractNumId w:val="131"/>
  </w:num>
  <w:num w:numId="59" w16cid:durableId="1346588238">
    <w:abstractNumId w:val="139"/>
  </w:num>
  <w:num w:numId="60" w16cid:durableId="232013877">
    <w:abstractNumId w:val="72"/>
  </w:num>
  <w:num w:numId="61" w16cid:durableId="2008511138">
    <w:abstractNumId w:val="49"/>
  </w:num>
  <w:num w:numId="62" w16cid:durableId="151411536">
    <w:abstractNumId w:val="2"/>
  </w:num>
  <w:num w:numId="63" w16cid:durableId="466703842">
    <w:abstractNumId w:val="69"/>
  </w:num>
  <w:num w:numId="64" w16cid:durableId="472135442">
    <w:abstractNumId w:val="123"/>
  </w:num>
  <w:num w:numId="65" w16cid:durableId="608121818">
    <w:abstractNumId w:val="73"/>
  </w:num>
  <w:num w:numId="66" w16cid:durableId="258679504">
    <w:abstractNumId w:val="95"/>
  </w:num>
  <w:num w:numId="67" w16cid:durableId="2058890601">
    <w:abstractNumId w:val="92"/>
  </w:num>
  <w:num w:numId="68" w16cid:durableId="898708320">
    <w:abstractNumId w:val="116"/>
  </w:num>
  <w:num w:numId="69" w16cid:durableId="2104566707">
    <w:abstractNumId w:val="124"/>
  </w:num>
  <w:num w:numId="70" w16cid:durableId="169880186">
    <w:abstractNumId w:val="53"/>
  </w:num>
  <w:num w:numId="71" w16cid:durableId="742147758">
    <w:abstractNumId w:val="146"/>
  </w:num>
  <w:num w:numId="72" w16cid:durableId="489445606">
    <w:abstractNumId w:val="32"/>
  </w:num>
  <w:num w:numId="73" w16cid:durableId="1275089163">
    <w:abstractNumId w:val="145"/>
  </w:num>
  <w:num w:numId="74" w16cid:durableId="2049453816">
    <w:abstractNumId w:val="152"/>
  </w:num>
  <w:num w:numId="75" w16cid:durableId="1303149197">
    <w:abstractNumId w:val="120"/>
  </w:num>
  <w:num w:numId="76" w16cid:durableId="1177231742">
    <w:abstractNumId w:val="75"/>
  </w:num>
  <w:num w:numId="77" w16cid:durableId="1528368735">
    <w:abstractNumId w:val="5"/>
  </w:num>
  <w:num w:numId="78" w16cid:durableId="2002931567">
    <w:abstractNumId w:val="143"/>
  </w:num>
  <w:num w:numId="79" w16cid:durableId="119081905">
    <w:abstractNumId w:val="137"/>
  </w:num>
  <w:num w:numId="80" w16cid:durableId="501629818">
    <w:abstractNumId w:val="89"/>
  </w:num>
  <w:num w:numId="81" w16cid:durableId="1538352639">
    <w:abstractNumId w:val="22"/>
  </w:num>
  <w:num w:numId="82" w16cid:durableId="558856679">
    <w:abstractNumId w:val="50"/>
  </w:num>
  <w:num w:numId="83" w16cid:durableId="1938098400">
    <w:abstractNumId w:val="24"/>
  </w:num>
  <w:num w:numId="84" w16cid:durableId="1878857452">
    <w:abstractNumId w:val="97"/>
  </w:num>
  <w:num w:numId="85" w16cid:durableId="1366977393">
    <w:abstractNumId w:val="133"/>
  </w:num>
  <w:num w:numId="86" w16cid:durableId="549070737">
    <w:abstractNumId w:val="35"/>
  </w:num>
  <w:num w:numId="87" w16cid:durableId="1968778557">
    <w:abstractNumId w:val="107"/>
  </w:num>
  <w:num w:numId="88" w16cid:durableId="962271617">
    <w:abstractNumId w:val="84"/>
  </w:num>
  <w:num w:numId="89" w16cid:durableId="36243158">
    <w:abstractNumId w:val="136"/>
  </w:num>
  <w:num w:numId="90" w16cid:durableId="1542404373">
    <w:abstractNumId w:val="27"/>
  </w:num>
  <w:num w:numId="91" w16cid:durableId="832723807">
    <w:abstractNumId w:val="48"/>
  </w:num>
  <w:num w:numId="92" w16cid:durableId="2054233556">
    <w:abstractNumId w:val="98"/>
  </w:num>
  <w:num w:numId="93" w16cid:durableId="1609195545">
    <w:abstractNumId w:val="41"/>
  </w:num>
  <w:num w:numId="94" w16cid:durableId="1371105569">
    <w:abstractNumId w:val="71"/>
  </w:num>
  <w:num w:numId="95" w16cid:durableId="478571606">
    <w:abstractNumId w:val="64"/>
  </w:num>
  <w:num w:numId="96" w16cid:durableId="2000576795">
    <w:abstractNumId w:val="77"/>
  </w:num>
  <w:num w:numId="97" w16cid:durableId="1168793514">
    <w:abstractNumId w:val="105"/>
  </w:num>
  <w:num w:numId="98" w16cid:durableId="2024086389">
    <w:abstractNumId w:val="127"/>
  </w:num>
  <w:num w:numId="99" w16cid:durableId="441849799">
    <w:abstractNumId w:val="12"/>
  </w:num>
  <w:num w:numId="100" w16cid:durableId="419720819">
    <w:abstractNumId w:val="8"/>
  </w:num>
  <w:num w:numId="101" w16cid:durableId="214509494">
    <w:abstractNumId w:val="13"/>
  </w:num>
  <w:num w:numId="102" w16cid:durableId="1595355802">
    <w:abstractNumId w:val="0"/>
  </w:num>
  <w:num w:numId="103" w16cid:durableId="1691443508">
    <w:abstractNumId w:val="93"/>
  </w:num>
  <w:num w:numId="104" w16cid:durableId="1222212135">
    <w:abstractNumId w:val="157"/>
  </w:num>
  <w:num w:numId="105" w16cid:durableId="1104500725">
    <w:abstractNumId w:val="155"/>
  </w:num>
  <w:num w:numId="106" w16cid:durableId="1215854375">
    <w:abstractNumId w:val="148"/>
  </w:num>
  <w:num w:numId="107" w16cid:durableId="1369909719">
    <w:abstractNumId w:val="54"/>
  </w:num>
  <w:num w:numId="108" w16cid:durableId="354043864">
    <w:abstractNumId w:val="85"/>
  </w:num>
  <w:num w:numId="109" w16cid:durableId="1303847222">
    <w:abstractNumId w:val="135"/>
  </w:num>
  <w:num w:numId="110" w16cid:durableId="1462379226">
    <w:abstractNumId w:val="129"/>
  </w:num>
  <w:num w:numId="111" w16cid:durableId="1602420761">
    <w:abstractNumId w:val="18"/>
  </w:num>
  <w:num w:numId="112" w16cid:durableId="2025402908">
    <w:abstractNumId w:val="80"/>
  </w:num>
  <w:num w:numId="113" w16cid:durableId="577593334">
    <w:abstractNumId w:val="30"/>
  </w:num>
  <w:num w:numId="114" w16cid:durableId="849877119">
    <w:abstractNumId w:val="9"/>
  </w:num>
  <w:num w:numId="115" w16cid:durableId="31347302">
    <w:abstractNumId w:val="46"/>
  </w:num>
  <w:num w:numId="116" w16cid:durableId="1713647365">
    <w:abstractNumId w:val="33"/>
  </w:num>
  <w:num w:numId="117" w16cid:durableId="1347635908">
    <w:abstractNumId w:val="83"/>
  </w:num>
  <w:num w:numId="118" w16cid:durableId="1537428881">
    <w:abstractNumId w:val="3"/>
  </w:num>
  <w:num w:numId="119" w16cid:durableId="1263495180">
    <w:abstractNumId w:val="57"/>
  </w:num>
  <w:num w:numId="120" w16cid:durableId="447892160">
    <w:abstractNumId w:val="154"/>
  </w:num>
  <w:num w:numId="121" w16cid:durableId="557403910">
    <w:abstractNumId w:val="115"/>
  </w:num>
  <w:num w:numId="122" w16cid:durableId="1099065845">
    <w:abstractNumId w:val="55"/>
  </w:num>
  <w:num w:numId="123" w16cid:durableId="169376583">
    <w:abstractNumId w:val="109"/>
  </w:num>
  <w:num w:numId="124" w16cid:durableId="1954704883">
    <w:abstractNumId w:val="26"/>
  </w:num>
  <w:num w:numId="125" w16cid:durableId="386144574">
    <w:abstractNumId w:val="38"/>
  </w:num>
  <w:num w:numId="126" w16cid:durableId="1660379458">
    <w:abstractNumId w:val="81"/>
  </w:num>
  <w:num w:numId="127" w16cid:durableId="1035690718">
    <w:abstractNumId w:val="126"/>
  </w:num>
  <w:num w:numId="128" w16cid:durableId="327246983">
    <w:abstractNumId w:val="141"/>
  </w:num>
  <w:num w:numId="129" w16cid:durableId="1940021078">
    <w:abstractNumId w:val="86"/>
  </w:num>
  <w:num w:numId="130" w16cid:durableId="59712042">
    <w:abstractNumId w:val="29"/>
  </w:num>
  <w:num w:numId="131" w16cid:durableId="437214108">
    <w:abstractNumId w:val="6"/>
  </w:num>
  <w:num w:numId="132" w16cid:durableId="2002657731">
    <w:abstractNumId w:val="138"/>
  </w:num>
  <w:num w:numId="133" w16cid:durableId="1646080632">
    <w:abstractNumId w:val="142"/>
  </w:num>
  <w:num w:numId="134" w16cid:durableId="413093492">
    <w:abstractNumId w:val="121"/>
  </w:num>
  <w:num w:numId="135" w16cid:durableId="170485664">
    <w:abstractNumId w:val="94"/>
  </w:num>
  <w:num w:numId="136" w16cid:durableId="752241116">
    <w:abstractNumId w:val="156"/>
  </w:num>
  <w:num w:numId="137" w16cid:durableId="1983188846">
    <w:abstractNumId w:val="88"/>
  </w:num>
  <w:num w:numId="138" w16cid:durableId="1318722963">
    <w:abstractNumId w:val="40"/>
  </w:num>
  <w:num w:numId="139" w16cid:durableId="956838228">
    <w:abstractNumId w:val="125"/>
  </w:num>
  <w:num w:numId="140" w16cid:durableId="1444106571">
    <w:abstractNumId w:val="59"/>
  </w:num>
  <w:num w:numId="141" w16cid:durableId="708266421">
    <w:abstractNumId w:val="16"/>
  </w:num>
  <w:num w:numId="142" w16cid:durableId="491066612">
    <w:abstractNumId w:val="100"/>
  </w:num>
  <w:num w:numId="143" w16cid:durableId="1198278861">
    <w:abstractNumId w:val="99"/>
  </w:num>
  <w:num w:numId="144" w16cid:durableId="177236757">
    <w:abstractNumId w:val="149"/>
  </w:num>
  <w:num w:numId="145" w16cid:durableId="1791046807">
    <w:abstractNumId w:val="51"/>
  </w:num>
  <w:num w:numId="146" w16cid:durableId="18967803">
    <w:abstractNumId w:val="52"/>
  </w:num>
  <w:num w:numId="147" w16cid:durableId="594752796">
    <w:abstractNumId w:val="111"/>
  </w:num>
  <w:num w:numId="148" w16cid:durableId="222494870">
    <w:abstractNumId w:val="7"/>
  </w:num>
  <w:num w:numId="149" w16cid:durableId="344408120">
    <w:abstractNumId w:val="44"/>
  </w:num>
  <w:num w:numId="150" w16cid:durableId="938679458">
    <w:abstractNumId w:val="60"/>
  </w:num>
  <w:num w:numId="151" w16cid:durableId="1632201601">
    <w:abstractNumId w:val="39"/>
  </w:num>
  <w:num w:numId="152" w16cid:durableId="368335219">
    <w:abstractNumId w:val="47"/>
  </w:num>
  <w:num w:numId="153" w16cid:durableId="1182544792">
    <w:abstractNumId w:val="103"/>
  </w:num>
  <w:num w:numId="154" w16cid:durableId="424573573">
    <w:abstractNumId w:val="112"/>
  </w:num>
  <w:num w:numId="155" w16cid:durableId="1301770051">
    <w:abstractNumId w:val="66"/>
  </w:num>
  <w:num w:numId="156" w16cid:durableId="1750879671">
    <w:abstractNumId w:val="63"/>
  </w:num>
  <w:num w:numId="157" w16cid:durableId="2127381465">
    <w:abstractNumId w:val="34"/>
  </w:num>
  <w:num w:numId="158" w16cid:durableId="1099105395">
    <w:abstractNumId w:val="119"/>
  </w:num>
  <w:num w:numId="159" w16cid:durableId="479617373">
    <w:abstractNumId w:val="151"/>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A1FE52"/>
    <w:rsid w:val="0000209D"/>
    <w:rsid w:val="0000512B"/>
    <w:rsid w:val="000052D7"/>
    <w:rsid w:val="00007041"/>
    <w:rsid w:val="00010F15"/>
    <w:rsid w:val="0001666B"/>
    <w:rsid w:val="000167B4"/>
    <w:rsid w:val="000239C3"/>
    <w:rsid w:val="00024471"/>
    <w:rsid w:val="00025653"/>
    <w:rsid w:val="00025990"/>
    <w:rsid w:val="000261C0"/>
    <w:rsid w:val="00026A66"/>
    <w:rsid w:val="000301BB"/>
    <w:rsid w:val="00030A7A"/>
    <w:rsid w:val="0003669A"/>
    <w:rsid w:val="000378CE"/>
    <w:rsid w:val="00040C7B"/>
    <w:rsid w:val="00041D56"/>
    <w:rsid w:val="00043570"/>
    <w:rsid w:val="00046FB8"/>
    <w:rsid w:val="000556D0"/>
    <w:rsid w:val="00057ADF"/>
    <w:rsid w:val="000621AF"/>
    <w:rsid w:val="0006570C"/>
    <w:rsid w:val="00065A5D"/>
    <w:rsid w:val="000660E2"/>
    <w:rsid w:val="00066408"/>
    <w:rsid w:val="00067C49"/>
    <w:rsid w:val="00072572"/>
    <w:rsid w:val="000804F8"/>
    <w:rsid w:val="00086253"/>
    <w:rsid w:val="00091AC5"/>
    <w:rsid w:val="0009332A"/>
    <w:rsid w:val="00094505"/>
    <w:rsid w:val="00094529"/>
    <w:rsid w:val="000978A5"/>
    <w:rsid w:val="000A03C0"/>
    <w:rsid w:val="000A547D"/>
    <w:rsid w:val="000B011C"/>
    <w:rsid w:val="000B3DFC"/>
    <w:rsid w:val="000B4052"/>
    <w:rsid w:val="000B6F60"/>
    <w:rsid w:val="000B7D28"/>
    <w:rsid w:val="000C1FF1"/>
    <w:rsid w:val="000C20A6"/>
    <w:rsid w:val="000C4DA4"/>
    <w:rsid w:val="000C51C4"/>
    <w:rsid w:val="000C6919"/>
    <w:rsid w:val="000C79B3"/>
    <w:rsid w:val="000D283E"/>
    <w:rsid w:val="000D2E10"/>
    <w:rsid w:val="000D37F0"/>
    <w:rsid w:val="000D3F63"/>
    <w:rsid w:val="000D5E1A"/>
    <w:rsid w:val="000D5FBC"/>
    <w:rsid w:val="000E3708"/>
    <w:rsid w:val="000E5D6C"/>
    <w:rsid w:val="000E7E31"/>
    <w:rsid w:val="000F2774"/>
    <w:rsid w:val="000F5F51"/>
    <w:rsid w:val="00100257"/>
    <w:rsid w:val="001009EF"/>
    <w:rsid w:val="00103253"/>
    <w:rsid w:val="00105BDD"/>
    <w:rsid w:val="00111E7A"/>
    <w:rsid w:val="00114827"/>
    <w:rsid w:val="001156CA"/>
    <w:rsid w:val="001156FE"/>
    <w:rsid w:val="00121792"/>
    <w:rsid w:val="001246E4"/>
    <w:rsid w:val="00125136"/>
    <w:rsid w:val="001260C7"/>
    <w:rsid w:val="001279B2"/>
    <w:rsid w:val="0013204D"/>
    <w:rsid w:val="001328A9"/>
    <w:rsid w:val="00137CFE"/>
    <w:rsid w:val="00141AC8"/>
    <w:rsid w:val="00151113"/>
    <w:rsid w:val="00151A57"/>
    <w:rsid w:val="00154AD0"/>
    <w:rsid w:val="00154D14"/>
    <w:rsid w:val="00162649"/>
    <w:rsid w:val="00163549"/>
    <w:rsid w:val="00164602"/>
    <w:rsid w:val="00164917"/>
    <w:rsid w:val="0016649A"/>
    <w:rsid w:val="001665D4"/>
    <w:rsid w:val="00167DE3"/>
    <w:rsid w:val="001706F8"/>
    <w:rsid w:val="001710F9"/>
    <w:rsid w:val="00171A9C"/>
    <w:rsid w:val="00171C51"/>
    <w:rsid w:val="0018173D"/>
    <w:rsid w:val="00183AC2"/>
    <w:rsid w:val="0018580E"/>
    <w:rsid w:val="00186907"/>
    <w:rsid w:val="00186EC5"/>
    <w:rsid w:val="001878E0"/>
    <w:rsid w:val="00190B1E"/>
    <w:rsid w:val="0019293B"/>
    <w:rsid w:val="00196006"/>
    <w:rsid w:val="001A2DD3"/>
    <w:rsid w:val="001B3871"/>
    <w:rsid w:val="001C093F"/>
    <w:rsid w:val="001C37E7"/>
    <w:rsid w:val="001C396E"/>
    <w:rsid w:val="001D27AF"/>
    <w:rsid w:val="001D2CA2"/>
    <w:rsid w:val="001D2D88"/>
    <w:rsid w:val="001D308F"/>
    <w:rsid w:val="001D5459"/>
    <w:rsid w:val="001D77E6"/>
    <w:rsid w:val="001E0E52"/>
    <w:rsid w:val="001E1D1C"/>
    <w:rsid w:val="001F1A18"/>
    <w:rsid w:val="001F2DD8"/>
    <w:rsid w:val="001F6F25"/>
    <w:rsid w:val="00204680"/>
    <w:rsid w:val="00207543"/>
    <w:rsid w:val="00207E89"/>
    <w:rsid w:val="002102D9"/>
    <w:rsid w:val="00210EC7"/>
    <w:rsid w:val="0021172E"/>
    <w:rsid w:val="00211842"/>
    <w:rsid w:val="00216C97"/>
    <w:rsid w:val="002177E5"/>
    <w:rsid w:val="00222253"/>
    <w:rsid w:val="00232A26"/>
    <w:rsid w:val="00234B40"/>
    <w:rsid w:val="00236002"/>
    <w:rsid w:val="00237CDC"/>
    <w:rsid w:val="00240112"/>
    <w:rsid w:val="002429C3"/>
    <w:rsid w:val="002538D0"/>
    <w:rsid w:val="00254600"/>
    <w:rsid w:val="00254745"/>
    <w:rsid w:val="00254E7E"/>
    <w:rsid w:val="00255425"/>
    <w:rsid w:val="00255C65"/>
    <w:rsid w:val="00260B84"/>
    <w:rsid w:val="00262640"/>
    <w:rsid w:val="00262978"/>
    <w:rsid w:val="002669FB"/>
    <w:rsid w:val="00267304"/>
    <w:rsid w:val="00270A5B"/>
    <w:rsid w:val="002716DF"/>
    <w:rsid w:val="00273397"/>
    <w:rsid w:val="0027365D"/>
    <w:rsid w:val="00273929"/>
    <w:rsid w:val="002750FE"/>
    <w:rsid w:val="00275B38"/>
    <w:rsid w:val="002768C5"/>
    <w:rsid w:val="00282995"/>
    <w:rsid w:val="00282B06"/>
    <w:rsid w:val="0028410D"/>
    <w:rsid w:val="00284169"/>
    <w:rsid w:val="00287243"/>
    <w:rsid w:val="00295F34"/>
    <w:rsid w:val="002A7A93"/>
    <w:rsid w:val="002B10D9"/>
    <w:rsid w:val="002B3F84"/>
    <w:rsid w:val="002B54BF"/>
    <w:rsid w:val="002C175D"/>
    <w:rsid w:val="002C1A73"/>
    <w:rsid w:val="002C3640"/>
    <w:rsid w:val="002C490B"/>
    <w:rsid w:val="002C4D38"/>
    <w:rsid w:val="002D3B6C"/>
    <w:rsid w:val="002D6A88"/>
    <w:rsid w:val="002E0BAE"/>
    <w:rsid w:val="002E46B6"/>
    <w:rsid w:val="002E64FE"/>
    <w:rsid w:val="002F04DA"/>
    <w:rsid w:val="002F44E3"/>
    <w:rsid w:val="002F7A75"/>
    <w:rsid w:val="00317C94"/>
    <w:rsid w:val="00324FAC"/>
    <w:rsid w:val="0033147B"/>
    <w:rsid w:val="003322A6"/>
    <w:rsid w:val="0033506E"/>
    <w:rsid w:val="00337EE6"/>
    <w:rsid w:val="00340291"/>
    <w:rsid w:val="00341677"/>
    <w:rsid w:val="00344FA6"/>
    <w:rsid w:val="00350E90"/>
    <w:rsid w:val="003520E8"/>
    <w:rsid w:val="00353F1E"/>
    <w:rsid w:val="00357B12"/>
    <w:rsid w:val="00361FC2"/>
    <w:rsid w:val="003632BE"/>
    <w:rsid w:val="003632C3"/>
    <w:rsid w:val="003634EF"/>
    <w:rsid w:val="00372272"/>
    <w:rsid w:val="003734C5"/>
    <w:rsid w:val="003739B9"/>
    <w:rsid w:val="00376493"/>
    <w:rsid w:val="00383578"/>
    <w:rsid w:val="0038447A"/>
    <w:rsid w:val="00387017"/>
    <w:rsid w:val="0039169A"/>
    <w:rsid w:val="0039725D"/>
    <w:rsid w:val="003977FC"/>
    <w:rsid w:val="003A115E"/>
    <w:rsid w:val="003A3407"/>
    <w:rsid w:val="003A373A"/>
    <w:rsid w:val="003B268B"/>
    <w:rsid w:val="003B6D96"/>
    <w:rsid w:val="003C0976"/>
    <w:rsid w:val="003C6BF1"/>
    <w:rsid w:val="003D4F53"/>
    <w:rsid w:val="003D50D9"/>
    <w:rsid w:val="003D6958"/>
    <w:rsid w:val="003E0253"/>
    <w:rsid w:val="003E0ECC"/>
    <w:rsid w:val="003E1C5F"/>
    <w:rsid w:val="003E1DDA"/>
    <w:rsid w:val="003E3599"/>
    <w:rsid w:val="003E4F6D"/>
    <w:rsid w:val="003E7066"/>
    <w:rsid w:val="003F28A0"/>
    <w:rsid w:val="003F6E34"/>
    <w:rsid w:val="004003FC"/>
    <w:rsid w:val="004036FC"/>
    <w:rsid w:val="00403A6B"/>
    <w:rsid w:val="00404683"/>
    <w:rsid w:val="00404ABE"/>
    <w:rsid w:val="00404DAF"/>
    <w:rsid w:val="00405BF1"/>
    <w:rsid w:val="00407E9A"/>
    <w:rsid w:val="0041320A"/>
    <w:rsid w:val="004217DD"/>
    <w:rsid w:val="00422816"/>
    <w:rsid w:val="00425541"/>
    <w:rsid w:val="00426AA1"/>
    <w:rsid w:val="0043022A"/>
    <w:rsid w:val="00432E04"/>
    <w:rsid w:val="00432F1B"/>
    <w:rsid w:val="0043300C"/>
    <w:rsid w:val="004337B2"/>
    <w:rsid w:val="004374A7"/>
    <w:rsid w:val="00437CBC"/>
    <w:rsid w:val="0044001C"/>
    <w:rsid w:val="004519CB"/>
    <w:rsid w:val="00451DFE"/>
    <w:rsid w:val="00455524"/>
    <w:rsid w:val="00457BC6"/>
    <w:rsid w:val="00462BED"/>
    <w:rsid w:val="00463501"/>
    <w:rsid w:val="0046520F"/>
    <w:rsid w:val="00467D04"/>
    <w:rsid w:val="00472809"/>
    <w:rsid w:val="00475D17"/>
    <w:rsid w:val="00483A25"/>
    <w:rsid w:val="00484448"/>
    <w:rsid w:val="00485579"/>
    <w:rsid w:val="00490C18"/>
    <w:rsid w:val="00491434"/>
    <w:rsid w:val="0049164D"/>
    <w:rsid w:val="004A3C12"/>
    <w:rsid w:val="004A3F46"/>
    <w:rsid w:val="004A41CB"/>
    <w:rsid w:val="004A518D"/>
    <w:rsid w:val="004A6367"/>
    <w:rsid w:val="004B201D"/>
    <w:rsid w:val="004B5A4B"/>
    <w:rsid w:val="004B7541"/>
    <w:rsid w:val="004C14AC"/>
    <w:rsid w:val="004C28DA"/>
    <w:rsid w:val="004C4883"/>
    <w:rsid w:val="004C6D6D"/>
    <w:rsid w:val="004D1DE5"/>
    <w:rsid w:val="004D2D07"/>
    <w:rsid w:val="004D74AB"/>
    <w:rsid w:val="004E2331"/>
    <w:rsid w:val="004E2795"/>
    <w:rsid w:val="004E2FD6"/>
    <w:rsid w:val="004E53AD"/>
    <w:rsid w:val="004F5A25"/>
    <w:rsid w:val="004F5DED"/>
    <w:rsid w:val="00500A1D"/>
    <w:rsid w:val="00505060"/>
    <w:rsid w:val="0050600B"/>
    <w:rsid w:val="0051019E"/>
    <w:rsid w:val="00514D14"/>
    <w:rsid w:val="0051580A"/>
    <w:rsid w:val="0052251A"/>
    <w:rsid w:val="0052272B"/>
    <w:rsid w:val="005266B9"/>
    <w:rsid w:val="00533D9C"/>
    <w:rsid w:val="00546809"/>
    <w:rsid w:val="00546CC2"/>
    <w:rsid w:val="0054716B"/>
    <w:rsid w:val="00555729"/>
    <w:rsid w:val="00556AA5"/>
    <w:rsid w:val="00557D51"/>
    <w:rsid w:val="005654A9"/>
    <w:rsid w:val="00572856"/>
    <w:rsid w:val="00574AF5"/>
    <w:rsid w:val="00574D55"/>
    <w:rsid w:val="005770E0"/>
    <w:rsid w:val="00580FEC"/>
    <w:rsid w:val="00583D80"/>
    <w:rsid w:val="00584936"/>
    <w:rsid w:val="005933BB"/>
    <w:rsid w:val="00595881"/>
    <w:rsid w:val="00597965"/>
    <w:rsid w:val="005A0BF5"/>
    <w:rsid w:val="005A39A2"/>
    <w:rsid w:val="005A454C"/>
    <w:rsid w:val="005A5599"/>
    <w:rsid w:val="005A6D0E"/>
    <w:rsid w:val="005A72C4"/>
    <w:rsid w:val="005B23AD"/>
    <w:rsid w:val="005B4CC2"/>
    <w:rsid w:val="005B6DB7"/>
    <w:rsid w:val="005C1E43"/>
    <w:rsid w:val="005C4689"/>
    <w:rsid w:val="005C51A4"/>
    <w:rsid w:val="005C5F5A"/>
    <w:rsid w:val="005D1F8E"/>
    <w:rsid w:val="005D238D"/>
    <w:rsid w:val="005D2C1A"/>
    <w:rsid w:val="005E0F71"/>
    <w:rsid w:val="005E1019"/>
    <w:rsid w:val="005E7830"/>
    <w:rsid w:val="005F28E3"/>
    <w:rsid w:val="005F5F9D"/>
    <w:rsid w:val="005F6722"/>
    <w:rsid w:val="005F68B0"/>
    <w:rsid w:val="00601BB9"/>
    <w:rsid w:val="00602239"/>
    <w:rsid w:val="006039B9"/>
    <w:rsid w:val="0060402B"/>
    <w:rsid w:val="00604DE2"/>
    <w:rsid w:val="00604FE0"/>
    <w:rsid w:val="00605F8D"/>
    <w:rsid w:val="006077E9"/>
    <w:rsid w:val="0061161F"/>
    <w:rsid w:val="006120E0"/>
    <w:rsid w:val="00612C44"/>
    <w:rsid w:val="006133B7"/>
    <w:rsid w:val="00615205"/>
    <w:rsid w:val="00622EA4"/>
    <w:rsid w:val="0062653E"/>
    <w:rsid w:val="00626EA4"/>
    <w:rsid w:val="00627DB5"/>
    <w:rsid w:val="006333E3"/>
    <w:rsid w:val="006351B7"/>
    <w:rsid w:val="00641238"/>
    <w:rsid w:val="006425F2"/>
    <w:rsid w:val="00642D54"/>
    <w:rsid w:val="0064685D"/>
    <w:rsid w:val="00650B28"/>
    <w:rsid w:val="00650B91"/>
    <w:rsid w:val="0065397F"/>
    <w:rsid w:val="00656D85"/>
    <w:rsid w:val="0066577C"/>
    <w:rsid w:val="00665F01"/>
    <w:rsid w:val="00667CA0"/>
    <w:rsid w:val="00670362"/>
    <w:rsid w:val="00676CCB"/>
    <w:rsid w:val="006871E5"/>
    <w:rsid w:val="00691537"/>
    <w:rsid w:val="006925F9"/>
    <w:rsid w:val="00692AB7"/>
    <w:rsid w:val="00692F45"/>
    <w:rsid w:val="006943F2"/>
    <w:rsid w:val="00697AD2"/>
    <w:rsid w:val="006A3F94"/>
    <w:rsid w:val="006A439F"/>
    <w:rsid w:val="006B0791"/>
    <w:rsid w:val="006B3326"/>
    <w:rsid w:val="006B429F"/>
    <w:rsid w:val="006B6ED5"/>
    <w:rsid w:val="006B7945"/>
    <w:rsid w:val="006C735C"/>
    <w:rsid w:val="006D305A"/>
    <w:rsid w:val="006D4925"/>
    <w:rsid w:val="006D4E6E"/>
    <w:rsid w:val="006D7D9C"/>
    <w:rsid w:val="006E18F6"/>
    <w:rsid w:val="006E282E"/>
    <w:rsid w:val="006E3FB8"/>
    <w:rsid w:val="006E60F1"/>
    <w:rsid w:val="006E7490"/>
    <w:rsid w:val="006F6E5D"/>
    <w:rsid w:val="00702CE5"/>
    <w:rsid w:val="007041C5"/>
    <w:rsid w:val="0070433A"/>
    <w:rsid w:val="00705127"/>
    <w:rsid w:val="0071036F"/>
    <w:rsid w:val="00710C4D"/>
    <w:rsid w:val="00710FA4"/>
    <w:rsid w:val="007114CC"/>
    <w:rsid w:val="0071596D"/>
    <w:rsid w:val="00716A31"/>
    <w:rsid w:val="0072108E"/>
    <w:rsid w:val="00721BF4"/>
    <w:rsid w:val="0072396F"/>
    <w:rsid w:val="00723AA9"/>
    <w:rsid w:val="00723E60"/>
    <w:rsid w:val="00724FBA"/>
    <w:rsid w:val="00732A1C"/>
    <w:rsid w:val="00733128"/>
    <w:rsid w:val="00735590"/>
    <w:rsid w:val="0074046B"/>
    <w:rsid w:val="007411C9"/>
    <w:rsid w:val="0074271A"/>
    <w:rsid w:val="007447AA"/>
    <w:rsid w:val="00745018"/>
    <w:rsid w:val="00745174"/>
    <w:rsid w:val="00746022"/>
    <w:rsid w:val="0075354E"/>
    <w:rsid w:val="007537A2"/>
    <w:rsid w:val="007603DB"/>
    <w:rsid w:val="0076193E"/>
    <w:rsid w:val="007639FD"/>
    <w:rsid w:val="00765324"/>
    <w:rsid w:val="0077021A"/>
    <w:rsid w:val="0077026B"/>
    <w:rsid w:val="00771522"/>
    <w:rsid w:val="00771706"/>
    <w:rsid w:val="00773330"/>
    <w:rsid w:val="0077629F"/>
    <w:rsid w:val="00776E8F"/>
    <w:rsid w:val="00776F9B"/>
    <w:rsid w:val="007779D7"/>
    <w:rsid w:val="00780DC0"/>
    <w:rsid w:val="0078209C"/>
    <w:rsid w:val="00782678"/>
    <w:rsid w:val="00782855"/>
    <w:rsid w:val="007849E9"/>
    <w:rsid w:val="00792233"/>
    <w:rsid w:val="00792A03"/>
    <w:rsid w:val="00793C4C"/>
    <w:rsid w:val="0079451C"/>
    <w:rsid w:val="00794FE7"/>
    <w:rsid w:val="0079717D"/>
    <w:rsid w:val="007A1AEB"/>
    <w:rsid w:val="007A3812"/>
    <w:rsid w:val="007A3888"/>
    <w:rsid w:val="007A559F"/>
    <w:rsid w:val="007A5652"/>
    <w:rsid w:val="007B0253"/>
    <w:rsid w:val="007B22B5"/>
    <w:rsid w:val="007B2B44"/>
    <w:rsid w:val="007B51EE"/>
    <w:rsid w:val="007B7F3C"/>
    <w:rsid w:val="007C1822"/>
    <w:rsid w:val="007C25A7"/>
    <w:rsid w:val="007C35B3"/>
    <w:rsid w:val="007C36DA"/>
    <w:rsid w:val="007C7A57"/>
    <w:rsid w:val="007D2687"/>
    <w:rsid w:val="007D4509"/>
    <w:rsid w:val="007D59D2"/>
    <w:rsid w:val="007D69C0"/>
    <w:rsid w:val="007D6ECB"/>
    <w:rsid w:val="007D7DBE"/>
    <w:rsid w:val="007E504A"/>
    <w:rsid w:val="007E57E1"/>
    <w:rsid w:val="007F5095"/>
    <w:rsid w:val="007F629A"/>
    <w:rsid w:val="00803361"/>
    <w:rsid w:val="00805D14"/>
    <w:rsid w:val="00810352"/>
    <w:rsid w:val="008109E0"/>
    <w:rsid w:val="00810B4F"/>
    <w:rsid w:val="008158F1"/>
    <w:rsid w:val="008164BD"/>
    <w:rsid w:val="00820920"/>
    <w:rsid w:val="00821DC1"/>
    <w:rsid w:val="00821FBC"/>
    <w:rsid w:val="00822D5D"/>
    <w:rsid w:val="00822FFF"/>
    <w:rsid w:val="008239B1"/>
    <w:rsid w:val="008248C5"/>
    <w:rsid w:val="008268E0"/>
    <w:rsid w:val="00826B0A"/>
    <w:rsid w:val="00827B8D"/>
    <w:rsid w:val="00827C3F"/>
    <w:rsid w:val="00830D52"/>
    <w:rsid w:val="00831A89"/>
    <w:rsid w:val="008400FF"/>
    <w:rsid w:val="00841112"/>
    <w:rsid w:val="008413B3"/>
    <w:rsid w:val="00852EE7"/>
    <w:rsid w:val="008550F6"/>
    <w:rsid w:val="00860545"/>
    <w:rsid w:val="0086056C"/>
    <w:rsid w:val="00860745"/>
    <w:rsid w:val="0086140C"/>
    <w:rsid w:val="00861DDA"/>
    <w:rsid w:val="00865359"/>
    <w:rsid w:val="008733ED"/>
    <w:rsid w:val="00873635"/>
    <w:rsid w:val="00873712"/>
    <w:rsid w:val="008741C5"/>
    <w:rsid w:val="0087425E"/>
    <w:rsid w:val="008742AC"/>
    <w:rsid w:val="00874E73"/>
    <w:rsid w:val="008756C3"/>
    <w:rsid w:val="0087782F"/>
    <w:rsid w:val="00882061"/>
    <w:rsid w:val="008851EE"/>
    <w:rsid w:val="0088692E"/>
    <w:rsid w:val="00886C62"/>
    <w:rsid w:val="00886F4E"/>
    <w:rsid w:val="00890A87"/>
    <w:rsid w:val="008925E8"/>
    <w:rsid w:val="008942A2"/>
    <w:rsid w:val="0089565C"/>
    <w:rsid w:val="008A04BB"/>
    <w:rsid w:val="008A28AE"/>
    <w:rsid w:val="008B204B"/>
    <w:rsid w:val="008B703F"/>
    <w:rsid w:val="008B735B"/>
    <w:rsid w:val="008C064E"/>
    <w:rsid w:val="008C1042"/>
    <w:rsid w:val="008C71E8"/>
    <w:rsid w:val="008D1499"/>
    <w:rsid w:val="008D2780"/>
    <w:rsid w:val="008D6636"/>
    <w:rsid w:val="008D7023"/>
    <w:rsid w:val="008E17F0"/>
    <w:rsid w:val="008E30D3"/>
    <w:rsid w:val="008E3496"/>
    <w:rsid w:val="008E55F3"/>
    <w:rsid w:val="008E5E35"/>
    <w:rsid w:val="008E66E0"/>
    <w:rsid w:val="008F2AB4"/>
    <w:rsid w:val="008F4D80"/>
    <w:rsid w:val="009073BF"/>
    <w:rsid w:val="00915E48"/>
    <w:rsid w:val="00915F7B"/>
    <w:rsid w:val="0091623D"/>
    <w:rsid w:val="0092034D"/>
    <w:rsid w:val="00921883"/>
    <w:rsid w:val="00923C31"/>
    <w:rsid w:val="00925AEB"/>
    <w:rsid w:val="0092733F"/>
    <w:rsid w:val="00930E48"/>
    <w:rsid w:val="00936230"/>
    <w:rsid w:val="00940728"/>
    <w:rsid w:val="009436A8"/>
    <w:rsid w:val="0094670D"/>
    <w:rsid w:val="00946D0D"/>
    <w:rsid w:val="0094717D"/>
    <w:rsid w:val="00947A34"/>
    <w:rsid w:val="00950777"/>
    <w:rsid w:val="00951FEA"/>
    <w:rsid w:val="009530A1"/>
    <w:rsid w:val="009533B1"/>
    <w:rsid w:val="00953C03"/>
    <w:rsid w:val="00962534"/>
    <w:rsid w:val="009628C1"/>
    <w:rsid w:val="00962F4B"/>
    <w:rsid w:val="00971AA9"/>
    <w:rsid w:val="0097461F"/>
    <w:rsid w:val="00976A56"/>
    <w:rsid w:val="00981CD7"/>
    <w:rsid w:val="00982037"/>
    <w:rsid w:val="00987A86"/>
    <w:rsid w:val="00987C55"/>
    <w:rsid w:val="0099148A"/>
    <w:rsid w:val="00993F8B"/>
    <w:rsid w:val="00997DAB"/>
    <w:rsid w:val="009A0EC9"/>
    <w:rsid w:val="009A22C3"/>
    <w:rsid w:val="009A5A4B"/>
    <w:rsid w:val="009A72C6"/>
    <w:rsid w:val="009A7E69"/>
    <w:rsid w:val="009B140D"/>
    <w:rsid w:val="009B6DCC"/>
    <w:rsid w:val="009B6F0D"/>
    <w:rsid w:val="009C0799"/>
    <w:rsid w:val="009C09F9"/>
    <w:rsid w:val="009C0CA6"/>
    <w:rsid w:val="009C151E"/>
    <w:rsid w:val="009C458E"/>
    <w:rsid w:val="009D10BA"/>
    <w:rsid w:val="009D49B2"/>
    <w:rsid w:val="009D6690"/>
    <w:rsid w:val="009E3284"/>
    <w:rsid w:val="009E348D"/>
    <w:rsid w:val="009E66EB"/>
    <w:rsid w:val="009E7684"/>
    <w:rsid w:val="009F125E"/>
    <w:rsid w:val="009F1842"/>
    <w:rsid w:val="009F448F"/>
    <w:rsid w:val="009F464C"/>
    <w:rsid w:val="009F7DED"/>
    <w:rsid w:val="009F7F5D"/>
    <w:rsid w:val="00A0327B"/>
    <w:rsid w:val="00A1059C"/>
    <w:rsid w:val="00A10CBC"/>
    <w:rsid w:val="00A11DB6"/>
    <w:rsid w:val="00A13BCF"/>
    <w:rsid w:val="00A24349"/>
    <w:rsid w:val="00A254D5"/>
    <w:rsid w:val="00A26444"/>
    <w:rsid w:val="00A2652D"/>
    <w:rsid w:val="00A31134"/>
    <w:rsid w:val="00A31BDB"/>
    <w:rsid w:val="00A31E7D"/>
    <w:rsid w:val="00A33F69"/>
    <w:rsid w:val="00A34401"/>
    <w:rsid w:val="00A367DE"/>
    <w:rsid w:val="00A4514B"/>
    <w:rsid w:val="00A53D2F"/>
    <w:rsid w:val="00A62F3C"/>
    <w:rsid w:val="00A64224"/>
    <w:rsid w:val="00A648EA"/>
    <w:rsid w:val="00A65CB5"/>
    <w:rsid w:val="00A66157"/>
    <w:rsid w:val="00A66617"/>
    <w:rsid w:val="00A72A80"/>
    <w:rsid w:val="00A766A0"/>
    <w:rsid w:val="00A81631"/>
    <w:rsid w:val="00A81F7A"/>
    <w:rsid w:val="00A83252"/>
    <w:rsid w:val="00A83A26"/>
    <w:rsid w:val="00A91F69"/>
    <w:rsid w:val="00A920A4"/>
    <w:rsid w:val="00A93819"/>
    <w:rsid w:val="00A95412"/>
    <w:rsid w:val="00AA42E0"/>
    <w:rsid w:val="00AA5282"/>
    <w:rsid w:val="00AA7993"/>
    <w:rsid w:val="00AB27D5"/>
    <w:rsid w:val="00AB2FB1"/>
    <w:rsid w:val="00AB4AB4"/>
    <w:rsid w:val="00AB5257"/>
    <w:rsid w:val="00AB75A8"/>
    <w:rsid w:val="00AC2A52"/>
    <w:rsid w:val="00AC3962"/>
    <w:rsid w:val="00AC3CA3"/>
    <w:rsid w:val="00AD01ED"/>
    <w:rsid w:val="00AD1A20"/>
    <w:rsid w:val="00AE2A88"/>
    <w:rsid w:val="00AE5E13"/>
    <w:rsid w:val="00AE6271"/>
    <w:rsid w:val="00AE7897"/>
    <w:rsid w:val="00AE7A53"/>
    <w:rsid w:val="00AF03F8"/>
    <w:rsid w:val="00AF100F"/>
    <w:rsid w:val="00AF15BF"/>
    <w:rsid w:val="00AF257C"/>
    <w:rsid w:val="00AF3D1F"/>
    <w:rsid w:val="00AF6A18"/>
    <w:rsid w:val="00B02D92"/>
    <w:rsid w:val="00B0413E"/>
    <w:rsid w:val="00B07414"/>
    <w:rsid w:val="00B115A5"/>
    <w:rsid w:val="00B11850"/>
    <w:rsid w:val="00B14A75"/>
    <w:rsid w:val="00B17A45"/>
    <w:rsid w:val="00B301A6"/>
    <w:rsid w:val="00B305BF"/>
    <w:rsid w:val="00B31199"/>
    <w:rsid w:val="00B3394E"/>
    <w:rsid w:val="00B37A71"/>
    <w:rsid w:val="00B4260D"/>
    <w:rsid w:val="00B42919"/>
    <w:rsid w:val="00B501D3"/>
    <w:rsid w:val="00B51340"/>
    <w:rsid w:val="00B54F6E"/>
    <w:rsid w:val="00B64F92"/>
    <w:rsid w:val="00B67E23"/>
    <w:rsid w:val="00B705D6"/>
    <w:rsid w:val="00B77675"/>
    <w:rsid w:val="00B802E3"/>
    <w:rsid w:val="00B806B0"/>
    <w:rsid w:val="00B841C8"/>
    <w:rsid w:val="00B85C05"/>
    <w:rsid w:val="00B86AD0"/>
    <w:rsid w:val="00B86DD7"/>
    <w:rsid w:val="00B871E9"/>
    <w:rsid w:val="00B9167D"/>
    <w:rsid w:val="00B92C98"/>
    <w:rsid w:val="00B95698"/>
    <w:rsid w:val="00B95E85"/>
    <w:rsid w:val="00B973B1"/>
    <w:rsid w:val="00BA372D"/>
    <w:rsid w:val="00BA62DB"/>
    <w:rsid w:val="00BA645F"/>
    <w:rsid w:val="00BB0A00"/>
    <w:rsid w:val="00BB58EB"/>
    <w:rsid w:val="00BB5BA6"/>
    <w:rsid w:val="00BC1392"/>
    <w:rsid w:val="00BD137D"/>
    <w:rsid w:val="00BD2FA8"/>
    <w:rsid w:val="00BD3264"/>
    <w:rsid w:val="00BD4404"/>
    <w:rsid w:val="00BD6424"/>
    <w:rsid w:val="00BD6A16"/>
    <w:rsid w:val="00BD7ADC"/>
    <w:rsid w:val="00BE050D"/>
    <w:rsid w:val="00BE12D4"/>
    <w:rsid w:val="00BE1302"/>
    <w:rsid w:val="00BE2264"/>
    <w:rsid w:val="00BE71D3"/>
    <w:rsid w:val="00BE7F5E"/>
    <w:rsid w:val="00BF0C83"/>
    <w:rsid w:val="00BF18AD"/>
    <w:rsid w:val="00BF300E"/>
    <w:rsid w:val="00BF3412"/>
    <w:rsid w:val="00BF56BC"/>
    <w:rsid w:val="00BF640E"/>
    <w:rsid w:val="00BF6CDE"/>
    <w:rsid w:val="00C0407C"/>
    <w:rsid w:val="00C0F27F"/>
    <w:rsid w:val="00C10BB0"/>
    <w:rsid w:val="00C10C8F"/>
    <w:rsid w:val="00C119EE"/>
    <w:rsid w:val="00C20EDC"/>
    <w:rsid w:val="00C22D89"/>
    <w:rsid w:val="00C25B0C"/>
    <w:rsid w:val="00C25B52"/>
    <w:rsid w:val="00C26C86"/>
    <w:rsid w:val="00C275FF"/>
    <w:rsid w:val="00C4156A"/>
    <w:rsid w:val="00C419BE"/>
    <w:rsid w:val="00C4425D"/>
    <w:rsid w:val="00C45828"/>
    <w:rsid w:val="00C458E9"/>
    <w:rsid w:val="00C52B92"/>
    <w:rsid w:val="00C54238"/>
    <w:rsid w:val="00C60253"/>
    <w:rsid w:val="00C6531A"/>
    <w:rsid w:val="00C66413"/>
    <w:rsid w:val="00C66C7F"/>
    <w:rsid w:val="00C66DC0"/>
    <w:rsid w:val="00C6728D"/>
    <w:rsid w:val="00C704B2"/>
    <w:rsid w:val="00C749D0"/>
    <w:rsid w:val="00C74DFE"/>
    <w:rsid w:val="00C75367"/>
    <w:rsid w:val="00C755BE"/>
    <w:rsid w:val="00C827DD"/>
    <w:rsid w:val="00C83402"/>
    <w:rsid w:val="00C854F6"/>
    <w:rsid w:val="00C87D6F"/>
    <w:rsid w:val="00C90566"/>
    <w:rsid w:val="00C90792"/>
    <w:rsid w:val="00C90C51"/>
    <w:rsid w:val="00C927DD"/>
    <w:rsid w:val="00C95BF5"/>
    <w:rsid w:val="00C97D9F"/>
    <w:rsid w:val="00CA3733"/>
    <w:rsid w:val="00CA37E9"/>
    <w:rsid w:val="00CA48C8"/>
    <w:rsid w:val="00CA6EDA"/>
    <w:rsid w:val="00CB22F4"/>
    <w:rsid w:val="00CB466D"/>
    <w:rsid w:val="00CB4988"/>
    <w:rsid w:val="00CB6D30"/>
    <w:rsid w:val="00CC4FC3"/>
    <w:rsid w:val="00CD0FB2"/>
    <w:rsid w:val="00CD26C2"/>
    <w:rsid w:val="00CD2CC5"/>
    <w:rsid w:val="00CD4DDB"/>
    <w:rsid w:val="00CD62FE"/>
    <w:rsid w:val="00CE10B0"/>
    <w:rsid w:val="00CE68BC"/>
    <w:rsid w:val="00CF0B65"/>
    <w:rsid w:val="00CF3526"/>
    <w:rsid w:val="00D009D1"/>
    <w:rsid w:val="00D0337E"/>
    <w:rsid w:val="00D04204"/>
    <w:rsid w:val="00D04391"/>
    <w:rsid w:val="00D16BE9"/>
    <w:rsid w:val="00D210B4"/>
    <w:rsid w:val="00D21915"/>
    <w:rsid w:val="00D21E0B"/>
    <w:rsid w:val="00D2398B"/>
    <w:rsid w:val="00D27503"/>
    <w:rsid w:val="00D31F6B"/>
    <w:rsid w:val="00D4382E"/>
    <w:rsid w:val="00D46FF5"/>
    <w:rsid w:val="00D5097A"/>
    <w:rsid w:val="00D517AC"/>
    <w:rsid w:val="00D52B61"/>
    <w:rsid w:val="00D53AAF"/>
    <w:rsid w:val="00D53B76"/>
    <w:rsid w:val="00D54781"/>
    <w:rsid w:val="00D55E45"/>
    <w:rsid w:val="00D5777B"/>
    <w:rsid w:val="00D57D6A"/>
    <w:rsid w:val="00D601B2"/>
    <w:rsid w:val="00D63D60"/>
    <w:rsid w:val="00D6595E"/>
    <w:rsid w:val="00D679C1"/>
    <w:rsid w:val="00D70641"/>
    <w:rsid w:val="00D70B3B"/>
    <w:rsid w:val="00D71B50"/>
    <w:rsid w:val="00D73C07"/>
    <w:rsid w:val="00D76325"/>
    <w:rsid w:val="00D82BEA"/>
    <w:rsid w:val="00D83385"/>
    <w:rsid w:val="00D85007"/>
    <w:rsid w:val="00D86EFB"/>
    <w:rsid w:val="00D94027"/>
    <w:rsid w:val="00D95597"/>
    <w:rsid w:val="00DA0B3A"/>
    <w:rsid w:val="00DA11FF"/>
    <w:rsid w:val="00DA49E2"/>
    <w:rsid w:val="00DA4F70"/>
    <w:rsid w:val="00DA7CEB"/>
    <w:rsid w:val="00DA7FCA"/>
    <w:rsid w:val="00DB3FAD"/>
    <w:rsid w:val="00DB5082"/>
    <w:rsid w:val="00DB7337"/>
    <w:rsid w:val="00DB76C1"/>
    <w:rsid w:val="00DC1980"/>
    <w:rsid w:val="00DD1EDD"/>
    <w:rsid w:val="00DD4FFF"/>
    <w:rsid w:val="00DD6688"/>
    <w:rsid w:val="00DE334F"/>
    <w:rsid w:val="00DE4AAA"/>
    <w:rsid w:val="00DE6348"/>
    <w:rsid w:val="00DE665F"/>
    <w:rsid w:val="00DE7257"/>
    <w:rsid w:val="00DF1014"/>
    <w:rsid w:val="00E039D5"/>
    <w:rsid w:val="00E040F6"/>
    <w:rsid w:val="00E04126"/>
    <w:rsid w:val="00E04546"/>
    <w:rsid w:val="00E04A8F"/>
    <w:rsid w:val="00E052E0"/>
    <w:rsid w:val="00E06267"/>
    <w:rsid w:val="00E11668"/>
    <w:rsid w:val="00E11BEE"/>
    <w:rsid w:val="00E1227E"/>
    <w:rsid w:val="00E125E1"/>
    <w:rsid w:val="00E12F0D"/>
    <w:rsid w:val="00E137D3"/>
    <w:rsid w:val="00E14530"/>
    <w:rsid w:val="00E14879"/>
    <w:rsid w:val="00E21DB0"/>
    <w:rsid w:val="00E26CC5"/>
    <w:rsid w:val="00E278C9"/>
    <w:rsid w:val="00E27B37"/>
    <w:rsid w:val="00E33A57"/>
    <w:rsid w:val="00E350BB"/>
    <w:rsid w:val="00E3571C"/>
    <w:rsid w:val="00E360BA"/>
    <w:rsid w:val="00E37F67"/>
    <w:rsid w:val="00E4178F"/>
    <w:rsid w:val="00E41B80"/>
    <w:rsid w:val="00E41BDB"/>
    <w:rsid w:val="00E528E0"/>
    <w:rsid w:val="00E544A3"/>
    <w:rsid w:val="00E54F4B"/>
    <w:rsid w:val="00E56970"/>
    <w:rsid w:val="00E57C5F"/>
    <w:rsid w:val="00E6179C"/>
    <w:rsid w:val="00E618A1"/>
    <w:rsid w:val="00E620C9"/>
    <w:rsid w:val="00E6307E"/>
    <w:rsid w:val="00E6329E"/>
    <w:rsid w:val="00E7018C"/>
    <w:rsid w:val="00E75119"/>
    <w:rsid w:val="00E75D17"/>
    <w:rsid w:val="00E7754C"/>
    <w:rsid w:val="00E80019"/>
    <w:rsid w:val="00E80EC4"/>
    <w:rsid w:val="00E828D8"/>
    <w:rsid w:val="00E8299E"/>
    <w:rsid w:val="00E83386"/>
    <w:rsid w:val="00E926D0"/>
    <w:rsid w:val="00E92E72"/>
    <w:rsid w:val="00E947B6"/>
    <w:rsid w:val="00E9548B"/>
    <w:rsid w:val="00E95D23"/>
    <w:rsid w:val="00E96880"/>
    <w:rsid w:val="00EA1399"/>
    <w:rsid w:val="00EA28D5"/>
    <w:rsid w:val="00EA2D3A"/>
    <w:rsid w:val="00EA3B8D"/>
    <w:rsid w:val="00EA7DCC"/>
    <w:rsid w:val="00EB4AE3"/>
    <w:rsid w:val="00EB4F7A"/>
    <w:rsid w:val="00EB5130"/>
    <w:rsid w:val="00EB6F3F"/>
    <w:rsid w:val="00EC1842"/>
    <w:rsid w:val="00EC1A1E"/>
    <w:rsid w:val="00EC4C10"/>
    <w:rsid w:val="00EC4EA8"/>
    <w:rsid w:val="00EC6C14"/>
    <w:rsid w:val="00ED0882"/>
    <w:rsid w:val="00ED252E"/>
    <w:rsid w:val="00ED5E64"/>
    <w:rsid w:val="00ED68EE"/>
    <w:rsid w:val="00ED7516"/>
    <w:rsid w:val="00EE004D"/>
    <w:rsid w:val="00EE0B3E"/>
    <w:rsid w:val="00EE3638"/>
    <w:rsid w:val="00EE7759"/>
    <w:rsid w:val="00EE7AF6"/>
    <w:rsid w:val="00EF2BDC"/>
    <w:rsid w:val="00EF3169"/>
    <w:rsid w:val="00EF528D"/>
    <w:rsid w:val="00EF64B8"/>
    <w:rsid w:val="00F01EEE"/>
    <w:rsid w:val="00F107D9"/>
    <w:rsid w:val="00F1345C"/>
    <w:rsid w:val="00F203C0"/>
    <w:rsid w:val="00F232CF"/>
    <w:rsid w:val="00F23ACC"/>
    <w:rsid w:val="00F258CD"/>
    <w:rsid w:val="00F264C3"/>
    <w:rsid w:val="00F31BF0"/>
    <w:rsid w:val="00F364F3"/>
    <w:rsid w:val="00F368D6"/>
    <w:rsid w:val="00F376A8"/>
    <w:rsid w:val="00F462FD"/>
    <w:rsid w:val="00F46F42"/>
    <w:rsid w:val="00F47545"/>
    <w:rsid w:val="00F547E1"/>
    <w:rsid w:val="00F552E1"/>
    <w:rsid w:val="00F56869"/>
    <w:rsid w:val="00F61769"/>
    <w:rsid w:val="00F6478A"/>
    <w:rsid w:val="00F653BA"/>
    <w:rsid w:val="00F6583F"/>
    <w:rsid w:val="00F67B36"/>
    <w:rsid w:val="00F706A9"/>
    <w:rsid w:val="00F70B3B"/>
    <w:rsid w:val="00F71277"/>
    <w:rsid w:val="00F71E5B"/>
    <w:rsid w:val="00F722CE"/>
    <w:rsid w:val="00F724FE"/>
    <w:rsid w:val="00F74D56"/>
    <w:rsid w:val="00F75A58"/>
    <w:rsid w:val="00F802AB"/>
    <w:rsid w:val="00F80550"/>
    <w:rsid w:val="00F82E7E"/>
    <w:rsid w:val="00F839F9"/>
    <w:rsid w:val="00F83ECD"/>
    <w:rsid w:val="00F842E3"/>
    <w:rsid w:val="00F84434"/>
    <w:rsid w:val="00F8585E"/>
    <w:rsid w:val="00F85CB5"/>
    <w:rsid w:val="00F868BC"/>
    <w:rsid w:val="00F911F5"/>
    <w:rsid w:val="00F9325B"/>
    <w:rsid w:val="00F952E9"/>
    <w:rsid w:val="00FA16B6"/>
    <w:rsid w:val="00FA2E07"/>
    <w:rsid w:val="00FA42A7"/>
    <w:rsid w:val="00FA7438"/>
    <w:rsid w:val="00FB31D1"/>
    <w:rsid w:val="00FB6CDE"/>
    <w:rsid w:val="00FB7454"/>
    <w:rsid w:val="00FB7756"/>
    <w:rsid w:val="00FC0158"/>
    <w:rsid w:val="00FC033F"/>
    <w:rsid w:val="00FC41B1"/>
    <w:rsid w:val="00FC6577"/>
    <w:rsid w:val="00FD0075"/>
    <w:rsid w:val="00FD07B8"/>
    <w:rsid w:val="00FD0977"/>
    <w:rsid w:val="00FD0D53"/>
    <w:rsid w:val="00FD15F9"/>
    <w:rsid w:val="00FD5D57"/>
    <w:rsid w:val="00FD7062"/>
    <w:rsid w:val="00FD7EF6"/>
    <w:rsid w:val="00FE141D"/>
    <w:rsid w:val="00FE1949"/>
    <w:rsid w:val="00FE2438"/>
    <w:rsid w:val="00FE255E"/>
    <w:rsid w:val="00FE4636"/>
    <w:rsid w:val="00FE71C7"/>
    <w:rsid w:val="00FF3CDC"/>
    <w:rsid w:val="01904BA0"/>
    <w:rsid w:val="01AB1B56"/>
    <w:rsid w:val="01AD0397"/>
    <w:rsid w:val="01BCDDFF"/>
    <w:rsid w:val="0369103D"/>
    <w:rsid w:val="038D4A07"/>
    <w:rsid w:val="043A5BE5"/>
    <w:rsid w:val="0497D541"/>
    <w:rsid w:val="069E0DF7"/>
    <w:rsid w:val="06F33E09"/>
    <w:rsid w:val="07EC3F31"/>
    <w:rsid w:val="07FD2050"/>
    <w:rsid w:val="08EF77F8"/>
    <w:rsid w:val="09BACA98"/>
    <w:rsid w:val="09E83009"/>
    <w:rsid w:val="0A7F2DD7"/>
    <w:rsid w:val="0AABA020"/>
    <w:rsid w:val="0ADDAD99"/>
    <w:rsid w:val="0B276B47"/>
    <w:rsid w:val="0B803DBF"/>
    <w:rsid w:val="0CCDF89B"/>
    <w:rsid w:val="0CE5DAB5"/>
    <w:rsid w:val="0D292501"/>
    <w:rsid w:val="0D31E040"/>
    <w:rsid w:val="0DC7BC99"/>
    <w:rsid w:val="0EB4E6E9"/>
    <w:rsid w:val="0ED54B98"/>
    <w:rsid w:val="0FE9D3B7"/>
    <w:rsid w:val="0FF2CBC9"/>
    <w:rsid w:val="0FFF95C9"/>
    <w:rsid w:val="1005EE71"/>
    <w:rsid w:val="108A4790"/>
    <w:rsid w:val="1125E76D"/>
    <w:rsid w:val="11F7DF44"/>
    <w:rsid w:val="12000212"/>
    <w:rsid w:val="1248BDF4"/>
    <w:rsid w:val="126F716C"/>
    <w:rsid w:val="12A1FE52"/>
    <w:rsid w:val="12C1ADD8"/>
    <w:rsid w:val="1303C1A6"/>
    <w:rsid w:val="135D02F5"/>
    <w:rsid w:val="13716A0C"/>
    <w:rsid w:val="13DE2FD6"/>
    <w:rsid w:val="1401A4EC"/>
    <w:rsid w:val="14815663"/>
    <w:rsid w:val="153AAC89"/>
    <w:rsid w:val="15576E7A"/>
    <w:rsid w:val="164AD746"/>
    <w:rsid w:val="16D40B2F"/>
    <w:rsid w:val="16DC9AE3"/>
    <w:rsid w:val="177780F3"/>
    <w:rsid w:val="17D79C69"/>
    <w:rsid w:val="18E99496"/>
    <w:rsid w:val="1A3D34A1"/>
    <w:rsid w:val="1A4086B0"/>
    <w:rsid w:val="1A54EDA0"/>
    <w:rsid w:val="1A87B4D4"/>
    <w:rsid w:val="1AB1A223"/>
    <w:rsid w:val="1B5C776F"/>
    <w:rsid w:val="1B661901"/>
    <w:rsid w:val="1BA8D52E"/>
    <w:rsid w:val="1C2AA5B0"/>
    <w:rsid w:val="1CDEFA8F"/>
    <w:rsid w:val="1D40FBC8"/>
    <w:rsid w:val="1D59C63A"/>
    <w:rsid w:val="1D7D3EBC"/>
    <w:rsid w:val="1DEDB4B8"/>
    <w:rsid w:val="1E68A5EE"/>
    <w:rsid w:val="1F00703A"/>
    <w:rsid w:val="1F32237C"/>
    <w:rsid w:val="1FADD037"/>
    <w:rsid w:val="1FE97430"/>
    <w:rsid w:val="20029623"/>
    <w:rsid w:val="20A4A4FA"/>
    <w:rsid w:val="210567EE"/>
    <w:rsid w:val="21A37495"/>
    <w:rsid w:val="21C3494B"/>
    <w:rsid w:val="22096413"/>
    <w:rsid w:val="224B88C2"/>
    <w:rsid w:val="22C44B14"/>
    <w:rsid w:val="22CD5BFB"/>
    <w:rsid w:val="23572F15"/>
    <w:rsid w:val="23F103F6"/>
    <w:rsid w:val="242B4E54"/>
    <w:rsid w:val="24CC4031"/>
    <w:rsid w:val="2586C284"/>
    <w:rsid w:val="25E9F963"/>
    <w:rsid w:val="26D2CDEF"/>
    <w:rsid w:val="27169A65"/>
    <w:rsid w:val="27D492A9"/>
    <w:rsid w:val="28258EFB"/>
    <w:rsid w:val="28850FB5"/>
    <w:rsid w:val="28AAFEF3"/>
    <w:rsid w:val="28AE87B5"/>
    <w:rsid w:val="2A055629"/>
    <w:rsid w:val="2A47773E"/>
    <w:rsid w:val="2A91A04C"/>
    <w:rsid w:val="2AA13F5F"/>
    <w:rsid w:val="2AA98C47"/>
    <w:rsid w:val="2ADD9DFC"/>
    <w:rsid w:val="2B7AEE21"/>
    <w:rsid w:val="2B8E5458"/>
    <w:rsid w:val="2BBB3FDC"/>
    <w:rsid w:val="2C13DACF"/>
    <w:rsid w:val="2CB39607"/>
    <w:rsid w:val="2CBFC50A"/>
    <w:rsid w:val="2CDF8947"/>
    <w:rsid w:val="2CEF2BE0"/>
    <w:rsid w:val="2D03737E"/>
    <w:rsid w:val="2D2D3A99"/>
    <w:rsid w:val="2DE1BBB6"/>
    <w:rsid w:val="2F2B1575"/>
    <w:rsid w:val="30108EC0"/>
    <w:rsid w:val="30C18C85"/>
    <w:rsid w:val="316C9F5C"/>
    <w:rsid w:val="316DA64F"/>
    <w:rsid w:val="318D0190"/>
    <w:rsid w:val="31D65923"/>
    <w:rsid w:val="3255E0E4"/>
    <w:rsid w:val="33A7AEEB"/>
    <w:rsid w:val="33B8159E"/>
    <w:rsid w:val="33D8123E"/>
    <w:rsid w:val="34BED8E6"/>
    <w:rsid w:val="34CA908B"/>
    <w:rsid w:val="3564A0CE"/>
    <w:rsid w:val="35ED59B9"/>
    <w:rsid w:val="361991D0"/>
    <w:rsid w:val="36A30BF0"/>
    <w:rsid w:val="36A73032"/>
    <w:rsid w:val="36D77FB2"/>
    <w:rsid w:val="36D8BC55"/>
    <w:rsid w:val="37CC8756"/>
    <w:rsid w:val="37D65C8E"/>
    <w:rsid w:val="37ED4ACD"/>
    <w:rsid w:val="37ED8CF5"/>
    <w:rsid w:val="38A95400"/>
    <w:rsid w:val="3961A49F"/>
    <w:rsid w:val="3B2650B5"/>
    <w:rsid w:val="3B879AF8"/>
    <w:rsid w:val="3B8C8EF0"/>
    <w:rsid w:val="3BFF4AB8"/>
    <w:rsid w:val="3C222495"/>
    <w:rsid w:val="3CD9D05D"/>
    <w:rsid w:val="3D027F55"/>
    <w:rsid w:val="3D4F2B88"/>
    <w:rsid w:val="3DDC9CEB"/>
    <w:rsid w:val="3E7001BB"/>
    <w:rsid w:val="3FE32765"/>
    <w:rsid w:val="4012C3AE"/>
    <w:rsid w:val="4072FBE4"/>
    <w:rsid w:val="40AFF60C"/>
    <w:rsid w:val="40CB2573"/>
    <w:rsid w:val="40DFEC69"/>
    <w:rsid w:val="412B6231"/>
    <w:rsid w:val="4164E551"/>
    <w:rsid w:val="424980AC"/>
    <w:rsid w:val="42829502"/>
    <w:rsid w:val="437123D2"/>
    <w:rsid w:val="43B3AD68"/>
    <w:rsid w:val="4476D093"/>
    <w:rsid w:val="452C4E71"/>
    <w:rsid w:val="45AC87E5"/>
    <w:rsid w:val="471388BD"/>
    <w:rsid w:val="478A234D"/>
    <w:rsid w:val="47EDF433"/>
    <w:rsid w:val="48117AB5"/>
    <w:rsid w:val="487B7C8D"/>
    <w:rsid w:val="487D0762"/>
    <w:rsid w:val="48953AB1"/>
    <w:rsid w:val="49202BE6"/>
    <w:rsid w:val="4937A7B2"/>
    <w:rsid w:val="49B60788"/>
    <w:rsid w:val="49B6FEC1"/>
    <w:rsid w:val="49DC45EF"/>
    <w:rsid w:val="4A2F94D6"/>
    <w:rsid w:val="4AB774E2"/>
    <w:rsid w:val="4AE03D3E"/>
    <w:rsid w:val="4B008DC3"/>
    <w:rsid w:val="4BB6D66E"/>
    <w:rsid w:val="4C81052F"/>
    <w:rsid w:val="4C85ED5E"/>
    <w:rsid w:val="4C8A6EC7"/>
    <w:rsid w:val="4CA12072"/>
    <w:rsid w:val="4D3454B1"/>
    <w:rsid w:val="4D643E81"/>
    <w:rsid w:val="4D7885AF"/>
    <w:rsid w:val="4DB7F80D"/>
    <w:rsid w:val="4DE2F057"/>
    <w:rsid w:val="4DF28043"/>
    <w:rsid w:val="4E04A1F2"/>
    <w:rsid w:val="4E44BF2B"/>
    <w:rsid w:val="4E76D3ED"/>
    <w:rsid w:val="4E9F5450"/>
    <w:rsid w:val="4EBDBB2E"/>
    <w:rsid w:val="4F221187"/>
    <w:rsid w:val="4FD747E3"/>
    <w:rsid w:val="4FF81895"/>
    <w:rsid w:val="506E3ED6"/>
    <w:rsid w:val="509F4E2D"/>
    <w:rsid w:val="511C29E6"/>
    <w:rsid w:val="513D6272"/>
    <w:rsid w:val="5163DD53"/>
    <w:rsid w:val="5190EF0B"/>
    <w:rsid w:val="519E4F06"/>
    <w:rsid w:val="51FFB337"/>
    <w:rsid w:val="52116EA8"/>
    <w:rsid w:val="52BD1C58"/>
    <w:rsid w:val="53DBAD10"/>
    <w:rsid w:val="54100169"/>
    <w:rsid w:val="548E0B11"/>
    <w:rsid w:val="54E6FB43"/>
    <w:rsid w:val="54FE5FD7"/>
    <w:rsid w:val="5508263E"/>
    <w:rsid w:val="557EA8DB"/>
    <w:rsid w:val="55D75B4E"/>
    <w:rsid w:val="55E2CE47"/>
    <w:rsid w:val="56086ABF"/>
    <w:rsid w:val="57A4945E"/>
    <w:rsid w:val="57E778C7"/>
    <w:rsid w:val="58AB44D4"/>
    <w:rsid w:val="58C43733"/>
    <w:rsid w:val="58EC8F7F"/>
    <w:rsid w:val="58EF39D8"/>
    <w:rsid w:val="5904304B"/>
    <w:rsid w:val="59403801"/>
    <w:rsid w:val="5949C51C"/>
    <w:rsid w:val="5A2669DE"/>
    <w:rsid w:val="5AFD8203"/>
    <w:rsid w:val="5B056482"/>
    <w:rsid w:val="5B42CB17"/>
    <w:rsid w:val="5BF11146"/>
    <w:rsid w:val="5D61B582"/>
    <w:rsid w:val="5D88C98D"/>
    <w:rsid w:val="5DD74806"/>
    <w:rsid w:val="5DEB19F1"/>
    <w:rsid w:val="5E022DEF"/>
    <w:rsid w:val="5E5095F6"/>
    <w:rsid w:val="5EDB6BBC"/>
    <w:rsid w:val="5EEC02E6"/>
    <w:rsid w:val="5EF2B1F4"/>
    <w:rsid w:val="5F02F85F"/>
    <w:rsid w:val="5F607732"/>
    <w:rsid w:val="5F88C122"/>
    <w:rsid w:val="5FA51434"/>
    <w:rsid w:val="5FECD730"/>
    <w:rsid w:val="602FE702"/>
    <w:rsid w:val="61AC24C8"/>
    <w:rsid w:val="61FBA973"/>
    <w:rsid w:val="625ACCC1"/>
    <w:rsid w:val="629DD083"/>
    <w:rsid w:val="62C5EC9B"/>
    <w:rsid w:val="63258CC2"/>
    <w:rsid w:val="635A44DD"/>
    <w:rsid w:val="6361BB26"/>
    <w:rsid w:val="63CE7EDC"/>
    <w:rsid w:val="64250FE9"/>
    <w:rsid w:val="64359E94"/>
    <w:rsid w:val="65E62BB6"/>
    <w:rsid w:val="66BD57A0"/>
    <w:rsid w:val="66C0E48F"/>
    <w:rsid w:val="674D1FE2"/>
    <w:rsid w:val="675A965A"/>
    <w:rsid w:val="676D05BD"/>
    <w:rsid w:val="67800FB3"/>
    <w:rsid w:val="680257F0"/>
    <w:rsid w:val="68A569B1"/>
    <w:rsid w:val="68E019B6"/>
    <w:rsid w:val="692CBA76"/>
    <w:rsid w:val="697885A9"/>
    <w:rsid w:val="69D570C0"/>
    <w:rsid w:val="69DD87E2"/>
    <w:rsid w:val="69F5D5A3"/>
    <w:rsid w:val="6A376C72"/>
    <w:rsid w:val="6A9471A4"/>
    <w:rsid w:val="6AB81A8A"/>
    <w:rsid w:val="6ABDABFD"/>
    <w:rsid w:val="6ACF53FC"/>
    <w:rsid w:val="6B69CEA0"/>
    <w:rsid w:val="6BAF0A1D"/>
    <w:rsid w:val="6CD2794F"/>
    <w:rsid w:val="6D55E038"/>
    <w:rsid w:val="6D8961FD"/>
    <w:rsid w:val="6E6D96E4"/>
    <w:rsid w:val="6E83B614"/>
    <w:rsid w:val="6E8544A4"/>
    <w:rsid w:val="6E90E7D4"/>
    <w:rsid w:val="6F784F7B"/>
    <w:rsid w:val="726CE4B9"/>
    <w:rsid w:val="72B009D5"/>
    <w:rsid w:val="72E724B3"/>
    <w:rsid w:val="73ABF1C8"/>
    <w:rsid w:val="73FDA911"/>
    <w:rsid w:val="740F2C0E"/>
    <w:rsid w:val="744B44C3"/>
    <w:rsid w:val="7488482D"/>
    <w:rsid w:val="74F27A6D"/>
    <w:rsid w:val="750CF456"/>
    <w:rsid w:val="7532CBBA"/>
    <w:rsid w:val="757D1B02"/>
    <w:rsid w:val="75D135E7"/>
    <w:rsid w:val="761EBD7B"/>
    <w:rsid w:val="765912B6"/>
    <w:rsid w:val="7674AA0C"/>
    <w:rsid w:val="769575FE"/>
    <w:rsid w:val="774FBE9B"/>
    <w:rsid w:val="77696B28"/>
    <w:rsid w:val="77C5FF45"/>
    <w:rsid w:val="780B6F9B"/>
    <w:rsid w:val="7822683F"/>
    <w:rsid w:val="784CA17B"/>
    <w:rsid w:val="78CA84FD"/>
    <w:rsid w:val="798BF622"/>
    <w:rsid w:val="79C5EF93"/>
    <w:rsid w:val="7A289BDF"/>
    <w:rsid w:val="7A3BD063"/>
    <w:rsid w:val="7A41356B"/>
    <w:rsid w:val="7AAAEE3D"/>
    <w:rsid w:val="7AF42760"/>
    <w:rsid w:val="7C146C2E"/>
    <w:rsid w:val="7C45916B"/>
    <w:rsid w:val="7C4B8285"/>
    <w:rsid w:val="7CBE0352"/>
    <w:rsid w:val="7D38E174"/>
    <w:rsid w:val="7D3A20AE"/>
    <w:rsid w:val="7D466532"/>
    <w:rsid w:val="7D4E6D44"/>
    <w:rsid w:val="7E6A1B1F"/>
    <w:rsid w:val="7E9E6D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1FE52"/>
  <w15:chartTrackingRefBased/>
  <w15:docId w15:val="{B8CBD861-14DB-4844-B75A-13FAFA15A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10EC7"/>
    <w:pPr>
      <w:keepNext/>
      <w:keepLines/>
      <w:spacing w:before="360" w:after="80"/>
      <w:jc w:val="center"/>
      <w:outlineLvl w:val="0"/>
    </w:pPr>
    <w:rPr>
      <w:rFonts w:ascii="Times New Roman" w:hAnsi="Times New Roman"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5190EF0B"/>
    <w:pPr>
      <w:keepNext/>
      <w:keepLines/>
      <w:spacing w:before="281" w:after="281"/>
      <w:outlineLvl w:val="2"/>
    </w:pPr>
    <w:rPr>
      <w:rFonts w:ascii="Times New Roman" w:hAnsi="Times New Roman" w:eastAsia="Times New Roman" w:cs="Times New Roman"/>
      <w:b/>
      <w:bCs/>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10EC7"/>
    <w:rPr>
      <w:rFonts w:ascii="Times New Roman" w:hAnsi="Times New Roman" w:eastAsiaTheme="majorEastAsia" w:cstheme="majorBidi"/>
      <w:b/>
      <w:color w:val="000000" w:themeColor="text1"/>
      <w:sz w:val="28"/>
      <w:szCs w:val="40"/>
    </w:rPr>
  </w:style>
  <w:style w:type="character" w:styleId="Heading2Char" w:customStyle="1">
    <w:name w:val="Heading 2 Char"/>
    <w:basedOn w:val="DefaultParagraphFont"/>
    <w:link w:val="Heading2"/>
    <w:uiPriority w:val="9"/>
    <w:rsid w:val="635A44D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5190EF0B"/>
    <w:rPr>
      <w:rFonts w:ascii="Times New Roman" w:hAnsi="Times New Roman" w:eastAsia="Times New Roman" w:cs="Times New Roman"/>
      <w:b/>
      <w:bCs/>
      <w:sz w:val="24"/>
      <w:szCs w:val="24"/>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D31F6B"/>
    <w:pPr>
      <w:ind w:left="720"/>
      <w:contextualSpacing/>
    </w:pPr>
  </w:style>
  <w:style w:type="table" w:styleId="TableGrid">
    <w:name w:val="Table Grid"/>
    <w:basedOn w:val="TableNormal"/>
    <w:uiPriority w:val="59"/>
    <w:rsid w:val="00FB4123"/>
    <w:pPr>
      <w:spacing w:after="0" w:line="240" w:lineRule="auto"/>
    </w:pPr>
    <w:tblPr/>
  </w:style>
  <w:style w:type="paragraph" w:styleId="Header">
    <w:name w:val="header"/>
    <w:basedOn w:val="Normal"/>
    <w:uiPriority w:val="99"/>
    <w:unhideWhenUsed/>
    <w:rsid w:val="6F784F7B"/>
    <w:pPr>
      <w:tabs>
        <w:tab w:val="center" w:pos="4680"/>
        <w:tab w:val="right" w:pos="9360"/>
      </w:tabs>
      <w:spacing w:after="0" w:line="240" w:lineRule="auto"/>
    </w:pPr>
  </w:style>
  <w:style w:type="character" w:styleId="Hyperlink">
    <w:name w:val="Hyperlink"/>
    <w:basedOn w:val="DefaultParagraphFont"/>
    <w:uiPriority w:val="99"/>
    <w:unhideWhenUsed/>
    <w:rsid w:val="6F784F7B"/>
    <w:rPr>
      <w:color w:val="467886"/>
      <w:u w:val="single"/>
    </w:rPr>
  </w:style>
  <w:style w:type="table" w:styleId="TableGridLight">
    <w:name w:val="Grid Table Light"/>
    <w:basedOn w:val="TableNormal"/>
    <w:uiPriority w:val="40"/>
    <w:pPr>
      <w:spacing w:after="0" w:line="240" w:lineRule="auto"/>
    </w:pPr>
    <w:tblPr/>
  </w:style>
  <w:style w:type="character" w:styleId="PlaceholderText">
    <w:name w:val="Placeholder Text"/>
    <w:basedOn w:val="DefaultParagraphFont"/>
    <w:uiPriority w:val="99"/>
    <w:semiHidden/>
    <w:rsid w:val="00C54238"/>
    <w:rPr>
      <w:color w:val="666666"/>
    </w:rPr>
  </w:style>
  <w:style w:type="paragraph" w:styleId="Footer">
    <w:name w:val="footer"/>
    <w:basedOn w:val="Normal"/>
    <w:link w:val="FooterChar"/>
    <w:uiPriority w:val="99"/>
    <w:unhideWhenUsed/>
    <w:rsid w:val="00F653BA"/>
    <w:pPr>
      <w:tabs>
        <w:tab w:val="center" w:pos="4680"/>
        <w:tab w:val="right" w:pos="9360"/>
      </w:tabs>
      <w:spacing w:after="0" w:line="240" w:lineRule="auto"/>
    </w:pPr>
  </w:style>
  <w:style w:type="character" w:styleId="FooterChar" w:customStyle="1">
    <w:name w:val="Footer Char"/>
    <w:basedOn w:val="DefaultParagraphFont"/>
    <w:link w:val="Footer"/>
    <w:uiPriority w:val="99"/>
    <w:rsid w:val="00211842"/>
  </w:style>
  <w:style w:type="paragraph" w:styleId="TOCHeading">
    <w:name w:val="TOC Heading"/>
    <w:basedOn w:val="Heading1"/>
    <w:next w:val="Normal"/>
    <w:uiPriority w:val="39"/>
    <w:unhideWhenUsed/>
    <w:qFormat/>
    <w:rsid w:val="00F61769"/>
    <w:pPr>
      <w:spacing w:before="240" w:after="0" w:line="259" w:lineRule="auto"/>
      <w:jc w:val="left"/>
      <w:outlineLvl w:val="9"/>
    </w:pPr>
    <w:rPr>
      <w:rFonts w:asciiTheme="majorHAnsi" w:hAnsiTheme="majorHAnsi"/>
      <w:b w:val="0"/>
      <w:color w:val="0F4761" w:themeColor="accent1" w:themeShade="BF"/>
      <w:sz w:val="32"/>
      <w:szCs w:val="32"/>
      <w:lang w:eastAsia="en-US"/>
    </w:rPr>
  </w:style>
  <w:style w:type="paragraph" w:styleId="TOC1">
    <w:name w:val="toc 1"/>
    <w:basedOn w:val="Normal"/>
    <w:next w:val="Normal"/>
    <w:autoRedefine/>
    <w:uiPriority w:val="39"/>
    <w:unhideWhenUsed/>
    <w:rsid w:val="00F61769"/>
    <w:pPr>
      <w:spacing w:after="100"/>
    </w:pPr>
  </w:style>
  <w:style w:type="paragraph" w:styleId="TOC2">
    <w:name w:val="toc 2"/>
    <w:basedOn w:val="Normal"/>
    <w:next w:val="Normal"/>
    <w:autoRedefine/>
    <w:uiPriority w:val="39"/>
    <w:unhideWhenUsed/>
    <w:rsid w:val="00F61769"/>
    <w:pPr>
      <w:spacing w:after="100"/>
      <w:ind w:left="240"/>
    </w:pPr>
  </w:style>
  <w:style w:type="paragraph" w:styleId="TOC3">
    <w:name w:val="toc 3"/>
    <w:basedOn w:val="Normal"/>
    <w:next w:val="Normal"/>
    <w:autoRedefine/>
    <w:uiPriority w:val="39"/>
    <w:unhideWhenUsed/>
    <w:rsid w:val="00F61769"/>
    <w:pPr>
      <w:spacing w:after="100"/>
      <w:ind w:left="480"/>
    </w:pPr>
  </w:style>
  <w:style w:type="paragraph" w:styleId="TOC4">
    <w:name w:val="toc 4"/>
    <w:basedOn w:val="Normal"/>
    <w:next w:val="Normal"/>
    <w:autoRedefine/>
    <w:uiPriority w:val="39"/>
    <w:unhideWhenUsed/>
    <w:rsid w:val="00F61769"/>
    <w:pPr>
      <w:spacing w:after="100" w:line="278" w:lineRule="auto"/>
      <w:ind w:left="720"/>
    </w:pPr>
    <w:rPr>
      <w:kern w:val="2"/>
      <w:lang w:val="en-ID" w:eastAsia="en-ID"/>
      <w14:ligatures w14:val="standardContextual"/>
    </w:rPr>
  </w:style>
  <w:style w:type="paragraph" w:styleId="TOC5">
    <w:name w:val="toc 5"/>
    <w:basedOn w:val="Normal"/>
    <w:next w:val="Normal"/>
    <w:autoRedefine/>
    <w:uiPriority w:val="39"/>
    <w:unhideWhenUsed/>
    <w:rsid w:val="00F61769"/>
    <w:pPr>
      <w:spacing w:after="100" w:line="278" w:lineRule="auto"/>
      <w:ind w:left="960"/>
    </w:pPr>
    <w:rPr>
      <w:kern w:val="2"/>
      <w:lang w:val="en-ID" w:eastAsia="en-ID"/>
      <w14:ligatures w14:val="standardContextual"/>
    </w:rPr>
  </w:style>
  <w:style w:type="paragraph" w:styleId="TOC6">
    <w:name w:val="toc 6"/>
    <w:basedOn w:val="Normal"/>
    <w:next w:val="Normal"/>
    <w:autoRedefine/>
    <w:uiPriority w:val="39"/>
    <w:unhideWhenUsed/>
    <w:rsid w:val="00F61769"/>
    <w:pPr>
      <w:spacing w:after="100" w:line="278" w:lineRule="auto"/>
      <w:ind w:left="1200"/>
    </w:pPr>
    <w:rPr>
      <w:kern w:val="2"/>
      <w:lang w:val="en-ID" w:eastAsia="en-ID"/>
      <w14:ligatures w14:val="standardContextual"/>
    </w:rPr>
  </w:style>
  <w:style w:type="paragraph" w:styleId="TOC7">
    <w:name w:val="toc 7"/>
    <w:basedOn w:val="Normal"/>
    <w:next w:val="Normal"/>
    <w:autoRedefine/>
    <w:uiPriority w:val="39"/>
    <w:unhideWhenUsed/>
    <w:rsid w:val="00F61769"/>
    <w:pPr>
      <w:spacing w:after="100" w:line="278" w:lineRule="auto"/>
      <w:ind w:left="1440"/>
    </w:pPr>
    <w:rPr>
      <w:kern w:val="2"/>
      <w:lang w:val="en-ID" w:eastAsia="en-ID"/>
      <w14:ligatures w14:val="standardContextual"/>
    </w:rPr>
  </w:style>
  <w:style w:type="paragraph" w:styleId="TOC8">
    <w:name w:val="toc 8"/>
    <w:basedOn w:val="Normal"/>
    <w:next w:val="Normal"/>
    <w:autoRedefine/>
    <w:uiPriority w:val="39"/>
    <w:unhideWhenUsed/>
    <w:rsid w:val="00F61769"/>
    <w:pPr>
      <w:spacing w:after="100" w:line="278" w:lineRule="auto"/>
      <w:ind w:left="1680"/>
    </w:pPr>
    <w:rPr>
      <w:kern w:val="2"/>
      <w:lang w:val="en-ID" w:eastAsia="en-ID"/>
      <w14:ligatures w14:val="standardContextual"/>
    </w:rPr>
  </w:style>
  <w:style w:type="paragraph" w:styleId="TOC9">
    <w:name w:val="toc 9"/>
    <w:basedOn w:val="Normal"/>
    <w:next w:val="Normal"/>
    <w:autoRedefine/>
    <w:uiPriority w:val="39"/>
    <w:unhideWhenUsed/>
    <w:rsid w:val="00F61769"/>
    <w:pPr>
      <w:spacing w:after="100" w:line="278" w:lineRule="auto"/>
      <w:ind w:left="1920"/>
    </w:pPr>
    <w:rPr>
      <w:kern w:val="2"/>
      <w:lang w:val="en-ID" w:eastAsia="en-ID"/>
      <w14:ligatures w14:val="standardContextual"/>
    </w:rPr>
  </w:style>
  <w:style w:type="character" w:styleId="UnresolvedMention">
    <w:name w:val="Unresolved Mention"/>
    <w:basedOn w:val="DefaultParagraphFont"/>
    <w:uiPriority w:val="99"/>
    <w:semiHidden/>
    <w:unhideWhenUsed/>
    <w:rsid w:val="00F617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hyperlink" Target="https://pjreddie.com/darknet/yolo/" TargetMode="External" Id="rId26"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footer" Target="footer1.xml" Id="rId28"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theme" Target="theme/theme1.xml" Id="rId3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header" Target="header1.xml" Id="rId27" /><Relationship Type="http://schemas.openxmlformats.org/officeDocument/2006/relationships/fontTable" Target="fontTable.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4E159-6697-40D7-A97D-40D9E020832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Guest User</dc:creator>
  <keywords/>
  <dc:description/>
  <lastModifiedBy>Guest User</lastModifiedBy>
  <revision>493</revision>
  <dcterms:created xsi:type="dcterms:W3CDTF">2025-11-03T12:48:00.0000000Z</dcterms:created>
  <dcterms:modified xsi:type="dcterms:W3CDTF">2025-12-24T13:34:00.3839508Z</dcterms:modified>
</coreProperties>
</file>